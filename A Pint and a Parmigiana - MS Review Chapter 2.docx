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CE61DEC" w14:textId="77777777" w:rsidR="006F30FD" w:rsidRPr="006F30FD" w:rsidRDefault="006F30FD" w:rsidP="006F30FD">
      <w:pPr>
        <w:shd w:val="clear" w:color="auto" w:fill="FFFFFF"/>
        <w:spacing w:before="100" w:beforeAutospacing="1" w:after="240" w:line="240" w:lineRule="auto"/>
        <w:outlineLvl w:val="0"/>
        <w:rPr>
          <w:rFonts w:ascii="Segoe UI" w:eastAsia="Times New Roman" w:hAnsi="Segoe UI" w:cs="Segoe UI"/>
          <w:b/>
          <w:bCs/>
          <w:color w:val="24292E"/>
          <w:kern w:val="36"/>
          <w:sz w:val="48"/>
          <w:szCs w:val="48"/>
          <w:lang w:eastAsia="en-GB"/>
        </w:rPr>
      </w:pPr>
      <w:r w:rsidRPr="006F30FD">
        <w:rPr>
          <w:rFonts w:ascii="Segoe UI" w:eastAsia="Times New Roman" w:hAnsi="Segoe UI" w:cs="Segoe UI"/>
          <w:b/>
          <w:bCs/>
          <w:color w:val="24292E"/>
          <w:kern w:val="36"/>
          <w:sz w:val="48"/>
          <w:szCs w:val="48"/>
          <w:lang w:eastAsia="en-GB"/>
        </w:rPr>
        <w:t>A Parmigiana and a Pint Please</w:t>
      </w:r>
    </w:p>
    <w:p w14:paraId="4316B2DD" w14:textId="77777777" w:rsidR="006F30FD" w:rsidRPr="006F30FD" w:rsidRDefault="006F30FD" w:rsidP="006F30FD">
      <w:pPr>
        <w:shd w:val="clear" w:color="auto" w:fill="FFFFFF"/>
        <w:spacing w:before="360" w:after="240" w:line="240" w:lineRule="auto"/>
        <w:outlineLvl w:val="1"/>
        <w:rPr>
          <w:rFonts w:ascii="Segoe UI" w:eastAsia="Times New Roman" w:hAnsi="Segoe UI" w:cs="Segoe UI"/>
          <w:b/>
          <w:bCs/>
          <w:color w:val="24292E"/>
          <w:sz w:val="36"/>
          <w:szCs w:val="36"/>
          <w:lang w:eastAsia="en-GB"/>
        </w:rPr>
      </w:pPr>
      <w:r w:rsidRPr="006F30FD">
        <w:rPr>
          <w:rFonts w:ascii="Segoe UI" w:eastAsia="Times New Roman" w:hAnsi="Segoe UI" w:cs="Segoe UI"/>
          <w:b/>
          <w:bCs/>
          <w:color w:val="24292E"/>
          <w:sz w:val="36"/>
          <w:szCs w:val="36"/>
          <w:lang w:eastAsia="en-GB"/>
        </w:rPr>
        <w:t>Chapter 1</w:t>
      </w:r>
    </w:p>
    <w:p w14:paraId="58D890BD" w14:textId="77777777" w:rsidR="006F30FD" w:rsidRPr="006F30FD" w:rsidRDefault="006F30FD" w:rsidP="006F30FD">
      <w:pPr>
        <w:shd w:val="clear" w:color="auto" w:fill="FFFFFF"/>
        <w:spacing w:before="360" w:after="240" w:line="240" w:lineRule="auto"/>
        <w:outlineLvl w:val="2"/>
        <w:rPr>
          <w:rFonts w:ascii="Segoe UI" w:eastAsia="Times New Roman" w:hAnsi="Segoe UI" w:cs="Segoe UI"/>
          <w:b/>
          <w:bCs/>
          <w:color w:val="24292E"/>
          <w:sz w:val="30"/>
          <w:szCs w:val="30"/>
          <w:lang w:eastAsia="en-GB"/>
        </w:rPr>
      </w:pPr>
      <w:r w:rsidRPr="006F30FD">
        <w:rPr>
          <w:rFonts w:ascii="Segoe UI" w:eastAsia="Times New Roman" w:hAnsi="Segoe UI" w:cs="Segoe UI"/>
          <w:b/>
          <w:bCs/>
          <w:color w:val="24292E"/>
          <w:sz w:val="30"/>
          <w:szCs w:val="30"/>
          <w:lang w:eastAsia="en-GB"/>
        </w:rPr>
        <w:t>Shocked and Ashamed</w:t>
      </w:r>
    </w:p>
    <w:p w14:paraId="0735954E" w14:textId="70BE3021"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It was late in the workday. I was sat at my desk in the comfort of an air-conditioned office, in Birmingham City Centre, in early September 2009. </w:t>
      </w:r>
      <w:moveFromRangeStart w:id="0" w:author="Matthew Smith" w:date="2021-03-07T00:44:00Z" w:name="move65970279"/>
      <w:moveFrom w:id="1" w:author="Matthew Smith" w:date="2021-03-07T00:44:00Z">
        <w:r w:rsidRPr="006F30FD" w:rsidDel="00C55350">
          <w:rPr>
            <w:rFonts w:ascii="Segoe UI" w:eastAsia="Times New Roman" w:hAnsi="Segoe UI" w:cs="Segoe UI"/>
            <w:color w:val="24292E"/>
            <w:sz w:val="24"/>
            <w:szCs w:val="24"/>
            <w:lang w:eastAsia="en-GB"/>
          </w:rPr>
          <w:t xml:space="preserve">The test automation wasn’t going to automate itself. </w:t>
        </w:r>
      </w:moveFrom>
      <w:moveFromRangeEnd w:id="0"/>
      <w:r w:rsidRPr="006F30FD">
        <w:rPr>
          <w:rFonts w:ascii="Segoe UI" w:eastAsia="Times New Roman" w:hAnsi="Segoe UI" w:cs="Segoe UI"/>
          <w:color w:val="24292E"/>
          <w:sz w:val="24"/>
          <w:szCs w:val="24"/>
          <w:lang w:eastAsia="en-GB"/>
        </w:rPr>
        <w:t xml:space="preserve">Getting to the bottom of what was causing the automated tests to unexpectedly fail often proved frustrating. </w:t>
      </w:r>
      <w:commentRangeStart w:id="2"/>
      <w:ins w:id="3" w:author="Matthew Smith" w:date="2021-03-07T00:44:00Z">
        <w:r w:rsidR="00C55350">
          <w:rPr>
            <w:rFonts w:ascii="Segoe UI" w:eastAsia="Times New Roman" w:hAnsi="Segoe UI" w:cs="Segoe UI"/>
            <w:color w:val="24292E"/>
            <w:sz w:val="24"/>
            <w:szCs w:val="24"/>
            <w:lang w:eastAsia="en-GB"/>
          </w:rPr>
          <w:t>Nevertheless, t</w:t>
        </w:r>
      </w:ins>
      <w:moveToRangeStart w:id="4" w:author="Matthew Smith" w:date="2021-03-07T00:44:00Z" w:name="move65970279"/>
      <w:moveTo w:id="5" w:author="Matthew Smith" w:date="2021-03-07T00:44:00Z">
        <w:del w:id="6" w:author="Matthew Smith" w:date="2021-03-07T00:44:00Z">
          <w:r w:rsidR="00C55350" w:rsidRPr="006F30FD" w:rsidDel="00C55350">
            <w:rPr>
              <w:rFonts w:ascii="Segoe UI" w:eastAsia="Times New Roman" w:hAnsi="Segoe UI" w:cs="Segoe UI"/>
              <w:color w:val="24292E"/>
              <w:sz w:val="24"/>
              <w:szCs w:val="24"/>
              <w:lang w:eastAsia="en-GB"/>
            </w:rPr>
            <w:delText>T</w:delText>
          </w:r>
        </w:del>
        <w:r w:rsidR="00C55350" w:rsidRPr="006F30FD">
          <w:rPr>
            <w:rFonts w:ascii="Segoe UI" w:eastAsia="Times New Roman" w:hAnsi="Segoe UI" w:cs="Segoe UI"/>
            <w:color w:val="24292E"/>
            <w:sz w:val="24"/>
            <w:szCs w:val="24"/>
            <w:lang w:eastAsia="en-GB"/>
          </w:rPr>
          <w:t xml:space="preserve">he </w:t>
        </w:r>
        <w:proofErr w:type="gramStart"/>
        <w:r w:rsidR="00C55350" w:rsidRPr="006F30FD">
          <w:rPr>
            <w:rFonts w:ascii="Segoe UI" w:eastAsia="Times New Roman" w:hAnsi="Segoe UI" w:cs="Segoe UI"/>
            <w:color w:val="24292E"/>
            <w:sz w:val="24"/>
            <w:szCs w:val="24"/>
            <w:lang w:eastAsia="en-GB"/>
          </w:rPr>
          <w:t>test</w:t>
        </w:r>
        <w:proofErr w:type="gramEnd"/>
        <w:r w:rsidR="00C55350" w:rsidRPr="006F30FD">
          <w:rPr>
            <w:rFonts w:ascii="Segoe UI" w:eastAsia="Times New Roman" w:hAnsi="Segoe UI" w:cs="Segoe UI"/>
            <w:color w:val="24292E"/>
            <w:sz w:val="24"/>
            <w:szCs w:val="24"/>
            <w:lang w:eastAsia="en-GB"/>
          </w:rPr>
          <w:t xml:space="preserve"> automation wasn’t going to automate itself. </w:t>
        </w:r>
      </w:moveTo>
      <w:moveToRangeEnd w:id="4"/>
      <w:commentRangeEnd w:id="2"/>
      <w:r w:rsidR="00C55350">
        <w:rPr>
          <w:rStyle w:val="CommentReference"/>
        </w:rPr>
        <w:commentReference w:id="2"/>
      </w:r>
      <w:r w:rsidRPr="006F30FD">
        <w:rPr>
          <w:rFonts w:ascii="Segoe UI" w:eastAsia="Times New Roman" w:hAnsi="Segoe UI" w:cs="Segoe UI"/>
          <w:color w:val="24292E"/>
          <w:sz w:val="24"/>
          <w:szCs w:val="24"/>
          <w:lang w:eastAsia="en-GB"/>
        </w:rPr>
        <w:t>Focus was required to remedy this 21st century issue.</w:t>
      </w:r>
    </w:p>
    <w:p w14:paraId="2DAD815E" w14:textId="6CC864C4"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My fixation on the screen was disturbed for a second. Out the corner of my eye I could see a usually jubilant Wilson approach. His agitated expression concerned me. </w:t>
      </w:r>
      <w:proofErr w:type="gramStart"/>
      <w:r w:rsidRPr="006F30FD">
        <w:rPr>
          <w:rFonts w:ascii="Segoe UI" w:eastAsia="Times New Roman" w:hAnsi="Segoe UI" w:cs="Segoe UI"/>
          <w:color w:val="24292E"/>
          <w:sz w:val="24"/>
          <w:szCs w:val="24"/>
          <w:lang w:eastAsia="en-GB"/>
        </w:rPr>
        <w:t>I’d</w:t>
      </w:r>
      <w:proofErr w:type="gramEnd"/>
      <w:r w:rsidRPr="006F30FD">
        <w:rPr>
          <w:rFonts w:ascii="Segoe UI" w:eastAsia="Times New Roman" w:hAnsi="Segoe UI" w:cs="Segoe UI"/>
          <w:color w:val="24292E"/>
          <w:sz w:val="24"/>
          <w:szCs w:val="24"/>
          <w:lang w:eastAsia="en-GB"/>
        </w:rPr>
        <w:t xml:space="preserve"> never seen this side of my South African colleague. I looked away from my computer screen to gather my thoughts. I directed my gaze towards Wilson and asserted my approachable manner. Unfortunately, Wilson looked in great pain. "Hi Wilson", I said, mimicking his concerned expression. Wilson looked down, "Phil is here to see you. You need to bring all your belongings.", he replied. I was confused. Phil, my remote working boss, why should he be here? He never appears without communicating his plans. Why did he send Wilson? Where downstairs </w:t>
      </w:r>
      <w:proofErr w:type="gramStart"/>
      <w:r w:rsidRPr="006F30FD">
        <w:rPr>
          <w:rFonts w:ascii="Segoe UI" w:eastAsia="Times New Roman" w:hAnsi="Segoe UI" w:cs="Segoe UI"/>
          <w:color w:val="24292E"/>
          <w:sz w:val="24"/>
          <w:szCs w:val="24"/>
          <w:lang w:eastAsia="en-GB"/>
        </w:rPr>
        <w:t>is</w:t>
      </w:r>
      <w:proofErr w:type="gramEnd"/>
      <w:r w:rsidRPr="006F30FD">
        <w:rPr>
          <w:rFonts w:ascii="Segoe UI" w:eastAsia="Times New Roman" w:hAnsi="Segoe UI" w:cs="Segoe UI"/>
          <w:color w:val="24292E"/>
          <w:sz w:val="24"/>
          <w:szCs w:val="24"/>
          <w:lang w:eastAsia="en-GB"/>
        </w:rPr>
        <w:t xml:space="preserve"> he? I continued quickly, in step with a flustered looking Wilson. My inner monologue occupied my mind. "It’ll be good to see Phil. </w:t>
      </w:r>
      <w:proofErr w:type="gramStart"/>
      <w:r w:rsidRPr="006F30FD">
        <w:rPr>
          <w:rFonts w:ascii="Segoe UI" w:eastAsia="Times New Roman" w:hAnsi="Segoe UI" w:cs="Segoe UI"/>
          <w:color w:val="24292E"/>
          <w:sz w:val="24"/>
          <w:szCs w:val="24"/>
          <w:lang w:eastAsia="en-GB"/>
        </w:rPr>
        <w:t>I’m</w:t>
      </w:r>
      <w:proofErr w:type="gramEnd"/>
      <w:r w:rsidRPr="006F30FD">
        <w:rPr>
          <w:rFonts w:ascii="Segoe UI" w:eastAsia="Times New Roman" w:hAnsi="Segoe UI" w:cs="Segoe UI"/>
          <w:color w:val="24292E"/>
          <w:sz w:val="24"/>
          <w:szCs w:val="24"/>
          <w:lang w:eastAsia="en-GB"/>
        </w:rPr>
        <w:t xml:space="preserve"> sure he’ll have some exciting news. Strange though, he’s never done spur of the moment." Wilson and I continued our brisk walk outside, around the corner, and into</w:t>
      </w:r>
      <w:del w:id="7" w:author="Matthew Smith" w:date="2021-03-07T00:38:00Z">
        <w:r w:rsidRPr="006F30FD" w:rsidDel="00C55350">
          <w:rPr>
            <w:rFonts w:ascii="Segoe UI" w:eastAsia="Times New Roman" w:hAnsi="Segoe UI" w:cs="Segoe UI"/>
            <w:color w:val="24292E"/>
            <w:sz w:val="24"/>
            <w:szCs w:val="24"/>
            <w:lang w:eastAsia="en-GB"/>
          </w:rPr>
          <w:delText xml:space="preserve"> the</w:delText>
        </w:r>
      </w:del>
      <w:r w:rsidRPr="006F30FD">
        <w:rPr>
          <w:rFonts w:ascii="Segoe UI" w:eastAsia="Times New Roman" w:hAnsi="Segoe UI" w:cs="Segoe UI"/>
          <w:color w:val="24292E"/>
          <w:sz w:val="24"/>
          <w:szCs w:val="24"/>
          <w:lang w:eastAsia="en-GB"/>
        </w:rPr>
        <w:t xml:space="preserve"> another building. "Come, David. Phil is in here", Wilson said, pointing to the entrance of a small meeting room.</w:t>
      </w:r>
    </w:p>
    <w:p w14:paraId="7448B72E" w14:textId="7ACE55DB"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The room was well lit and airy for such a small space. My attention was immediately grabbed by Phil’s formal appearance on the other side of small table. "Please take a seat Dave", he said in his soft, East Midlands tone. His face showed concern, a seriousness that I had experienced once before when I was issued a warning. He made his point quickly, "Dave, the laptop that you sent back to the London office for repair. It contained explicit material. Our facilities management team have erased the material and all other media. </w:t>
      </w:r>
      <w:proofErr w:type="gramStart"/>
      <w:r w:rsidRPr="006F30FD">
        <w:rPr>
          <w:rFonts w:ascii="Segoe UI" w:eastAsia="Times New Roman" w:hAnsi="Segoe UI" w:cs="Segoe UI"/>
          <w:color w:val="24292E"/>
          <w:sz w:val="24"/>
          <w:szCs w:val="24"/>
          <w:lang w:eastAsia="en-GB"/>
        </w:rPr>
        <w:t>Thankfully</w:t>
      </w:r>
      <w:proofErr w:type="gramEnd"/>
      <w:r w:rsidRPr="006F30FD">
        <w:rPr>
          <w:rFonts w:ascii="Segoe UI" w:eastAsia="Times New Roman" w:hAnsi="Segoe UI" w:cs="Segoe UI"/>
          <w:color w:val="24292E"/>
          <w:sz w:val="24"/>
          <w:szCs w:val="24"/>
          <w:lang w:eastAsia="en-GB"/>
        </w:rPr>
        <w:t xml:space="preserve"> the explicit material was not of a nature requiring </w:t>
      </w:r>
      <w:del w:id="8" w:author="Matthew Smith" w:date="2021-03-07T00:45:00Z">
        <w:r w:rsidRPr="006F30FD" w:rsidDel="00C55350">
          <w:rPr>
            <w:rFonts w:ascii="Segoe UI" w:eastAsia="Times New Roman" w:hAnsi="Segoe UI" w:cs="Segoe UI"/>
            <w:color w:val="24292E"/>
            <w:sz w:val="24"/>
            <w:szCs w:val="24"/>
            <w:lang w:eastAsia="en-GB"/>
          </w:rPr>
          <w:delText xml:space="preserve">the </w:delText>
        </w:r>
      </w:del>
      <w:r w:rsidRPr="006F30FD">
        <w:rPr>
          <w:rFonts w:ascii="Segoe UI" w:eastAsia="Times New Roman" w:hAnsi="Segoe UI" w:cs="Segoe UI"/>
          <w:color w:val="24292E"/>
          <w:sz w:val="24"/>
          <w:szCs w:val="24"/>
          <w:lang w:eastAsia="en-GB"/>
        </w:rPr>
        <w:t>police</w:t>
      </w:r>
      <w:del w:id="9" w:author="Matthew Smith" w:date="2021-03-07T00:45:00Z">
        <w:r w:rsidRPr="006F30FD" w:rsidDel="00C55350">
          <w:rPr>
            <w:rFonts w:ascii="Segoe UI" w:eastAsia="Times New Roman" w:hAnsi="Segoe UI" w:cs="Segoe UI"/>
            <w:color w:val="24292E"/>
            <w:sz w:val="24"/>
            <w:szCs w:val="24"/>
            <w:lang w:eastAsia="en-GB"/>
          </w:rPr>
          <w:delText>'s</w:delText>
        </w:r>
      </w:del>
      <w:r w:rsidRPr="006F30FD">
        <w:rPr>
          <w:rFonts w:ascii="Segoe UI" w:eastAsia="Times New Roman" w:hAnsi="Segoe UI" w:cs="Segoe UI"/>
          <w:color w:val="24292E"/>
          <w:sz w:val="24"/>
          <w:szCs w:val="24"/>
          <w:lang w:eastAsia="en-GB"/>
        </w:rPr>
        <w:t xml:space="preserve"> attention. Did anyone else have access to your laptop other than you? Did you disclose your password to someone else?" "No, only I had access to that laptop." I replied. "I can only say that I’m disappointed in you Dave. You have two options: Refute the claims and face dismissal after a </w:t>
      </w:r>
      <w:commentRangeStart w:id="10"/>
      <w:r w:rsidRPr="006F30FD">
        <w:rPr>
          <w:rFonts w:ascii="Segoe UI" w:eastAsia="Times New Roman" w:hAnsi="Segoe UI" w:cs="Segoe UI"/>
          <w:color w:val="24292E"/>
          <w:sz w:val="24"/>
          <w:szCs w:val="24"/>
          <w:lang w:eastAsia="en-GB"/>
        </w:rPr>
        <w:t>trial</w:t>
      </w:r>
      <w:commentRangeEnd w:id="10"/>
      <w:r w:rsidR="00C55350">
        <w:rPr>
          <w:rStyle w:val="CommentReference"/>
        </w:rPr>
        <w:commentReference w:id="10"/>
      </w:r>
      <w:r w:rsidRPr="006F30FD">
        <w:rPr>
          <w:rFonts w:ascii="Segoe UI" w:eastAsia="Times New Roman" w:hAnsi="Segoe UI" w:cs="Segoe UI"/>
          <w:color w:val="24292E"/>
          <w:sz w:val="24"/>
          <w:szCs w:val="24"/>
          <w:lang w:eastAsia="en-GB"/>
        </w:rPr>
        <w:t xml:space="preserve">. Or voluntarily </w:t>
      </w:r>
      <w:commentRangeStart w:id="11"/>
      <w:r w:rsidRPr="006F30FD">
        <w:rPr>
          <w:rFonts w:ascii="Segoe UI" w:eastAsia="Times New Roman" w:hAnsi="Segoe UI" w:cs="Segoe UI"/>
          <w:color w:val="24292E"/>
          <w:sz w:val="24"/>
          <w:szCs w:val="24"/>
          <w:lang w:eastAsia="en-GB"/>
        </w:rPr>
        <w:t>leave</w:t>
      </w:r>
      <w:commentRangeEnd w:id="11"/>
      <w:r w:rsidR="003B2C5B">
        <w:rPr>
          <w:rStyle w:val="CommentReference"/>
        </w:rPr>
        <w:commentReference w:id="11"/>
      </w:r>
      <w:r w:rsidRPr="006F30FD">
        <w:rPr>
          <w:rFonts w:ascii="Segoe UI" w:eastAsia="Times New Roman" w:hAnsi="Segoe UI" w:cs="Segoe UI"/>
          <w:color w:val="24292E"/>
          <w:sz w:val="24"/>
          <w:szCs w:val="24"/>
          <w:lang w:eastAsia="en-GB"/>
        </w:rPr>
        <w:t xml:space="preserve">." It dawned on me at that moment the weight of the </w:t>
      </w:r>
      <w:commentRangeStart w:id="12"/>
      <w:r w:rsidRPr="006F30FD">
        <w:rPr>
          <w:rFonts w:ascii="Segoe UI" w:eastAsia="Times New Roman" w:hAnsi="Segoe UI" w:cs="Segoe UI"/>
          <w:color w:val="24292E"/>
          <w:sz w:val="24"/>
          <w:szCs w:val="24"/>
          <w:lang w:eastAsia="en-GB"/>
        </w:rPr>
        <w:t>circumstance</w:t>
      </w:r>
      <w:commentRangeEnd w:id="12"/>
      <w:r w:rsidR="00C55350">
        <w:rPr>
          <w:rStyle w:val="CommentReference"/>
        </w:rPr>
        <w:commentReference w:id="12"/>
      </w:r>
      <w:r w:rsidRPr="006F30FD">
        <w:rPr>
          <w:rFonts w:ascii="Segoe UI" w:eastAsia="Times New Roman" w:hAnsi="Segoe UI" w:cs="Segoe UI"/>
          <w:color w:val="24292E"/>
          <w:sz w:val="24"/>
          <w:szCs w:val="24"/>
          <w:lang w:eastAsia="en-GB"/>
        </w:rPr>
        <w:t>.</w:t>
      </w:r>
    </w:p>
    <w:p w14:paraId="24A85D38" w14:textId="53F4AA41"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The rug had been pulled from </w:t>
      </w:r>
      <w:commentRangeStart w:id="13"/>
      <w:r w:rsidRPr="006F30FD">
        <w:rPr>
          <w:rFonts w:ascii="Segoe UI" w:eastAsia="Times New Roman" w:hAnsi="Segoe UI" w:cs="Segoe UI"/>
          <w:color w:val="24292E"/>
          <w:sz w:val="24"/>
          <w:szCs w:val="24"/>
          <w:lang w:eastAsia="en-GB"/>
        </w:rPr>
        <w:t>beneath</w:t>
      </w:r>
      <w:commentRangeEnd w:id="13"/>
      <w:r w:rsidR="00C55350">
        <w:rPr>
          <w:rStyle w:val="CommentReference"/>
        </w:rPr>
        <w:commentReference w:id="13"/>
      </w:r>
      <w:r w:rsidRPr="006F30FD">
        <w:rPr>
          <w:rFonts w:ascii="Segoe UI" w:eastAsia="Times New Roman" w:hAnsi="Segoe UI" w:cs="Segoe UI"/>
          <w:color w:val="24292E"/>
          <w:sz w:val="24"/>
          <w:szCs w:val="24"/>
          <w:lang w:eastAsia="en-GB"/>
        </w:rPr>
        <w:t xml:space="preserve"> my 6-year, software testing career. </w:t>
      </w:r>
      <w:r w:rsidRPr="00C55350">
        <w:rPr>
          <w:rFonts w:ascii="Segoe UI" w:eastAsia="Times New Roman" w:hAnsi="Segoe UI" w:cs="Segoe UI"/>
          <w:color w:val="24292E"/>
          <w:sz w:val="24"/>
          <w:szCs w:val="24"/>
          <w:highlight w:val="yellow"/>
          <w:lang w:eastAsia="en-GB"/>
          <w:rPrChange w:id="14" w:author="Matthew Smith" w:date="2021-03-07T00:41:00Z">
            <w:rPr>
              <w:rFonts w:ascii="Segoe UI" w:eastAsia="Times New Roman" w:hAnsi="Segoe UI" w:cs="Segoe UI"/>
              <w:color w:val="24292E"/>
              <w:sz w:val="24"/>
              <w:szCs w:val="24"/>
              <w:lang w:eastAsia="en-GB"/>
            </w:rPr>
          </w:rPrChange>
        </w:rPr>
        <w:t>A career that had begun with a start</w:t>
      </w:r>
      <w:ins w:id="15" w:author="Matthew Smith" w:date="2021-03-07T00:40:00Z">
        <w:r w:rsidR="00C55350" w:rsidRPr="00C55350">
          <w:rPr>
            <w:rFonts w:ascii="Segoe UI" w:eastAsia="Times New Roman" w:hAnsi="Segoe UI" w:cs="Segoe UI"/>
            <w:color w:val="24292E"/>
            <w:sz w:val="24"/>
            <w:szCs w:val="24"/>
            <w:highlight w:val="yellow"/>
            <w:lang w:eastAsia="en-GB"/>
            <w:rPrChange w:id="16" w:author="Matthew Smith" w:date="2021-03-07T00:41:00Z">
              <w:rPr>
                <w:rFonts w:ascii="Segoe UI" w:eastAsia="Times New Roman" w:hAnsi="Segoe UI" w:cs="Segoe UI"/>
                <w:color w:val="24292E"/>
                <w:sz w:val="24"/>
                <w:szCs w:val="24"/>
                <w:lang w:eastAsia="en-GB"/>
              </w:rPr>
            </w:rPrChange>
          </w:rPr>
          <w:t>-</w:t>
        </w:r>
      </w:ins>
      <w:del w:id="17" w:author="Matthew Smith" w:date="2021-03-07T00:40:00Z">
        <w:r w:rsidRPr="00C55350" w:rsidDel="00C55350">
          <w:rPr>
            <w:rFonts w:ascii="Segoe UI" w:eastAsia="Times New Roman" w:hAnsi="Segoe UI" w:cs="Segoe UI"/>
            <w:color w:val="24292E"/>
            <w:sz w:val="24"/>
            <w:szCs w:val="24"/>
            <w:highlight w:val="yellow"/>
            <w:lang w:eastAsia="en-GB"/>
            <w:rPrChange w:id="18" w:author="Matthew Smith" w:date="2021-03-07T00:41:00Z">
              <w:rPr>
                <w:rFonts w:ascii="Segoe UI" w:eastAsia="Times New Roman" w:hAnsi="Segoe UI" w:cs="Segoe UI"/>
                <w:color w:val="24292E"/>
                <w:sz w:val="24"/>
                <w:szCs w:val="24"/>
                <w:lang w:eastAsia="en-GB"/>
              </w:rPr>
            </w:rPrChange>
          </w:rPr>
          <w:delText xml:space="preserve"> </w:delText>
        </w:r>
      </w:del>
      <w:r w:rsidRPr="00C55350">
        <w:rPr>
          <w:rFonts w:ascii="Segoe UI" w:eastAsia="Times New Roman" w:hAnsi="Segoe UI" w:cs="Segoe UI"/>
          <w:color w:val="24292E"/>
          <w:sz w:val="24"/>
          <w:szCs w:val="24"/>
          <w:highlight w:val="yellow"/>
          <w:lang w:eastAsia="en-GB"/>
          <w:rPrChange w:id="19" w:author="Matthew Smith" w:date="2021-03-07T00:41:00Z">
            <w:rPr>
              <w:rFonts w:ascii="Segoe UI" w:eastAsia="Times New Roman" w:hAnsi="Segoe UI" w:cs="Segoe UI"/>
              <w:color w:val="24292E"/>
              <w:sz w:val="24"/>
              <w:szCs w:val="24"/>
              <w:lang w:eastAsia="en-GB"/>
            </w:rPr>
          </w:rPrChange>
        </w:rPr>
        <w:t xml:space="preserve">up and </w:t>
      </w:r>
      <w:ins w:id="20" w:author="Matthew Smith" w:date="2021-03-07T00:40:00Z">
        <w:r w:rsidR="00C55350" w:rsidRPr="00C55350">
          <w:rPr>
            <w:rFonts w:ascii="Segoe UI" w:eastAsia="Times New Roman" w:hAnsi="Segoe UI" w:cs="Segoe UI"/>
            <w:color w:val="24292E"/>
            <w:sz w:val="24"/>
            <w:szCs w:val="24"/>
            <w:highlight w:val="yellow"/>
            <w:lang w:eastAsia="en-GB"/>
            <w:rPrChange w:id="21" w:author="Matthew Smith" w:date="2021-03-07T00:41:00Z">
              <w:rPr>
                <w:rFonts w:ascii="Segoe UI" w:eastAsia="Times New Roman" w:hAnsi="Segoe UI" w:cs="Segoe UI"/>
                <w:color w:val="24292E"/>
                <w:sz w:val="24"/>
                <w:szCs w:val="24"/>
                <w:lang w:eastAsia="en-GB"/>
              </w:rPr>
            </w:rPrChange>
          </w:rPr>
          <w:t xml:space="preserve">had </w:t>
        </w:r>
      </w:ins>
      <w:r w:rsidRPr="00C55350">
        <w:rPr>
          <w:rFonts w:ascii="Segoe UI" w:eastAsia="Times New Roman" w:hAnsi="Segoe UI" w:cs="Segoe UI"/>
          <w:color w:val="24292E"/>
          <w:sz w:val="24"/>
          <w:szCs w:val="24"/>
          <w:highlight w:val="yellow"/>
          <w:lang w:eastAsia="en-GB"/>
          <w:rPrChange w:id="22" w:author="Matthew Smith" w:date="2021-03-07T00:41:00Z">
            <w:rPr>
              <w:rFonts w:ascii="Segoe UI" w:eastAsia="Times New Roman" w:hAnsi="Segoe UI" w:cs="Segoe UI"/>
              <w:color w:val="24292E"/>
              <w:sz w:val="24"/>
              <w:szCs w:val="24"/>
              <w:lang w:eastAsia="en-GB"/>
            </w:rPr>
          </w:rPrChange>
        </w:rPr>
        <w:t xml:space="preserve">now ended at </w:t>
      </w:r>
      <w:commentRangeStart w:id="23"/>
      <w:r w:rsidRPr="00C55350">
        <w:rPr>
          <w:rFonts w:ascii="Segoe UI" w:eastAsia="Times New Roman" w:hAnsi="Segoe UI" w:cs="Segoe UI"/>
          <w:color w:val="24292E"/>
          <w:sz w:val="24"/>
          <w:szCs w:val="24"/>
          <w:highlight w:val="yellow"/>
          <w:lang w:eastAsia="en-GB"/>
          <w:rPrChange w:id="24" w:author="Matthew Smith" w:date="2021-03-07T00:41:00Z">
            <w:rPr>
              <w:rFonts w:ascii="Segoe UI" w:eastAsia="Times New Roman" w:hAnsi="Segoe UI" w:cs="Segoe UI"/>
              <w:color w:val="24292E"/>
              <w:sz w:val="24"/>
              <w:szCs w:val="24"/>
              <w:lang w:eastAsia="en-GB"/>
            </w:rPr>
          </w:rPrChange>
        </w:rPr>
        <w:t>Europe’s</w:t>
      </w:r>
      <w:commentRangeEnd w:id="23"/>
      <w:r w:rsidR="00C55350">
        <w:rPr>
          <w:rStyle w:val="CommentReference"/>
        </w:rPr>
        <w:commentReference w:id="23"/>
      </w:r>
      <w:r w:rsidRPr="00C55350">
        <w:rPr>
          <w:rFonts w:ascii="Segoe UI" w:eastAsia="Times New Roman" w:hAnsi="Segoe UI" w:cs="Segoe UI"/>
          <w:color w:val="24292E"/>
          <w:sz w:val="24"/>
          <w:szCs w:val="24"/>
          <w:highlight w:val="yellow"/>
          <w:lang w:eastAsia="en-GB"/>
          <w:rPrChange w:id="25" w:author="Matthew Smith" w:date="2021-03-07T00:41:00Z">
            <w:rPr>
              <w:rFonts w:ascii="Segoe UI" w:eastAsia="Times New Roman" w:hAnsi="Segoe UI" w:cs="Segoe UI"/>
              <w:color w:val="24292E"/>
              <w:sz w:val="24"/>
              <w:szCs w:val="24"/>
              <w:lang w:eastAsia="en-GB"/>
            </w:rPr>
          </w:rPrChange>
        </w:rPr>
        <w:t xml:space="preserve"> largest software </w:t>
      </w:r>
      <w:r w:rsidRPr="00C55350">
        <w:rPr>
          <w:rFonts w:ascii="Segoe UI" w:eastAsia="Times New Roman" w:hAnsi="Segoe UI" w:cs="Segoe UI"/>
          <w:color w:val="24292E"/>
          <w:sz w:val="24"/>
          <w:szCs w:val="24"/>
          <w:highlight w:val="yellow"/>
          <w:lang w:eastAsia="en-GB"/>
          <w:rPrChange w:id="26" w:author="Matthew Smith" w:date="2021-03-07T00:41:00Z">
            <w:rPr>
              <w:rFonts w:ascii="Segoe UI" w:eastAsia="Times New Roman" w:hAnsi="Segoe UI" w:cs="Segoe UI"/>
              <w:color w:val="24292E"/>
              <w:sz w:val="24"/>
              <w:szCs w:val="24"/>
              <w:lang w:eastAsia="en-GB"/>
            </w:rPr>
          </w:rPrChange>
        </w:rPr>
        <w:lastRenderedPageBreak/>
        <w:t>testing consultancy.</w:t>
      </w:r>
      <w:r w:rsidRPr="006F30FD">
        <w:rPr>
          <w:rFonts w:ascii="Segoe UI" w:eastAsia="Times New Roman" w:hAnsi="Segoe UI" w:cs="Segoe UI"/>
          <w:color w:val="24292E"/>
          <w:sz w:val="24"/>
          <w:szCs w:val="24"/>
          <w:lang w:eastAsia="en-GB"/>
        </w:rPr>
        <w:t xml:space="preserve"> I had never planned for this event. The house… The mortgage... What are my family and friends going to say? I began to feel rage. My natural reaction was to blame others for my misfortune other than myself. Firstly, Facilities Management, those </w:t>
      </w:r>
      <w:proofErr w:type="spellStart"/>
      <w:r w:rsidRPr="006F30FD">
        <w:rPr>
          <w:rFonts w:ascii="Segoe UI" w:eastAsia="Times New Roman" w:hAnsi="Segoe UI" w:cs="Segoe UI"/>
          <w:color w:val="24292E"/>
          <w:sz w:val="24"/>
          <w:szCs w:val="24"/>
          <w:lang w:eastAsia="en-GB"/>
        </w:rPr>
        <w:t>f</w:t>
      </w:r>
      <w:r w:rsidRPr="006F30FD">
        <w:rPr>
          <w:rFonts w:ascii="Segoe UI" w:eastAsia="Times New Roman" w:hAnsi="Segoe UI" w:cs="Segoe UI"/>
          <w:i/>
          <w:iCs/>
          <w:color w:val="24292E"/>
          <w:sz w:val="24"/>
          <w:szCs w:val="24"/>
          <w:lang w:eastAsia="en-GB"/>
        </w:rPr>
        <w:t>cking</w:t>
      </w:r>
      <w:proofErr w:type="spellEnd"/>
      <w:r w:rsidRPr="006F30FD">
        <w:rPr>
          <w:rFonts w:ascii="Segoe UI" w:eastAsia="Times New Roman" w:hAnsi="Segoe UI" w:cs="Segoe UI"/>
          <w:i/>
          <w:iCs/>
          <w:color w:val="24292E"/>
          <w:sz w:val="24"/>
          <w:szCs w:val="24"/>
          <w:lang w:eastAsia="en-GB"/>
        </w:rPr>
        <w:t xml:space="preserve"> </w:t>
      </w:r>
      <w:proofErr w:type="spellStart"/>
      <w:r w:rsidRPr="006F30FD">
        <w:rPr>
          <w:rFonts w:ascii="Segoe UI" w:eastAsia="Times New Roman" w:hAnsi="Segoe UI" w:cs="Segoe UI"/>
          <w:i/>
          <w:iCs/>
          <w:color w:val="24292E"/>
          <w:sz w:val="24"/>
          <w:szCs w:val="24"/>
          <w:lang w:eastAsia="en-GB"/>
        </w:rPr>
        <w:t>b</w:t>
      </w:r>
      <w:r w:rsidRPr="006F30FD">
        <w:rPr>
          <w:rFonts w:ascii="Segoe UI" w:eastAsia="Times New Roman" w:hAnsi="Segoe UI" w:cs="Segoe UI"/>
          <w:color w:val="24292E"/>
          <w:sz w:val="24"/>
          <w:szCs w:val="24"/>
          <w:lang w:eastAsia="en-GB"/>
        </w:rPr>
        <w:t>stards</w:t>
      </w:r>
      <w:proofErr w:type="spellEnd"/>
      <w:r w:rsidRPr="006F30FD">
        <w:rPr>
          <w:rFonts w:ascii="Segoe UI" w:eastAsia="Times New Roman" w:hAnsi="Segoe UI" w:cs="Segoe UI"/>
          <w:color w:val="24292E"/>
          <w:sz w:val="24"/>
          <w:szCs w:val="24"/>
          <w:lang w:eastAsia="en-GB"/>
        </w:rPr>
        <w:t xml:space="preserve">, why the </w:t>
      </w:r>
      <w:proofErr w:type="spellStart"/>
      <w:r w:rsidRPr="006F30FD">
        <w:rPr>
          <w:rFonts w:ascii="Segoe UI" w:eastAsia="Times New Roman" w:hAnsi="Segoe UI" w:cs="Segoe UI"/>
          <w:color w:val="24292E"/>
          <w:sz w:val="24"/>
          <w:szCs w:val="24"/>
          <w:lang w:eastAsia="en-GB"/>
        </w:rPr>
        <w:t>f</w:t>
      </w:r>
      <w:r w:rsidRPr="006F30FD">
        <w:rPr>
          <w:rFonts w:ascii="Segoe UI" w:eastAsia="Times New Roman" w:hAnsi="Segoe UI" w:cs="Segoe UI"/>
          <w:i/>
          <w:iCs/>
          <w:color w:val="24292E"/>
          <w:sz w:val="24"/>
          <w:szCs w:val="24"/>
          <w:lang w:eastAsia="en-GB"/>
        </w:rPr>
        <w:t>ck</w:t>
      </w:r>
      <w:proofErr w:type="spellEnd"/>
      <w:r w:rsidRPr="006F30FD">
        <w:rPr>
          <w:rFonts w:ascii="Segoe UI" w:eastAsia="Times New Roman" w:hAnsi="Segoe UI" w:cs="Segoe UI"/>
          <w:i/>
          <w:iCs/>
          <w:color w:val="24292E"/>
          <w:sz w:val="24"/>
          <w:szCs w:val="24"/>
          <w:lang w:eastAsia="en-GB"/>
        </w:rPr>
        <w:t xml:space="preserve"> did they choose to target me? Secondly, HR, you London </w:t>
      </w:r>
      <w:proofErr w:type="spellStart"/>
      <w:r w:rsidRPr="006F30FD">
        <w:rPr>
          <w:rFonts w:ascii="Segoe UI" w:eastAsia="Times New Roman" w:hAnsi="Segoe UI" w:cs="Segoe UI"/>
          <w:i/>
          <w:iCs/>
          <w:color w:val="24292E"/>
          <w:sz w:val="24"/>
          <w:szCs w:val="24"/>
          <w:lang w:eastAsia="en-GB"/>
        </w:rPr>
        <w:t>f</w:t>
      </w:r>
      <w:r w:rsidRPr="006F30FD">
        <w:rPr>
          <w:rFonts w:ascii="Segoe UI" w:eastAsia="Times New Roman" w:hAnsi="Segoe UI" w:cs="Segoe UI"/>
          <w:color w:val="24292E"/>
          <w:sz w:val="24"/>
          <w:szCs w:val="24"/>
          <w:lang w:eastAsia="en-GB"/>
        </w:rPr>
        <w:t>ckers</w:t>
      </w:r>
      <w:proofErr w:type="spellEnd"/>
      <w:r w:rsidRPr="006F30FD">
        <w:rPr>
          <w:rFonts w:ascii="Segoe UI" w:eastAsia="Times New Roman" w:hAnsi="Segoe UI" w:cs="Segoe UI"/>
          <w:color w:val="24292E"/>
          <w:sz w:val="24"/>
          <w:szCs w:val="24"/>
          <w:lang w:eastAsia="en-GB"/>
        </w:rPr>
        <w:t xml:space="preserve"> had me on your </w:t>
      </w:r>
      <w:proofErr w:type="gramStart"/>
      <w:r w:rsidRPr="006F30FD">
        <w:rPr>
          <w:rFonts w:ascii="Segoe UI" w:eastAsia="Times New Roman" w:hAnsi="Segoe UI" w:cs="Segoe UI"/>
          <w:color w:val="24292E"/>
          <w:sz w:val="24"/>
          <w:szCs w:val="24"/>
          <w:lang w:eastAsia="en-GB"/>
        </w:rPr>
        <w:t>black list</w:t>
      </w:r>
      <w:proofErr w:type="gramEnd"/>
      <w:r w:rsidRPr="006F30FD">
        <w:rPr>
          <w:rFonts w:ascii="Segoe UI" w:eastAsia="Times New Roman" w:hAnsi="Segoe UI" w:cs="Segoe UI"/>
          <w:color w:val="24292E"/>
          <w:sz w:val="24"/>
          <w:szCs w:val="24"/>
          <w:lang w:eastAsia="en-GB"/>
        </w:rPr>
        <w:t xml:space="preserve"> ever since the "Facebook incident". I lastly blamed Phil, the consultancy facing </w:t>
      </w:r>
      <w:commentRangeStart w:id="27"/>
      <w:r w:rsidRPr="00C55350">
        <w:rPr>
          <w:rFonts w:ascii="Segoe UI" w:eastAsia="Times New Roman" w:hAnsi="Segoe UI" w:cs="Segoe UI"/>
          <w:color w:val="24292E"/>
          <w:sz w:val="24"/>
          <w:szCs w:val="24"/>
          <w:highlight w:val="yellow"/>
          <w:lang w:eastAsia="en-GB"/>
          <w:rPrChange w:id="28" w:author="Matthew Smith" w:date="2021-03-07T00:42:00Z">
            <w:rPr>
              <w:rFonts w:ascii="Segoe UI" w:eastAsia="Times New Roman" w:hAnsi="Segoe UI" w:cs="Segoe UI"/>
              <w:color w:val="24292E"/>
              <w:sz w:val="24"/>
              <w:szCs w:val="24"/>
              <w:lang w:eastAsia="en-GB"/>
            </w:rPr>
          </w:rPrChange>
        </w:rPr>
        <w:t>server</w:t>
      </w:r>
      <w:commentRangeEnd w:id="27"/>
      <w:r w:rsidR="00C55350">
        <w:rPr>
          <w:rStyle w:val="CommentReference"/>
        </w:rPr>
        <w:commentReference w:id="27"/>
      </w:r>
      <w:r w:rsidRPr="006F30FD">
        <w:rPr>
          <w:rFonts w:ascii="Segoe UI" w:eastAsia="Times New Roman" w:hAnsi="Segoe UI" w:cs="Segoe UI"/>
          <w:color w:val="24292E"/>
          <w:sz w:val="24"/>
          <w:szCs w:val="24"/>
          <w:lang w:eastAsia="en-GB"/>
        </w:rPr>
        <w:t xml:space="preserve"> of the bad news.</w:t>
      </w:r>
    </w:p>
    <w:p w14:paraId="6A0CEA68" w14:textId="55E0198F"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The rage subsided. The weight of the situation rested awkwardly on my shoulders. "What would you do </w:t>
      </w:r>
      <w:commentRangeStart w:id="29"/>
      <w:r w:rsidRPr="006F30FD">
        <w:rPr>
          <w:rFonts w:ascii="Segoe UI" w:eastAsia="Times New Roman" w:hAnsi="Segoe UI" w:cs="Segoe UI"/>
          <w:color w:val="24292E"/>
          <w:sz w:val="24"/>
          <w:szCs w:val="24"/>
          <w:lang w:eastAsia="en-GB"/>
        </w:rPr>
        <w:t>Phil</w:t>
      </w:r>
      <w:commentRangeEnd w:id="29"/>
      <w:r w:rsidR="003B2C5B">
        <w:rPr>
          <w:rStyle w:val="CommentReference"/>
        </w:rPr>
        <w:commentReference w:id="29"/>
      </w:r>
      <w:r w:rsidRPr="006F30FD">
        <w:rPr>
          <w:rFonts w:ascii="Segoe UI" w:eastAsia="Times New Roman" w:hAnsi="Segoe UI" w:cs="Segoe UI"/>
          <w:color w:val="24292E"/>
          <w:sz w:val="24"/>
          <w:szCs w:val="24"/>
          <w:lang w:eastAsia="en-GB"/>
        </w:rPr>
        <w:t xml:space="preserve"> if you were in my position?", I asked. </w:t>
      </w:r>
      <w:ins w:id="30" w:author="Matthew Smith" w:date="2021-03-07T00:48:00Z">
        <w:r w:rsidR="003B2C5B" w:rsidRPr="006F30FD">
          <w:rPr>
            <w:rFonts w:ascii="Segoe UI" w:eastAsia="Times New Roman" w:hAnsi="Segoe UI" w:cs="Segoe UI"/>
            <w:color w:val="24292E"/>
            <w:sz w:val="24"/>
            <w:szCs w:val="24"/>
            <w:lang w:eastAsia="en-GB"/>
          </w:rPr>
          <w:t xml:space="preserve">Phil replied calmly </w:t>
        </w:r>
      </w:ins>
      <w:r w:rsidRPr="006F30FD">
        <w:rPr>
          <w:rFonts w:ascii="Segoe UI" w:eastAsia="Times New Roman" w:hAnsi="Segoe UI" w:cs="Segoe UI"/>
          <w:color w:val="24292E"/>
          <w:sz w:val="24"/>
          <w:szCs w:val="24"/>
          <w:lang w:eastAsia="en-GB"/>
        </w:rPr>
        <w:t>"Write a letter of resignation here and now. You don’t want to drag this out."</w:t>
      </w:r>
      <w:del w:id="31" w:author="Matthew Smith" w:date="2021-03-07T00:48:00Z">
        <w:r w:rsidRPr="006F30FD" w:rsidDel="003B2C5B">
          <w:rPr>
            <w:rFonts w:ascii="Segoe UI" w:eastAsia="Times New Roman" w:hAnsi="Segoe UI" w:cs="Segoe UI"/>
            <w:color w:val="24292E"/>
            <w:sz w:val="24"/>
            <w:szCs w:val="24"/>
            <w:lang w:eastAsia="en-GB"/>
          </w:rPr>
          <w:delText>, Phil replied calmly</w:delText>
        </w:r>
      </w:del>
      <w:r w:rsidRPr="006F30FD">
        <w:rPr>
          <w:rFonts w:ascii="Segoe UI" w:eastAsia="Times New Roman" w:hAnsi="Segoe UI" w:cs="Segoe UI"/>
          <w:color w:val="24292E"/>
          <w:sz w:val="24"/>
          <w:szCs w:val="24"/>
          <w:lang w:eastAsia="en-GB"/>
        </w:rPr>
        <w:t xml:space="preserve">. He presented me with a blank piece of paper and a pen. I asked him to dictate what I needed to write. I scribbled quickly, </w:t>
      </w:r>
      <w:proofErr w:type="gramStart"/>
      <w:r w:rsidRPr="006F30FD">
        <w:rPr>
          <w:rFonts w:ascii="Segoe UI" w:eastAsia="Times New Roman" w:hAnsi="Segoe UI" w:cs="Segoe UI"/>
          <w:color w:val="24292E"/>
          <w:sz w:val="24"/>
          <w:szCs w:val="24"/>
          <w:lang w:eastAsia="en-GB"/>
        </w:rPr>
        <w:t>signing</w:t>
      </w:r>
      <w:proofErr w:type="gramEnd"/>
      <w:r w:rsidRPr="006F30FD">
        <w:rPr>
          <w:rFonts w:ascii="Segoe UI" w:eastAsia="Times New Roman" w:hAnsi="Segoe UI" w:cs="Segoe UI"/>
          <w:color w:val="24292E"/>
          <w:sz w:val="24"/>
          <w:szCs w:val="24"/>
          <w:lang w:eastAsia="en-GB"/>
        </w:rPr>
        <w:t xml:space="preserve"> and dating the handwritten </w:t>
      </w:r>
      <w:commentRangeStart w:id="32"/>
      <w:r w:rsidRPr="006F30FD">
        <w:rPr>
          <w:rFonts w:ascii="Segoe UI" w:eastAsia="Times New Roman" w:hAnsi="Segoe UI" w:cs="Segoe UI"/>
          <w:color w:val="24292E"/>
          <w:sz w:val="24"/>
          <w:szCs w:val="24"/>
          <w:lang w:eastAsia="en-GB"/>
        </w:rPr>
        <w:t>form</w:t>
      </w:r>
      <w:commentRangeEnd w:id="32"/>
      <w:r w:rsidR="003B2C5B">
        <w:rPr>
          <w:rStyle w:val="CommentReference"/>
        </w:rPr>
        <w:commentReference w:id="32"/>
      </w:r>
      <w:r w:rsidRPr="006F30FD">
        <w:rPr>
          <w:rFonts w:ascii="Segoe UI" w:eastAsia="Times New Roman" w:hAnsi="Segoe UI" w:cs="Segoe UI"/>
          <w:color w:val="24292E"/>
          <w:sz w:val="24"/>
          <w:szCs w:val="24"/>
          <w:lang w:eastAsia="en-GB"/>
        </w:rPr>
        <w:t xml:space="preserve"> before moving it towards Phil. I felt calmer, I stood up and shook his hand. "Phil, you’re the best Manager I have had the pleasure to work with.", I said. "Dave, would you willing to put that in writing?", asked Phil. </w:t>
      </w:r>
      <w:commentRangeStart w:id="33"/>
      <w:r w:rsidRPr="006F30FD">
        <w:rPr>
          <w:rFonts w:ascii="Segoe UI" w:eastAsia="Times New Roman" w:hAnsi="Segoe UI" w:cs="Segoe UI"/>
          <w:color w:val="24292E"/>
          <w:sz w:val="24"/>
          <w:szCs w:val="24"/>
          <w:lang w:eastAsia="en-GB"/>
        </w:rPr>
        <w:t>I smiled and looked him in the eyes with a feeling of carefreeness. "No Phil.", I replied.</w:t>
      </w:r>
      <w:commentRangeEnd w:id="33"/>
      <w:r w:rsidR="003B2C5B">
        <w:rPr>
          <w:rStyle w:val="CommentReference"/>
        </w:rPr>
        <w:commentReference w:id="33"/>
      </w:r>
    </w:p>
    <w:p w14:paraId="0C899969"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We exited the meeting room and made our way to the foyer where Wilson awaited. He still appeared flustered. All my personal belongings were </w:t>
      </w:r>
      <w:commentRangeStart w:id="34"/>
      <w:r w:rsidRPr="006F30FD">
        <w:rPr>
          <w:rFonts w:ascii="Segoe UI" w:eastAsia="Times New Roman" w:hAnsi="Segoe UI" w:cs="Segoe UI"/>
          <w:color w:val="24292E"/>
          <w:sz w:val="24"/>
          <w:szCs w:val="24"/>
          <w:lang w:eastAsia="en-GB"/>
        </w:rPr>
        <w:t xml:space="preserve">strewn on the floor. </w:t>
      </w:r>
      <w:commentRangeEnd w:id="34"/>
      <w:r w:rsidR="003B2C5B">
        <w:rPr>
          <w:rStyle w:val="CommentReference"/>
        </w:rPr>
        <w:commentReference w:id="34"/>
      </w:r>
      <w:r w:rsidRPr="006F30FD">
        <w:rPr>
          <w:rFonts w:ascii="Segoe UI" w:eastAsia="Times New Roman" w:hAnsi="Segoe UI" w:cs="Segoe UI"/>
          <w:color w:val="24292E"/>
          <w:sz w:val="24"/>
          <w:szCs w:val="24"/>
          <w:lang w:eastAsia="en-GB"/>
        </w:rPr>
        <w:t>He looked humbly at me. I returned an angry glance, treating Wilson as Phil's accomplice. I hurriedly tried to collect my items and exited the building with Phil as my escort. Phil was apologetic, but firm with the actions he presented. "Where are you heading?", he asked. I took the mobile phone out my pocket and looked at the time. My original plan was to play indoor football at Aston University, then head home to Lichfield. I hesitated, should I just head home? I chose to stick to my original plan. I indicated to Phil I was heading towards Aston University. He was heading towards the train station, which was in the same general direction.</w:t>
      </w:r>
    </w:p>
    <w:p w14:paraId="15CF0DC4" w14:textId="4BF34641"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Phil used small talk to allevi</w:t>
      </w:r>
      <w:ins w:id="35" w:author="Matthew Smith" w:date="2021-03-07T00:50:00Z">
        <w:r w:rsidR="003B2C5B">
          <w:rPr>
            <w:rFonts w:ascii="Segoe UI" w:eastAsia="Times New Roman" w:hAnsi="Segoe UI" w:cs="Segoe UI"/>
            <w:color w:val="24292E"/>
            <w:sz w:val="24"/>
            <w:szCs w:val="24"/>
            <w:lang w:eastAsia="en-GB"/>
          </w:rPr>
          <w:t>a</w:t>
        </w:r>
      </w:ins>
      <w:r w:rsidRPr="006F30FD">
        <w:rPr>
          <w:rFonts w:ascii="Segoe UI" w:eastAsia="Times New Roman" w:hAnsi="Segoe UI" w:cs="Segoe UI"/>
          <w:color w:val="24292E"/>
          <w:sz w:val="24"/>
          <w:szCs w:val="24"/>
          <w:lang w:eastAsia="en-GB"/>
        </w:rPr>
        <w:t xml:space="preserve">te the awkwardness. I tried to apply a smile to my grim situation, but it </w:t>
      </w:r>
      <w:proofErr w:type="gramStart"/>
      <w:r w:rsidRPr="006F30FD">
        <w:rPr>
          <w:rFonts w:ascii="Segoe UI" w:eastAsia="Times New Roman" w:hAnsi="Segoe UI" w:cs="Segoe UI"/>
          <w:color w:val="24292E"/>
          <w:sz w:val="24"/>
          <w:szCs w:val="24"/>
          <w:lang w:eastAsia="en-GB"/>
        </w:rPr>
        <w:t>didn't</w:t>
      </w:r>
      <w:proofErr w:type="gramEnd"/>
      <w:r w:rsidRPr="006F30FD">
        <w:rPr>
          <w:rFonts w:ascii="Segoe UI" w:eastAsia="Times New Roman" w:hAnsi="Segoe UI" w:cs="Segoe UI"/>
          <w:color w:val="24292E"/>
          <w:sz w:val="24"/>
          <w:szCs w:val="24"/>
          <w:lang w:eastAsia="en-GB"/>
        </w:rPr>
        <w:t xml:space="preserve"> ease my numb disposition. Phil shook my hand, wished me a hearty "all the best" before slowly disappearing towards the train station. I was left floating in my own thoughts as I continued my walk towards Aston University.</w:t>
      </w:r>
    </w:p>
    <w:p w14:paraId="434FC9A8" w14:textId="4EDB103E"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I was early, the leisure centre changing rooms were empty. I took my time getting changed, sighing as I sat down. As my football mates appeared, I tried to smile, but again I </w:t>
      </w:r>
      <w:proofErr w:type="gramStart"/>
      <w:r w:rsidRPr="006F30FD">
        <w:rPr>
          <w:rFonts w:ascii="Segoe UI" w:eastAsia="Times New Roman" w:hAnsi="Segoe UI" w:cs="Segoe UI"/>
          <w:color w:val="24292E"/>
          <w:sz w:val="24"/>
          <w:szCs w:val="24"/>
          <w:lang w:eastAsia="en-GB"/>
        </w:rPr>
        <w:t>couldn't</w:t>
      </w:r>
      <w:proofErr w:type="gramEnd"/>
      <w:r w:rsidRPr="006F30FD">
        <w:rPr>
          <w:rFonts w:ascii="Segoe UI" w:eastAsia="Times New Roman" w:hAnsi="Segoe UI" w:cs="Segoe UI"/>
          <w:color w:val="24292E"/>
          <w:sz w:val="24"/>
          <w:szCs w:val="24"/>
          <w:lang w:eastAsia="en-GB"/>
        </w:rPr>
        <w:t xml:space="preserve"> maintain it. The football match started, I was on the pitch, but I felt numb. My good friend Matthew Smith was playing along</w:t>
      </w:r>
      <w:del w:id="36" w:author="Matthew Smith" w:date="2021-03-07T00:50:00Z">
        <w:r w:rsidRPr="006F30FD" w:rsidDel="003B2C5B">
          <w:rPr>
            <w:rFonts w:ascii="Segoe UI" w:eastAsia="Times New Roman" w:hAnsi="Segoe UI" w:cs="Segoe UI"/>
            <w:color w:val="24292E"/>
            <w:sz w:val="24"/>
            <w:szCs w:val="24"/>
            <w:lang w:eastAsia="en-GB"/>
          </w:rPr>
          <w:delText xml:space="preserve"> </w:delText>
        </w:r>
      </w:del>
      <w:r w:rsidRPr="006F30FD">
        <w:rPr>
          <w:rFonts w:ascii="Segoe UI" w:eastAsia="Times New Roman" w:hAnsi="Segoe UI" w:cs="Segoe UI"/>
          <w:color w:val="24292E"/>
          <w:sz w:val="24"/>
          <w:szCs w:val="24"/>
          <w:lang w:eastAsia="en-GB"/>
        </w:rPr>
        <w:t xml:space="preserve">side me. When there was a break in the </w:t>
      </w:r>
      <w:proofErr w:type="gramStart"/>
      <w:r w:rsidRPr="006F30FD">
        <w:rPr>
          <w:rFonts w:ascii="Segoe UI" w:eastAsia="Times New Roman" w:hAnsi="Segoe UI" w:cs="Segoe UI"/>
          <w:color w:val="24292E"/>
          <w:sz w:val="24"/>
          <w:szCs w:val="24"/>
          <w:lang w:eastAsia="en-GB"/>
        </w:rPr>
        <w:t>game</w:t>
      </w:r>
      <w:proofErr w:type="gramEnd"/>
      <w:r w:rsidRPr="006F30FD">
        <w:rPr>
          <w:rFonts w:ascii="Segoe UI" w:eastAsia="Times New Roman" w:hAnsi="Segoe UI" w:cs="Segoe UI"/>
          <w:color w:val="24292E"/>
          <w:sz w:val="24"/>
          <w:szCs w:val="24"/>
          <w:lang w:eastAsia="en-GB"/>
        </w:rPr>
        <w:t xml:space="preserve"> I desperately reached out to him. "</w:t>
      </w:r>
      <w:proofErr w:type="spellStart"/>
      <w:r w:rsidRPr="006F30FD">
        <w:rPr>
          <w:rFonts w:ascii="Segoe UI" w:eastAsia="Times New Roman" w:hAnsi="Segoe UI" w:cs="Segoe UI"/>
          <w:color w:val="24292E"/>
          <w:sz w:val="24"/>
          <w:szCs w:val="24"/>
          <w:lang w:eastAsia="en-GB"/>
        </w:rPr>
        <w:t>Smiffy</w:t>
      </w:r>
      <w:proofErr w:type="spellEnd"/>
      <w:r w:rsidRPr="006F30FD">
        <w:rPr>
          <w:rFonts w:ascii="Segoe UI" w:eastAsia="Times New Roman" w:hAnsi="Segoe UI" w:cs="Segoe UI"/>
          <w:color w:val="24292E"/>
          <w:sz w:val="24"/>
          <w:szCs w:val="24"/>
          <w:lang w:eastAsia="en-GB"/>
        </w:rPr>
        <w:t xml:space="preserve">", I took a deep breath, "… I lost my job today", I said. He looked at me quizzically, his focus was caught between me and the game. "What?", he quickly replied. "they found porn on my laptop…", I replied. There </w:t>
      </w:r>
      <w:proofErr w:type="gramStart"/>
      <w:r w:rsidRPr="006F30FD">
        <w:rPr>
          <w:rFonts w:ascii="Segoe UI" w:eastAsia="Times New Roman" w:hAnsi="Segoe UI" w:cs="Segoe UI"/>
          <w:color w:val="24292E"/>
          <w:sz w:val="24"/>
          <w:szCs w:val="24"/>
          <w:lang w:eastAsia="en-GB"/>
        </w:rPr>
        <w:t>wasn't</w:t>
      </w:r>
      <w:proofErr w:type="gramEnd"/>
      <w:r w:rsidRPr="006F30FD">
        <w:rPr>
          <w:rFonts w:ascii="Segoe UI" w:eastAsia="Times New Roman" w:hAnsi="Segoe UI" w:cs="Segoe UI"/>
          <w:color w:val="24292E"/>
          <w:sz w:val="24"/>
          <w:szCs w:val="24"/>
          <w:lang w:eastAsia="en-GB"/>
        </w:rPr>
        <w:t xml:space="preserve"> enough context in the information for Matthew to form an opinion. The break in play ended. </w:t>
      </w:r>
      <w:commentRangeStart w:id="37"/>
      <w:r w:rsidRPr="006F30FD">
        <w:rPr>
          <w:rFonts w:ascii="Segoe UI" w:eastAsia="Times New Roman" w:hAnsi="Segoe UI" w:cs="Segoe UI"/>
          <w:color w:val="24292E"/>
          <w:sz w:val="24"/>
          <w:szCs w:val="24"/>
          <w:lang w:eastAsia="en-GB"/>
        </w:rPr>
        <w:t>Matthew’s focus shifted to the game.</w:t>
      </w:r>
      <w:commentRangeEnd w:id="37"/>
      <w:r w:rsidR="003B2C5B">
        <w:rPr>
          <w:rStyle w:val="CommentReference"/>
        </w:rPr>
        <w:commentReference w:id="37"/>
      </w:r>
    </w:p>
    <w:p w14:paraId="66F8075F"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lastRenderedPageBreak/>
        <w:t xml:space="preserve">I </w:t>
      </w:r>
      <w:proofErr w:type="gramStart"/>
      <w:r w:rsidRPr="006F30FD">
        <w:rPr>
          <w:rFonts w:ascii="Segoe UI" w:eastAsia="Times New Roman" w:hAnsi="Segoe UI" w:cs="Segoe UI"/>
          <w:color w:val="24292E"/>
          <w:sz w:val="24"/>
          <w:szCs w:val="24"/>
          <w:lang w:eastAsia="en-GB"/>
        </w:rPr>
        <w:t>couldn't</w:t>
      </w:r>
      <w:proofErr w:type="gramEnd"/>
      <w:r w:rsidRPr="006F30FD">
        <w:rPr>
          <w:rFonts w:ascii="Segoe UI" w:eastAsia="Times New Roman" w:hAnsi="Segoe UI" w:cs="Segoe UI"/>
          <w:color w:val="24292E"/>
          <w:sz w:val="24"/>
          <w:szCs w:val="24"/>
          <w:lang w:eastAsia="en-GB"/>
        </w:rPr>
        <w:t xml:space="preserve"> remember the score. We showered, </w:t>
      </w:r>
      <w:proofErr w:type="gramStart"/>
      <w:r w:rsidRPr="006F30FD">
        <w:rPr>
          <w:rFonts w:ascii="Segoe UI" w:eastAsia="Times New Roman" w:hAnsi="Segoe UI" w:cs="Segoe UI"/>
          <w:color w:val="24292E"/>
          <w:sz w:val="24"/>
          <w:szCs w:val="24"/>
          <w:lang w:eastAsia="en-GB"/>
        </w:rPr>
        <w:t>changed</w:t>
      </w:r>
      <w:proofErr w:type="gramEnd"/>
      <w:r w:rsidRPr="006F30FD">
        <w:rPr>
          <w:rFonts w:ascii="Segoe UI" w:eastAsia="Times New Roman" w:hAnsi="Segoe UI" w:cs="Segoe UI"/>
          <w:color w:val="24292E"/>
          <w:sz w:val="24"/>
          <w:szCs w:val="24"/>
          <w:lang w:eastAsia="en-GB"/>
        </w:rPr>
        <w:t xml:space="preserve"> and began going our separate ways. I needed to share my feelings with the people I loved: family and friends. I decided to take the bus to my parent's house. My good friend Matthew "Doug" Doughty, who played on the opposing side, lived close to my folks. As he said his goodbyes to the other players, I immediately drew his attention, "wait, I’ll head out with you." Slightly bemused, he waited. As we approached the nearest bus </w:t>
      </w:r>
      <w:proofErr w:type="gramStart"/>
      <w:r w:rsidRPr="006F30FD">
        <w:rPr>
          <w:rFonts w:ascii="Segoe UI" w:eastAsia="Times New Roman" w:hAnsi="Segoe UI" w:cs="Segoe UI"/>
          <w:color w:val="24292E"/>
          <w:sz w:val="24"/>
          <w:szCs w:val="24"/>
          <w:lang w:eastAsia="en-GB"/>
        </w:rPr>
        <w:t>stop</w:t>
      </w:r>
      <w:proofErr w:type="gramEnd"/>
      <w:r w:rsidRPr="006F30FD">
        <w:rPr>
          <w:rFonts w:ascii="Segoe UI" w:eastAsia="Times New Roman" w:hAnsi="Segoe UI" w:cs="Segoe UI"/>
          <w:color w:val="24292E"/>
          <w:sz w:val="24"/>
          <w:szCs w:val="24"/>
          <w:lang w:eastAsia="en-GB"/>
        </w:rPr>
        <w:t xml:space="preserve"> I built up the courage to talk about work. "Doug, I was laid off today." He paused, "what happened?", he asked. I took a deep breath and tried to explain in a succinct manner. Doug </w:t>
      </w:r>
      <w:commentRangeStart w:id="38"/>
      <w:r w:rsidRPr="006F30FD">
        <w:rPr>
          <w:rFonts w:ascii="Segoe UI" w:eastAsia="Times New Roman" w:hAnsi="Segoe UI" w:cs="Segoe UI"/>
          <w:color w:val="24292E"/>
          <w:sz w:val="24"/>
          <w:szCs w:val="24"/>
          <w:lang w:eastAsia="en-GB"/>
        </w:rPr>
        <w:t>was one of the most supportive people I knew</w:t>
      </w:r>
      <w:commentRangeEnd w:id="38"/>
      <w:r w:rsidR="003B2C5B">
        <w:rPr>
          <w:rStyle w:val="CommentReference"/>
        </w:rPr>
        <w:commentReference w:id="38"/>
      </w:r>
      <w:r w:rsidRPr="006F30FD">
        <w:rPr>
          <w:rFonts w:ascii="Segoe UI" w:eastAsia="Times New Roman" w:hAnsi="Segoe UI" w:cs="Segoe UI"/>
          <w:color w:val="24292E"/>
          <w:sz w:val="24"/>
          <w:szCs w:val="24"/>
          <w:lang w:eastAsia="en-GB"/>
        </w:rPr>
        <w:t>. His optimism lifted me from my depressive state.</w:t>
      </w:r>
    </w:p>
    <w:p w14:paraId="543FC371"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As the bus approached our stop, Doug said, "if you need any help mate, just give me a call." I thanked him. I felt blessed that he was part of my support network. Speaking to Doug was a good rehearsal for the meeting with my parents. My story had to be </w:t>
      </w:r>
      <w:commentRangeStart w:id="39"/>
      <w:r w:rsidRPr="006F30FD">
        <w:rPr>
          <w:rFonts w:ascii="Segoe UI" w:eastAsia="Times New Roman" w:hAnsi="Segoe UI" w:cs="Segoe UI"/>
          <w:color w:val="24292E"/>
          <w:sz w:val="24"/>
          <w:szCs w:val="24"/>
          <w:lang w:eastAsia="en-GB"/>
        </w:rPr>
        <w:t>succinct</w:t>
      </w:r>
      <w:commentRangeEnd w:id="39"/>
      <w:r w:rsidR="003B2C5B">
        <w:rPr>
          <w:rStyle w:val="CommentReference"/>
        </w:rPr>
        <w:commentReference w:id="39"/>
      </w:r>
      <w:r w:rsidRPr="006F30FD">
        <w:rPr>
          <w:rFonts w:ascii="Segoe UI" w:eastAsia="Times New Roman" w:hAnsi="Segoe UI" w:cs="Segoe UI"/>
          <w:color w:val="24292E"/>
          <w:sz w:val="24"/>
          <w:szCs w:val="24"/>
          <w:lang w:eastAsia="en-GB"/>
        </w:rPr>
        <w:t>.</w:t>
      </w:r>
    </w:p>
    <w:p w14:paraId="2D39B086" w14:textId="474BD612"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The suburb</w:t>
      </w:r>
      <w:ins w:id="40" w:author="Matthew Smith" w:date="2021-03-07T00:53:00Z">
        <w:r w:rsidR="003B2C5B">
          <w:rPr>
            <w:rFonts w:ascii="Segoe UI" w:eastAsia="Times New Roman" w:hAnsi="Segoe UI" w:cs="Segoe UI"/>
            <w:color w:val="24292E"/>
            <w:sz w:val="24"/>
            <w:szCs w:val="24"/>
            <w:lang w:eastAsia="en-GB"/>
          </w:rPr>
          <w:t>an</w:t>
        </w:r>
      </w:ins>
      <w:r w:rsidRPr="006F30FD">
        <w:rPr>
          <w:rFonts w:ascii="Segoe UI" w:eastAsia="Times New Roman" w:hAnsi="Segoe UI" w:cs="Segoe UI"/>
          <w:color w:val="24292E"/>
          <w:sz w:val="24"/>
          <w:szCs w:val="24"/>
          <w:lang w:eastAsia="en-GB"/>
        </w:rPr>
        <w:t xml:space="preserve"> streets were dark, which </w:t>
      </w:r>
      <w:commentRangeStart w:id="41"/>
      <w:r w:rsidRPr="003B2C5B">
        <w:rPr>
          <w:rFonts w:ascii="Segoe UI" w:eastAsia="Times New Roman" w:hAnsi="Segoe UI" w:cs="Segoe UI"/>
          <w:color w:val="24292E"/>
          <w:sz w:val="24"/>
          <w:szCs w:val="24"/>
          <w:highlight w:val="yellow"/>
          <w:lang w:eastAsia="en-GB"/>
          <w:rPrChange w:id="42" w:author="Matthew Smith" w:date="2021-03-07T00:53:00Z">
            <w:rPr>
              <w:rFonts w:ascii="Segoe UI" w:eastAsia="Times New Roman" w:hAnsi="Segoe UI" w:cs="Segoe UI"/>
              <w:color w:val="24292E"/>
              <w:sz w:val="24"/>
              <w:szCs w:val="24"/>
              <w:lang w:eastAsia="en-GB"/>
            </w:rPr>
          </w:rPrChange>
        </w:rPr>
        <w:t>in many respects</w:t>
      </w:r>
      <w:r w:rsidRPr="006F30FD">
        <w:rPr>
          <w:rFonts w:ascii="Segoe UI" w:eastAsia="Times New Roman" w:hAnsi="Segoe UI" w:cs="Segoe UI"/>
          <w:color w:val="24292E"/>
          <w:sz w:val="24"/>
          <w:szCs w:val="24"/>
          <w:lang w:eastAsia="en-GB"/>
        </w:rPr>
        <w:t xml:space="preserve"> </w:t>
      </w:r>
      <w:commentRangeEnd w:id="41"/>
      <w:r w:rsidR="003B2C5B">
        <w:rPr>
          <w:rStyle w:val="CommentReference"/>
        </w:rPr>
        <w:commentReference w:id="41"/>
      </w:r>
      <w:r w:rsidRPr="006F30FD">
        <w:rPr>
          <w:rFonts w:ascii="Segoe UI" w:eastAsia="Times New Roman" w:hAnsi="Segoe UI" w:cs="Segoe UI"/>
          <w:color w:val="24292E"/>
          <w:sz w:val="24"/>
          <w:szCs w:val="24"/>
          <w:lang w:eastAsia="en-GB"/>
        </w:rPr>
        <w:t>should have helped focus my thoughts. Instead</w:t>
      </w:r>
      <w:ins w:id="43" w:author="Matthew Smith" w:date="2021-03-07T00:54:00Z">
        <w:r w:rsidR="003B2C5B">
          <w:rPr>
            <w:rFonts w:ascii="Segoe UI" w:eastAsia="Times New Roman" w:hAnsi="Segoe UI" w:cs="Segoe UI"/>
            <w:color w:val="24292E"/>
            <w:sz w:val="24"/>
            <w:szCs w:val="24"/>
            <w:lang w:eastAsia="en-GB"/>
          </w:rPr>
          <w:t>,</w:t>
        </w:r>
      </w:ins>
      <w:r w:rsidRPr="006F30FD">
        <w:rPr>
          <w:rFonts w:ascii="Segoe UI" w:eastAsia="Times New Roman" w:hAnsi="Segoe UI" w:cs="Segoe UI"/>
          <w:color w:val="24292E"/>
          <w:sz w:val="24"/>
          <w:szCs w:val="24"/>
          <w:lang w:eastAsia="en-GB"/>
        </w:rPr>
        <w:t xml:space="preserve"> I felt distracted, </w:t>
      </w:r>
      <w:proofErr w:type="gramStart"/>
      <w:r w:rsidRPr="006F30FD">
        <w:rPr>
          <w:rFonts w:ascii="Segoe UI" w:eastAsia="Times New Roman" w:hAnsi="Segoe UI" w:cs="Segoe UI"/>
          <w:color w:val="24292E"/>
          <w:sz w:val="24"/>
          <w:szCs w:val="24"/>
          <w:lang w:eastAsia="en-GB"/>
        </w:rPr>
        <w:t>tired</w:t>
      </w:r>
      <w:proofErr w:type="gramEnd"/>
      <w:r w:rsidRPr="006F30FD">
        <w:rPr>
          <w:rFonts w:ascii="Segoe UI" w:eastAsia="Times New Roman" w:hAnsi="Segoe UI" w:cs="Segoe UI"/>
          <w:color w:val="24292E"/>
          <w:sz w:val="24"/>
          <w:szCs w:val="24"/>
          <w:lang w:eastAsia="en-GB"/>
        </w:rPr>
        <w:t xml:space="preserve"> and nervous. I reached my parents’ house. I opened the front door laboriously and walked to the lounge. My dad</w:t>
      </w:r>
      <w:del w:id="44" w:author="Matthew Smith" w:date="2021-03-07T00:54:00Z">
        <w:r w:rsidRPr="006F30FD" w:rsidDel="003B2C5B">
          <w:rPr>
            <w:rFonts w:ascii="Segoe UI" w:eastAsia="Times New Roman" w:hAnsi="Segoe UI" w:cs="Segoe UI"/>
            <w:color w:val="24292E"/>
            <w:sz w:val="24"/>
            <w:szCs w:val="24"/>
            <w:lang w:eastAsia="en-GB"/>
          </w:rPr>
          <w:delText>’s</w:delText>
        </w:r>
      </w:del>
      <w:r w:rsidRPr="006F30FD">
        <w:rPr>
          <w:rFonts w:ascii="Segoe UI" w:eastAsia="Times New Roman" w:hAnsi="Segoe UI" w:cs="Segoe UI"/>
          <w:color w:val="24292E"/>
          <w:sz w:val="24"/>
          <w:szCs w:val="24"/>
          <w:lang w:eastAsia="en-GB"/>
        </w:rPr>
        <w:t xml:space="preserve"> was </w:t>
      </w:r>
      <w:commentRangeStart w:id="45"/>
      <w:r w:rsidRPr="006F30FD">
        <w:rPr>
          <w:rFonts w:ascii="Segoe UI" w:eastAsia="Times New Roman" w:hAnsi="Segoe UI" w:cs="Segoe UI"/>
          <w:color w:val="24292E"/>
          <w:sz w:val="24"/>
          <w:szCs w:val="24"/>
          <w:lang w:eastAsia="en-GB"/>
        </w:rPr>
        <w:t xml:space="preserve">happily </w:t>
      </w:r>
      <w:commentRangeEnd w:id="45"/>
      <w:r w:rsidR="003B2C5B">
        <w:rPr>
          <w:rStyle w:val="CommentReference"/>
        </w:rPr>
        <w:commentReference w:id="45"/>
      </w:r>
      <w:r w:rsidRPr="006F30FD">
        <w:rPr>
          <w:rFonts w:ascii="Segoe UI" w:eastAsia="Times New Roman" w:hAnsi="Segoe UI" w:cs="Segoe UI"/>
          <w:color w:val="24292E"/>
          <w:sz w:val="24"/>
          <w:szCs w:val="24"/>
          <w:lang w:eastAsia="en-GB"/>
        </w:rPr>
        <w:t>surprise</w:t>
      </w:r>
      <w:ins w:id="46" w:author="Matthew Smith" w:date="2021-03-07T00:54:00Z">
        <w:r w:rsidR="003B2C5B">
          <w:rPr>
            <w:rFonts w:ascii="Segoe UI" w:eastAsia="Times New Roman" w:hAnsi="Segoe UI" w:cs="Segoe UI"/>
            <w:color w:val="24292E"/>
            <w:sz w:val="24"/>
            <w:szCs w:val="24"/>
            <w:lang w:eastAsia="en-GB"/>
          </w:rPr>
          <w:t>d</w:t>
        </w:r>
      </w:ins>
      <w:r w:rsidRPr="006F30FD">
        <w:rPr>
          <w:rFonts w:ascii="Segoe UI" w:eastAsia="Times New Roman" w:hAnsi="Segoe UI" w:cs="Segoe UI"/>
          <w:color w:val="24292E"/>
          <w:sz w:val="24"/>
          <w:szCs w:val="24"/>
          <w:lang w:eastAsia="en-GB"/>
        </w:rPr>
        <w:t xml:space="preserve"> to see me. He said hello and asked how work had been. I sheepishly replied, "Yeah, okay". I sat down. I looked over at my father. I grit my teeth, hesitant to elaborate. "Dad...", my jaw began to quiver. I clenched my jaw shut as tears formed in the corners of my eyes. "I’ve been…". I paused momentarily. "laid off." I tried hard to hold back the tears. My dad was visibly taken </w:t>
      </w:r>
      <w:commentRangeStart w:id="47"/>
      <w:r w:rsidRPr="006F30FD">
        <w:rPr>
          <w:rFonts w:ascii="Segoe UI" w:eastAsia="Times New Roman" w:hAnsi="Segoe UI" w:cs="Segoe UI"/>
          <w:color w:val="24292E"/>
          <w:sz w:val="24"/>
          <w:szCs w:val="24"/>
          <w:lang w:eastAsia="en-GB"/>
        </w:rPr>
        <w:t>aback</w:t>
      </w:r>
      <w:commentRangeEnd w:id="47"/>
      <w:r w:rsidR="003B2C5B">
        <w:rPr>
          <w:rStyle w:val="CommentReference"/>
        </w:rPr>
        <w:commentReference w:id="47"/>
      </w:r>
      <w:r w:rsidRPr="006F30FD">
        <w:rPr>
          <w:rFonts w:ascii="Segoe UI" w:eastAsia="Times New Roman" w:hAnsi="Segoe UI" w:cs="Segoe UI"/>
          <w:color w:val="24292E"/>
          <w:sz w:val="24"/>
          <w:szCs w:val="24"/>
          <w:lang w:eastAsia="en-GB"/>
        </w:rPr>
        <w:t>. I continued, "My work laptop, they found porn on it. Nothing explicit, standard stuff." H</w:t>
      </w:r>
      <w:ins w:id="48" w:author="Matthew Smith" w:date="2021-03-07T00:55:00Z">
        <w:r w:rsidR="003B2C5B">
          <w:rPr>
            <w:rFonts w:ascii="Segoe UI" w:eastAsia="Times New Roman" w:hAnsi="Segoe UI" w:cs="Segoe UI"/>
            <w:color w:val="24292E"/>
            <w:sz w:val="24"/>
            <w:szCs w:val="24"/>
            <w:lang w:eastAsia="en-GB"/>
          </w:rPr>
          <w:t>e</w:t>
        </w:r>
      </w:ins>
      <w:del w:id="49" w:author="Matthew Smith" w:date="2021-03-07T00:55:00Z">
        <w:r w:rsidRPr="006F30FD" w:rsidDel="003B2C5B">
          <w:rPr>
            <w:rFonts w:ascii="Segoe UI" w:eastAsia="Times New Roman" w:hAnsi="Segoe UI" w:cs="Segoe UI"/>
            <w:color w:val="24292E"/>
            <w:sz w:val="24"/>
            <w:szCs w:val="24"/>
            <w:lang w:eastAsia="en-GB"/>
          </w:rPr>
          <w:delText>is</w:delText>
        </w:r>
      </w:del>
      <w:r w:rsidRPr="006F30FD">
        <w:rPr>
          <w:rFonts w:ascii="Segoe UI" w:eastAsia="Times New Roman" w:hAnsi="Segoe UI" w:cs="Segoe UI"/>
          <w:color w:val="24292E"/>
          <w:sz w:val="24"/>
          <w:szCs w:val="24"/>
          <w:lang w:eastAsia="en-GB"/>
        </w:rPr>
        <w:t xml:space="preserve"> reacted calmly. He responded in a way </w:t>
      </w:r>
      <w:ins w:id="50" w:author="Matthew Smith" w:date="2021-03-07T00:56:00Z">
        <w:r w:rsidR="003B2C5B">
          <w:rPr>
            <w:rFonts w:ascii="Segoe UI" w:eastAsia="Times New Roman" w:hAnsi="Segoe UI" w:cs="Segoe UI"/>
            <w:color w:val="24292E"/>
            <w:sz w:val="24"/>
            <w:szCs w:val="24"/>
            <w:lang w:eastAsia="en-GB"/>
          </w:rPr>
          <w:t xml:space="preserve">a good </w:t>
        </w:r>
      </w:ins>
      <w:r w:rsidRPr="006F30FD">
        <w:rPr>
          <w:rFonts w:ascii="Segoe UI" w:eastAsia="Times New Roman" w:hAnsi="Segoe UI" w:cs="Segoe UI"/>
          <w:color w:val="24292E"/>
          <w:sz w:val="24"/>
          <w:szCs w:val="24"/>
          <w:lang w:eastAsia="en-GB"/>
        </w:rPr>
        <w:t>father</w:t>
      </w:r>
      <w:del w:id="51" w:author="Matthew Smith" w:date="2021-03-07T00:56:00Z">
        <w:r w:rsidRPr="006F30FD" w:rsidDel="003B2C5B">
          <w:rPr>
            <w:rFonts w:ascii="Segoe UI" w:eastAsia="Times New Roman" w:hAnsi="Segoe UI" w:cs="Segoe UI"/>
            <w:color w:val="24292E"/>
            <w:sz w:val="24"/>
            <w:szCs w:val="24"/>
            <w:lang w:eastAsia="en-GB"/>
          </w:rPr>
          <w:delText>ly figures</w:delText>
        </w:r>
      </w:del>
      <w:r w:rsidRPr="006F30FD">
        <w:rPr>
          <w:rFonts w:ascii="Segoe UI" w:eastAsia="Times New Roman" w:hAnsi="Segoe UI" w:cs="Segoe UI"/>
          <w:color w:val="24292E"/>
          <w:sz w:val="24"/>
          <w:szCs w:val="24"/>
          <w:lang w:eastAsia="en-GB"/>
        </w:rPr>
        <w:t xml:space="preserve"> should. He offered reassurance.</w:t>
      </w:r>
    </w:p>
    <w:p w14:paraId="1935E2CB" w14:textId="09850415"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Mom </w:t>
      </w:r>
      <w:proofErr w:type="gramStart"/>
      <w:r w:rsidRPr="006F30FD">
        <w:rPr>
          <w:rFonts w:ascii="Segoe UI" w:eastAsia="Times New Roman" w:hAnsi="Segoe UI" w:cs="Segoe UI"/>
          <w:color w:val="24292E"/>
          <w:sz w:val="24"/>
          <w:szCs w:val="24"/>
          <w:lang w:eastAsia="en-GB"/>
        </w:rPr>
        <w:t>appeared,</w:t>
      </w:r>
      <w:proofErr w:type="gramEnd"/>
      <w:r w:rsidRPr="006F30FD">
        <w:rPr>
          <w:rFonts w:ascii="Segoe UI" w:eastAsia="Times New Roman" w:hAnsi="Segoe UI" w:cs="Segoe UI"/>
          <w:color w:val="24292E"/>
          <w:sz w:val="24"/>
          <w:szCs w:val="24"/>
          <w:lang w:eastAsia="en-GB"/>
        </w:rPr>
        <w:t xml:space="preserve"> she was similarly surprised to see me. I relayed to her what I had said to dad. Like Dad, she was visibly shocked and offered her support with her </w:t>
      </w:r>
      <w:commentRangeStart w:id="52"/>
      <w:r w:rsidRPr="003B2C5B">
        <w:rPr>
          <w:rFonts w:ascii="Segoe UI" w:eastAsia="Times New Roman" w:hAnsi="Segoe UI" w:cs="Segoe UI"/>
          <w:color w:val="24292E"/>
          <w:sz w:val="24"/>
          <w:szCs w:val="24"/>
          <w:highlight w:val="yellow"/>
          <w:lang w:eastAsia="en-GB"/>
          <w:rPrChange w:id="53" w:author="Matthew Smith" w:date="2021-03-07T00:56:00Z">
            <w:rPr>
              <w:rFonts w:ascii="Segoe UI" w:eastAsia="Times New Roman" w:hAnsi="Segoe UI" w:cs="Segoe UI"/>
              <w:color w:val="24292E"/>
              <w:sz w:val="24"/>
              <w:szCs w:val="24"/>
              <w:lang w:eastAsia="en-GB"/>
            </w:rPr>
          </w:rPrChange>
        </w:rPr>
        <w:t>quick</w:t>
      </w:r>
      <w:commentRangeEnd w:id="52"/>
      <w:r w:rsidR="003B2C5B">
        <w:rPr>
          <w:rStyle w:val="CommentReference"/>
        </w:rPr>
        <w:commentReference w:id="52"/>
      </w:r>
      <w:r w:rsidRPr="003B2C5B">
        <w:rPr>
          <w:rFonts w:ascii="Segoe UI" w:eastAsia="Times New Roman" w:hAnsi="Segoe UI" w:cs="Segoe UI"/>
          <w:color w:val="24292E"/>
          <w:sz w:val="24"/>
          <w:szCs w:val="24"/>
          <w:highlight w:val="yellow"/>
          <w:lang w:eastAsia="en-GB"/>
          <w:rPrChange w:id="54" w:author="Matthew Smith" w:date="2021-03-07T00:56:00Z">
            <w:rPr>
              <w:rFonts w:ascii="Segoe UI" w:eastAsia="Times New Roman" w:hAnsi="Segoe UI" w:cs="Segoe UI"/>
              <w:color w:val="24292E"/>
              <w:sz w:val="24"/>
              <w:szCs w:val="24"/>
              <w:lang w:eastAsia="en-GB"/>
            </w:rPr>
          </w:rPrChange>
        </w:rPr>
        <w:t>-fired</w:t>
      </w:r>
      <w:r w:rsidRPr="006F30FD">
        <w:rPr>
          <w:rFonts w:ascii="Segoe UI" w:eastAsia="Times New Roman" w:hAnsi="Segoe UI" w:cs="Segoe UI"/>
          <w:color w:val="24292E"/>
          <w:sz w:val="24"/>
          <w:szCs w:val="24"/>
          <w:lang w:eastAsia="en-GB"/>
        </w:rPr>
        <w:t xml:space="preserve"> Irish accent. "Don’t worry David, you’ll live forever on a paradise </w:t>
      </w:r>
      <w:ins w:id="55" w:author="Matthew Smith" w:date="2021-03-07T00:56:00Z">
        <w:r w:rsidR="009808D3">
          <w:rPr>
            <w:rFonts w:ascii="Segoe UI" w:eastAsia="Times New Roman" w:hAnsi="Segoe UI" w:cs="Segoe UI"/>
            <w:color w:val="24292E"/>
            <w:sz w:val="24"/>
            <w:szCs w:val="24"/>
            <w:lang w:eastAsia="en-GB"/>
          </w:rPr>
          <w:t>E</w:t>
        </w:r>
      </w:ins>
      <w:del w:id="56" w:author="Matthew Smith" w:date="2021-03-07T00:56:00Z">
        <w:r w:rsidRPr="006F30FD" w:rsidDel="009808D3">
          <w:rPr>
            <w:rFonts w:ascii="Segoe UI" w:eastAsia="Times New Roman" w:hAnsi="Segoe UI" w:cs="Segoe UI"/>
            <w:color w:val="24292E"/>
            <w:sz w:val="24"/>
            <w:szCs w:val="24"/>
            <w:lang w:eastAsia="en-GB"/>
          </w:rPr>
          <w:delText>e</w:delText>
        </w:r>
      </w:del>
      <w:r w:rsidRPr="006F30FD">
        <w:rPr>
          <w:rFonts w:ascii="Segoe UI" w:eastAsia="Times New Roman" w:hAnsi="Segoe UI" w:cs="Segoe UI"/>
          <w:color w:val="24292E"/>
          <w:sz w:val="24"/>
          <w:szCs w:val="24"/>
          <w:lang w:eastAsia="en-GB"/>
        </w:rPr>
        <w:t xml:space="preserve">arth. You just need to follow Jehovah.", she said. Good old mom, she just </w:t>
      </w:r>
      <w:proofErr w:type="gramStart"/>
      <w:r w:rsidRPr="006F30FD">
        <w:rPr>
          <w:rFonts w:ascii="Segoe UI" w:eastAsia="Times New Roman" w:hAnsi="Segoe UI" w:cs="Segoe UI"/>
          <w:color w:val="24292E"/>
          <w:sz w:val="24"/>
          <w:szCs w:val="24"/>
          <w:lang w:eastAsia="en-GB"/>
        </w:rPr>
        <w:t>wasn't</w:t>
      </w:r>
      <w:proofErr w:type="gramEnd"/>
      <w:r w:rsidRPr="006F30FD">
        <w:rPr>
          <w:rFonts w:ascii="Segoe UI" w:eastAsia="Times New Roman" w:hAnsi="Segoe UI" w:cs="Segoe UI"/>
          <w:color w:val="24292E"/>
          <w:sz w:val="24"/>
          <w:szCs w:val="24"/>
          <w:lang w:eastAsia="en-GB"/>
        </w:rPr>
        <w:t xml:space="preserve"> herself unless she preached </w:t>
      </w:r>
      <w:commentRangeStart w:id="57"/>
      <w:r w:rsidRPr="006F30FD">
        <w:rPr>
          <w:rFonts w:ascii="Segoe UI" w:eastAsia="Times New Roman" w:hAnsi="Segoe UI" w:cs="Segoe UI"/>
          <w:color w:val="24292E"/>
          <w:sz w:val="24"/>
          <w:szCs w:val="24"/>
          <w:lang w:eastAsia="en-GB"/>
        </w:rPr>
        <w:t>Jehovah Witness's prop</w:t>
      </w:r>
      <w:ins w:id="58" w:author="Matthew Smith" w:date="2021-03-07T00:57:00Z">
        <w:r w:rsidR="009808D3">
          <w:rPr>
            <w:rFonts w:ascii="Segoe UI" w:eastAsia="Times New Roman" w:hAnsi="Segoe UI" w:cs="Segoe UI"/>
            <w:color w:val="24292E"/>
            <w:sz w:val="24"/>
            <w:szCs w:val="24"/>
            <w:lang w:eastAsia="en-GB"/>
          </w:rPr>
          <w:t>a</w:t>
        </w:r>
      </w:ins>
      <w:del w:id="59" w:author="Matthew Smith" w:date="2021-03-07T00:57:00Z">
        <w:r w:rsidRPr="006F30FD" w:rsidDel="009808D3">
          <w:rPr>
            <w:rFonts w:ascii="Segoe UI" w:eastAsia="Times New Roman" w:hAnsi="Segoe UI" w:cs="Segoe UI"/>
            <w:color w:val="24292E"/>
            <w:sz w:val="24"/>
            <w:szCs w:val="24"/>
            <w:lang w:eastAsia="en-GB"/>
          </w:rPr>
          <w:delText>o</w:delText>
        </w:r>
      </w:del>
      <w:r w:rsidRPr="006F30FD">
        <w:rPr>
          <w:rFonts w:ascii="Segoe UI" w:eastAsia="Times New Roman" w:hAnsi="Segoe UI" w:cs="Segoe UI"/>
          <w:color w:val="24292E"/>
          <w:sz w:val="24"/>
          <w:szCs w:val="24"/>
          <w:lang w:eastAsia="en-GB"/>
        </w:rPr>
        <w:t xml:space="preserve">ganda. </w:t>
      </w:r>
      <w:commentRangeEnd w:id="57"/>
      <w:r w:rsidR="009808D3">
        <w:rPr>
          <w:rStyle w:val="CommentReference"/>
        </w:rPr>
        <w:commentReference w:id="57"/>
      </w:r>
      <w:r w:rsidRPr="006F30FD">
        <w:rPr>
          <w:rFonts w:ascii="Segoe UI" w:eastAsia="Times New Roman" w:hAnsi="Segoe UI" w:cs="Segoe UI"/>
          <w:color w:val="24292E"/>
          <w:sz w:val="24"/>
          <w:szCs w:val="24"/>
          <w:lang w:eastAsia="en-GB"/>
        </w:rPr>
        <w:t>"You can stay here for as long as you like.", she said. I felt my stress burn away like fog at dawn.</w:t>
      </w:r>
    </w:p>
    <w:p w14:paraId="434A3E9E" w14:textId="4D27B57F"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I watched TV with Dad that night while mom </w:t>
      </w:r>
      <w:del w:id="60" w:author="Matthew Smith" w:date="2021-03-07T00:57:00Z">
        <w:r w:rsidRPr="006F30FD" w:rsidDel="009808D3">
          <w:rPr>
            <w:rFonts w:ascii="Segoe UI" w:eastAsia="Times New Roman" w:hAnsi="Segoe UI" w:cs="Segoe UI"/>
            <w:color w:val="24292E"/>
            <w:sz w:val="24"/>
            <w:szCs w:val="24"/>
            <w:lang w:eastAsia="en-GB"/>
          </w:rPr>
          <w:delText>spent time seeing to</w:delText>
        </w:r>
      </w:del>
      <w:ins w:id="61" w:author="Matthew Smith" w:date="2021-03-07T00:57:00Z">
        <w:r w:rsidR="009808D3">
          <w:rPr>
            <w:rFonts w:ascii="Segoe UI" w:eastAsia="Times New Roman" w:hAnsi="Segoe UI" w:cs="Segoe UI"/>
            <w:color w:val="24292E"/>
            <w:sz w:val="24"/>
            <w:szCs w:val="24"/>
            <w:lang w:eastAsia="en-GB"/>
          </w:rPr>
          <w:t>was busy wit</w:t>
        </w:r>
      </w:ins>
      <w:ins w:id="62" w:author="Matthew Smith" w:date="2021-03-07T00:58:00Z">
        <w:r w:rsidR="009808D3">
          <w:rPr>
            <w:rFonts w:ascii="Segoe UI" w:eastAsia="Times New Roman" w:hAnsi="Segoe UI" w:cs="Segoe UI"/>
            <w:color w:val="24292E"/>
            <w:sz w:val="24"/>
            <w:szCs w:val="24"/>
            <w:lang w:eastAsia="en-GB"/>
          </w:rPr>
          <w:t>h some</w:t>
        </w:r>
      </w:ins>
      <w:r w:rsidRPr="006F30FD">
        <w:rPr>
          <w:rFonts w:ascii="Segoe UI" w:eastAsia="Times New Roman" w:hAnsi="Segoe UI" w:cs="Segoe UI"/>
          <w:color w:val="24292E"/>
          <w:sz w:val="24"/>
          <w:szCs w:val="24"/>
          <w:lang w:eastAsia="en-GB"/>
        </w:rPr>
        <w:t xml:space="preserve"> household chores (the life people of my parents' generation were accustomed to). Slowly, I felt calmer. The </w:t>
      </w:r>
      <w:commentRangeStart w:id="63"/>
      <w:r w:rsidRPr="006F30FD">
        <w:rPr>
          <w:rFonts w:ascii="Segoe UI" w:eastAsia="Times New Roman" w:hAnsi="Segoe UI" w:cs="Segoe UI"/>
          <w:color w:val="24292E"/>
          <w:sz w:val="24"/>
          <w:szCs w:val="24"/>
          <w:lang w:eastAsia="en-GB"/>
        </w:rPr>
        <w:t>Friday</w:t>
      </w:r>
      <w:commentRangeEnd w:id="63"/>
      <w:r w:rsidR="009808D3">
        <w:rPr>
          <w:rStyle w:val="CommentReference"/>
        </w:rPr>
        <w:commentReference w:id="63"/>
      </w:r>
      <w:r w:rsidRPr="006F30FD">
        <w:rPr>
          <w:rFonts w:ascii="Segoe UI" w:eastAsia="Times New Roman" w:hAnsi="Segoe UI" w:cs="Segoe UI"/>
          <w:color w:val="24292E"/>
          <w:sz w:val="24"/>
          <w:szCs w:val="24"/>
          <w:lang w:eastAsia="en-GB"/>
        </w:rPr>
        <w:t xml:space="preserve"> night TV shows were an excellent distraction, which both of us enjoyed. As the night progressed, tiredness took the better of me. My mind, brimming with thoughts, slowly surrendered as my head melted into the lumpy pillow on my old bed.</w:t>
      </w:r>
    </w:p>
    <w:p w14:paraId="12510812"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The next morning, I woke up suddenly. My thoughts were much clearer. I felt good: Normal, stress free, happy. I could hear the radio in the kitchen blasting away with songs from the sixties, my parent's heyday. My mom sang above the volume of the </w:t>
      </w:r>
      <w:r w:rsidRPr="006F30FD">
        <w:rPr>
          <w:rFonts w:ascii="Segoe UI" w:eastAsia="Times New Roman" w:hAnsi="Segoe UI" w:cs="Segoe UI"/>
          <w:color w:val="24292E"/>
          <w:sz w:val="24"/>
          <w:szCs w:val="24"/>
          <w:lang w:eastAsia="en-GB"/>
        </w:rPr>
        <w:lastRenderedPageBreak/>
        <w:t xml:space="preserve">radio track with her powerful falsetto. I smiled. I felt hungry, a sensation I </w:t>
      </w:r>
      <w:proofErr w:type="gramStart"/>
      <w:r w:rsidRPr="006F30FD">
        <w:rPr>
          <w:rFonts w:ascii="Segoe UI" w:eastAsia="Times New Roman" w:hAnsi="Segoe UI" w:cs="Segoe UI"/>
          <w:color w:val="24292E"/>
          <w:sz w:val="24"/>
          <w:szCs w:val="24"/>
          <w:lang w:eastAsia="en-GB"/>
        </w:rPr>
        <w:t>hadn't</w:t>
      </w:r>
      <w:proofErr w:type="gramEnd"/>
      <w:r w:rsidRPr="006F30FD">
        <w:rPr>
          <w:rFonts w:ascii="Segoe UI" w:eastAsia="Times New Roman" w:hAnsi="Segoe UI" w:cs="Segoe UI"/>
          <w:color w:val="24292E"/>
          <w:sz w:val="24"/>
          <w:szCs w:val="24"/>
          <w:lang w:eastAsia="en-GB"/>
        </w:rPr>
        <w:t xml:space="preserve"> felt since lunch time of the previous day. I flung the bed covers to one side and made my way down the creaky, carpeted stairs. My mother was always concerned about my health. "Now then, what would you be liking?", she said rapidly. She was happy to offer the contents of the fridge in a fried format. A smile appeared from the corners of my face as I exclaimed "I would love a toasted bacon sandwich with grilled tomatoes and HP sauce, my </w:t>
      </w:r>
      <w:proofErr w:type="spellStart"/>
      <w:r w:rsidRPr="006F30FD">
        <w:rPr>
          <w:rFonts w:ascii="Segoe UI" w:eastAsia="Times New Roman" w:hAnsi="Segoe UI" w:cs="Segoe UI"/>
          <w:color w:val="24292E"/>
          <w:sz w:val="24"/>
          <w:szCs w:val="24"/>
          <w:lang w:eastAsia="en-GB"/>
        </w:rPr>
        <w:t>dwarling</w:t>
      </w:r>
      <w:proofErr w:type="spellEnd"/>
      <w:r w:rsidRPr="006F30FD">
        <w:rPr>
          <w:rFonts w:ascii="Segoe UI" w:eastAsia="Times New Roman" w:hAnsi="Segoe UI" w:cs="Segoe UI"/>
          <w:color w:val="24292E"/>
          <w:sz w:val="24"/>
          <w:szCs w:val="24"/>
          <w:lang w:eastAsia="en-GB"/>
        </w:rPr>
        <w:t>." "</w:t>
      </w:r>
      <w:proofErr w:type="spellStart"/>
      <w:r w:rsidRPr="006F30FD">
        <w:rPr>
          <w:rFonts w:ascii="Segoe UI" w:eastAsia="Times New Roman" w:hAnsi="Segoe UI" w:cs="Segoe UI"/>
          <w:color w:val="24292E"/>
          <w:sz w:val="24"/>
          <w:szCs w:val="24"/>
          <w:lang w:eastAsia="en-GB"/>
        </w:rPr>
        <w:t>Dwarling</w:t>
      </w:r>
      <w:proofErr w:type="spellEnd"/>
      <w:r w:rsidRPr="006F30FD">
        <w:rPr>
          <w:rFonts w:ascii="Segoe UI" w:eastAsia="Times New Roman" w:hAnsi="Segoe UI" w:cs="Segoe UI"/>
          <w:color w:val="24292E"/>
          <w:sz w:val="24"/>
          <w:szCs w:val="24"/>
          <w:lang w:eastAsia="en-GB"/>
        </w:rPr>
        <w:t xml:space="preserve">" was a nickname I used. I found most of the </w:t>
      </w:r>
      <w:proofErr w:type="spellStart"/>
      <w:r w:rsidRPr="006F30FD">
        <w:rPr>
          <w:rFonts w:ascii="Segoe UI" w:eastAsia="Times New Roman" w:hAnsi="Segoe UI" w:cs="Segoe UI"/>
          <w:color w:val="24292E"/>
          <w:sz w:val="24"/>
          <w:szCs w:val="24"/>
          <w:lang w:eastAsia="en-GB"/>
        </w:rPr>
        <w:t>humourous</w:t>
      </w:r>
      <w:proofErr w:type="spellEnd"/>
      <w:r w:rsidRPr="006F30FD">
        <w:rPr>
          <w:rFonts w:ascii="Segoe UI" w:eastAsia="Times New Roman" w:hAnsi="Segoe UI" w:cs="Segoe UI"/>
          <w:color w:val="24292E"/>
          <w:sz w:val="24"/>
          <w:szCs w:val="24"/>
          <w:lang w:eastAsia="en-GB"/>
        </w:rPr>
        <w:t xml:space="preserve"> words I used were inspired by </w:t>
      </w:r>
      <w:commentRangeStart w:id="64"/>
      <w:r w:rsidRPr="006F30FD">
        <w:rPr>
          <w:rFonts w:ascii="Segoe UI" w:eastAsia="Times New Roman" w:hAnsi="Segoe UI" w:cs="Segoe UI"/>
          <w:color w:val="24292E"/>
          <w:sz w:val="24"/>
          <w:szCs w:val="24"/>
          <w:lang w:eastAsia="en-GB"/>
        </w:rPr>
        <w:t>British comedies</w:t>
      </w:r>
      <w:commentRangeEnd w:id="64"/>
      <w:r w:rsidR="009808D3">
        <w:rPr>
          <w:rStyle w:val="CommentReference"/>
        </w:rPr>
        <w:commentReference w:id="64"/>
      </w:r>
      <w:r w:rsidRPr="006F30FD">
        <w:rPr>
          <w:rFonts w:ascii="Segoe UI" w:eastAsia="Times New Roman" w:hAnsi="Segoe UI" w:cs="Segoe UI"/>
          <w:color w:val="24292E"/>
          <w:sz w:val="24"/>
          <w:szCs w:val="24"/>
          <w:lang w:eastAsia="en-GB"/>
        </w:rPr>
        <w:t>.</w:t>
      </w:r>
    </w:p>
    <w:p w14:paraId="49AF57C1" w14:textId="539AA8F5"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I was a picky eater, even at 30 years of age. I like the bacon sandwich prepared perfectly, the way my father prepared it: bacon, no rind, cooked-medium. Tomatoes sliced in half, stalk end removed, and cooked medium-well. I found out from my relatives that </w:t>
      </w:r>
      <w:ins w:id="65" w:author="Matthew Smith" w:date="2021-03-07T01:02:00Z">
        <w:r w:rsidR="009808D3">
          <w:rPr>
            <w:rFonts w:ascii="Segoe UI" w:eastAsia="Times New Roman" w:hAnsi="Segoe UI" w:cs="Segoe UI"/>
            <w:color w:val="24292E"/>
            <w:sz w:val="24"/>
            <w:szCs w:val="24"/>
            <w:lang w:eastAsia="en-GB"/>
          </w:rPr>
          <w:t>my</w:t>
        </w:r>
      </w:ins>
      <w:del w:id="66" w:author="Matthew Smith" w:date="2021-03-07T01:02:00Z">
        <w:r w:rsidRPr="006F30FD" w:rsidDel="009808D3">
          <w:rPr>
            <w:rFonts w:ascii="Segoe UI" w:eastAsia="Times New Roman" w:hAnsi="Segoe UI" w:cs="Segoe UI"/>
            <w:color w:val="24292E"/>
            <w:sz w:val="24"/>
            <w:szCs w:val="24"/>
            <w:lang w:eastAsia="en-GB"/>
          </w:rPr>
          <w:delText>was</w:delText>
        </w:r>
      </w:del>
      <w:r w:rsidRPr="006F30FD">
        <w:rPr>
          <w:rFonts w:ascii="Segoe UI" w:eastAsia="Times New Roman" w:hAnsi="Segoe UI" w:cs="Segoe UI"/>
          <w:color w:val="24292E"/>
          <w:sz w:val="24"/>
          <w:szCs w:val="24"/>
          <w:lang w:eastAsia="en-GB"/>
        </w:rPr>
        <w:t xml:space="preserve"> father was nicknamed Fussy Fred because of his unusual</w:t>
      </w:r>
      <w:ins w:id="67" w:author="Matthew Smith" w:date="2021-03-07T01:02:00Z">
        <w:r w:rsidR="009808D3">
          <w:rPr>
            <w:rFonts w:ascii="Segoe UI" w:eastAsia="Times New Roman" w:hAnsi="Segoe UI" w:cs="Segoe UI"/>
            <w:color w:val="24292E"/>
            <w:sz w:val="24"/>
            <w:szCs w:val="24"/>
            <w:lang w:eastAsia="en-GB"/>
          </w:rPr>
          <w:t>ly</w:t>
        </w:r>
      </w:ins>
      <w:r w:rsidRPr="006F30FD">
        <w:rPr>
          <w:rFonts w:ascii="Segoe UI" w:eastAsia="Times New Roman" w:hAnsi="Segoe UI" w:cs="Segoe UI"/>
          <w:color w:val="24292E"/>
          <w:sz w:val="24"/>
          <w:szCs w:val="24"/>
          <w:lang w:eastAsia="en-GB"/>
        </w:rPr>
        <w:t xml:space="preserve"> high food standards.</w:t>
      </w:r>
    </w:p>
    <w:p w14:paraId="66C67050" w14:textId="15131D99"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The smell of </w:t>
      </w:r>
      <w:commentRangeStart w:id="68"/>
      <w:r w:rsidRPr="009808D3">
        <w:rPr>
          <w:rFonts w:ascii="Segoe UI" w:eastAsia="Times New Roman" w:hAnsi="Segoe UI" w:cs="Segoe UI"/>
          <w:color w:val="24292E"/>
          <w:sz w:val="24"/>
          <w:szCs w:val="24"/>
          <w:highlight w:val="yellow"/>
          <w:lang w:eastAsia="en-GB"/>
          <w:rPrChange w:id="69" w:author="Matthew Smith" w:date="2021-03-07T01:02:00Z">
            <w:rPr>
              <w:rFonts w:ascii="Segoe UI" w:eastAsia="Times New Roman" w:hAnsi="Segoe UI" w:cs="Segoe UI"/>
              <w:color w:val="24292E"/>
              <w:sz w:val="24"/>
              <w:szCs w:val="24"/>
              <w:lang w:eastAsia="en-GB"/>
            </w:rPr>
          </w:rPrChange>
        </w:rPr>
        <w:t>burnt</w:t>
      </w:r>
      <w:commentRangeEnd w:id="68"/>
      <w:r w:rsidR="009808D3">
        <w:rPr>
          <w:rStyle w:val="CommentReference"/>
        </w:rPr>
        <w:commentReference w:id="68"/>
      </w:r>
      <w:r w:rsidRPr="006F30FD">
        <w:rPr>
          <w:rFonts w:ascii="Segoe UI" w:eastAsia="Times New Roman" w:hAnsi="Segoe UI" w:cs="Segoe UI"/>
          <w:color w:val="24292E"/>
          <w:sz w:val="24"/>
          <w:szCs w:val="24"/>
          <w:lang w:eastAsia="en-GB"/>
        </w:rPr>
        <w:t xml:space="preserve"> bacon filled the house. My mother offered a waitress-like service. She walked into the lounge with a tray of burnt bacon and baked beans sandwiches. It was plonked down on my lap. "I hope it's to your liking.", she said enthusiastically. My stare was temporarily diverted from the TV to the tray. I located the first half of the sandwich with my right hand. I continued watching TV as I took a bite. Disappointment entered my mind. "Mom, I asked for tomatoes, not baked beans", I shouted. It was no use. My mom was singing in the kitchen, she </w:t>
      </w:r>
      <w:proofErr w:type="gramStart"/>
      <w:r w:rsidRPr="006F30FD">
        <w:rPr>
          <w:rFonts w:ascii="Segoe UI" w:eastAsia="Times New Roman" w:hAnsi="Segoe UI" w:cs="Segoe UI"/>
          <w:color w:val="24292E"/>
          <w:sz w:val="24"/>
          <w:szCs w:val="24"/>
          <w:lang w:eastAsia="en-GB"/>
        </w:rPr>
        <w:t>couldn't</w:t>
      </w:r>
      <w:proofErr w:type="gramEnd"/>
      <w:r w:rsidRPr="006F30FD">
        <w:rPr>
          <w:rFonts w:ascii="Segoe UI" w:eastAsia="Times New Roman" w:hAnsi="Segoe UI" w:cs="Segoe UI"/>
          <w:color w:val="24292E"/>
          <w:sz w:val="24"/>
          <w:szCs w:val="24"/>
          <w:lang w:eastAsia="en-GB"/>
        </w:rPr>
        <w:t xml:space="preserve"> hear me. I had no intention of leaving the comfort of the sette</w:t>
      </w:r>
      <w:ins w:id="70" w:author="Matthew Smith" w:date="2021-03-07T01:03:00Z">
        <w:r w:rsidR="009808D3">
          <w:rPr>
            <w:rFonts w:ascii="Segoe UI" w:eastAsia="Times New Roman" w:hAnsi="Segoe UI" w:cs="Segoe UI"/>
            <w:color w:val="24292E"/>
            <w:sz w:val="24"/>
            <w:szCs w:val="24"/>
            <w:lang w:eastAsia="en-GB"/>
          </w:rPr>
          <w:t>e</w:t>
        </w:r>
      </w:ins>
      <w:r w:rsidRPr="006F30FD">
        <w:rPr>
          <w:rFonts w:ascii="Segoe UI" w:eastAsia="Times New Roman" w:hAnsi="Segoe UI" w:cs="Segoe UI"/>
          <w:color w:val="24292E"/>
          <w:sz w:val="24"/>
          <w:szCs w:val="24"/>
          <w:lang w:eastAsia="en-GB"/>
        </w:rPr>
        <w:t xml:space="preserve">. All I could muster was a grumble, before wolfing </w:t>
      </w:r>
      <w:ins w:id="71" w:author="Matthew Smith" w:date="2021-03-07T01:03:00Z">
        <w:r w:rsidR="009808D3">
          <w:rPr>
            <w:rFonts w:ascii="Segoe UI" w:eastAsia="Times New Roman" w:hAnsi="Segoe UI" w:cs="Segoe UI"/>
            <w:color w:val="24292E"/>
            <w:sz w:val="24"/>
            <w:szCs w:val="24"/>
            <w:lang w:eastAsia="en-GB"/>
          </w:rPr>
          <w:t xml:space="preserve">it </w:t>
        </w:r>
      </w:ins>
      <w:r w:rsidRPr="006F30FD">
        <w:rPr>
          <w:rFonts w:ascii="Segoe UI" w:eastAsia="Times New Roman" w:hAnsi="Segoe UI" w:cs="Segoe UI"/>
          <w:color w:val="24292E"/>
          <w:sz w:val="24"/>
          <w:szCs w:val="24"/>
          <w:lang w:eastAsia="en-GB"/>
        </w:rPr>
        <w:t xml:space="preserve">down </w:t>
      </w:r>
      <w:ins w:id="72" w:author="Matthew Smith" w:date="2021-03-07T01:04:00Z">
        <w:r w:rsidR="009808D3">
          <w:rPr>
            <w:rFonts w:ascii="Segoe UI" w:eastAsia="Times New Roman" w:hAnsi="Segoe UI" w:cs="Segoe UI"/>
            <w:color w:val="24292E"/>
            <w:sz w:val="24"/>
            <w:szCs w:val="24"/>
            <w:lang w:eastAsia="en-GB"/>
          </w:rPr>
          <w:t>anyway</w:t>
        </w:r>
      </w:ins>
      <w:del w:id="73" w:author="Matthew Smith" w:date="2021-03-07T01:04:00Z">
        <w:r w:rsidRPr="006F30FD" w:rsidDel="009808D3">
          <w:rPr>
            <w:rFonts w:ascii="Segoe UI" w:eastAsia="Times New Roman" w:hAnsi="Segoe UI" w:cs="Segoe UI"/>
            <w:color w:val="24292E"/>
            <w:sz w:val="24"/>
            <w:szCs w:val="24"/>
            <w:lang w:eastAsia="en-GB"/>
          </w:rPr>
          <w:delText>the rest of the food</w:delText>
        </w:r>
      </w:del>
      <w:r w:rsidRPr="006F30FD">
        <w:rPr>
          <w:rFonts w:ascii="Segoe UI" w:eastAsia="Times New Roman" w:hAnsi="Segoe UI" w:cs="Segoe UI"/>
          <w:color w:val="24292E"/>
          <w:sz w:val="24"/>
          <w:szCs w:val="24"/>
          <w:lang w:eastAsia="en-GB"/>
        </w:rPr>
        <w:t>.</w:t>
      </w:r>
    </w:p>
    <w:p w14:paraId="65CF87CC" w14:textId="3108CCCA"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My work clothes felt tainted by yesterday's events. I showered and changed into</w:t>
      </w:r>
      <w:ins w:id="74" w:author="Matthew Smith" w:date="2021-03-07T01:04:00Z">
        <w:r w:rsidR="009808D3">
          <w:rPr>
            <w:rFonts w:ascii="Segoe UI" w:eastAsia="Times New Roman" w:hAnsi="Segoe UI" w:cs="Segoe UI"/>
            <w:color w:val="24292E"/>
            <w:sz w:val="24"/>
            <w:szCs w:val="24"/>
            <w:lang w:eastAsia="en-GB"/>
          </w:rPr>
          <w:t xml:space="preserve"> some</w:t>
        </w:r>
      </w:ins>
      <w:r w:rsidRPr="006F30FD">
        <w:rPr>
          <w:rFonts w:ascii="Segoe UI" w:eastAsia="Times New Roman" w:hAnsi="Segoe UI" w:cs="Segoe UI"/>
          <w:color w:val="24292E"/>
          <w:sz w:val="24"/>
          <w:szCs w:val="24"/>
          <w:lang w:eastAsia="en-GB"/>
        </w:rPr>
        <w:t xml:space="preserve"> casual wears I borrowed from my father. I wanted to get back to my home in Lichfield to think over my short</w:t>
      </w:r>
      <w:ins w:id="75" w:author="Matthew Smith" w:date="2021-03-07T01:04:00Z">
        <w:r w:rsidR="009808D3">
          <w:rPr>
            <w:rFonts w:ascii="Segoe UI" w:eastAsia="Times New Roman" w:hAnsi="Segoe UI" w:cs="Segoe UI"/>
            <w:color w:val="24292E"/>
            <w:sz w:val="24"/>
            <w:szCs w:val="24"/>
            <w:lang w:eastAsia="en-GB"/>
          </w:rPr>
          <w:t>-</w:t>
        </w:r>
      </w:ins>
      <w:del w:id="76" w:author="Matthew Smith" w:date="2021-03-07T01:04:00Z">
        <w:r w:rsidRPr="006F30FD" w:rsidDel="009808D3">
          <w:rPr>
            <w:rFonts w:ascii="Segoe UI" w:eastAsia="Times New Roman" w:hAnsi="Segoe UI" w:cs="Segoe UI"/>
            <w:color w:val="24292E"/>
            <w:sz w:val="24"/>
            <w:szCs w:val="24"/>
            <w:lang w:eastAsia="en-GB"/>
          </w:rPr>
          <w:delText xml:space="preserve"> </w:delText>
        </w:r>
      </w:del>
      <w:r w:rsidRPr="006F30FD">
        <w:rPr>
          <w:rFonts w:ascii="Segoe UI" w:eastAsia="Times New Roman" w:hAnsi="Segoe UI" w:cs="Segoe UI"/>
          <w:color w:val="24292E"/>
          <w:sz w:val="24"/>
          <w:szCs w:val="24"/>
          <w:lang w:eastAsia="en-GB"/>
        </w:rPr>
        <w:t xml:space="preserve">term future. Dad asked if I needed a lift to the train station. He was heading to his brothers for a catch-up </w:t>
      </w:r>
      <w:ins w:id="77" w:author="Matthew Smith" w:date="2021-03-07T01:04:00Z">
        <w:r w:rsidR="009808D3">
          <w:rPr>
            <w:rFonts w:ascii="Segoe UI" w:eastAsia="Times New Roman" w:hAnsi="Segoe UI" w:cs="Segoe UI"/>
            <w:color w:val="24292E"/>
            <w:sz w:val="24"/>
            <w:szCs w:val="24"/>
            <w:lang w:eastAsia="en-GB"/>
          </w:rPr>
          <w:t xml:space="preserve">and so </w:t>
        </w:r>
      </w:ins>
      <w:r w:rsidRPr="006F30FD">
        <w:rPr>
          <w:rFonts w:ascii="Segoe UI" w:eastAsia="Times New Roman" w:hAnsi="Segoe UI" w:cs="Segoe UI"/>
          <w:color w:val="24292E"/>
          <w:sz w:val="24"/>
          <w:szCs w:val="24"/>
          <w:lang w:eastAsia="en-GB"/>
        </w:rPr>
        <w:t>was happy to drop me off. I asked if I could join him at my Uncle's before heading to the train station. I really enjoyed a visit to my Uncle David’s.</w:t>
      </w:r>
    </w:p>
    <w:p w14:paraId="65999C09" w14:textId="5FE42482"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commentRangeStart w:id="78"/>
      <w:r w:rsidRPr="006F30FD">
        <w:rPr>
          <w:rFonts w:ascii="Segoe UI" w:eastAsia="Times New Roman" w:hAnsi="Segoe UI" w:cs="Segoe UI"/>
          <w:color w:val="24292E"/>
          <w:sz w:val="24"/>
          <w:szCs w:val="24"/>
          <w:lang w:eastAsia="en-GB"/>
        </w:rPr>
        <w:t>Uncle</w:t>
      </w:r>
      <w:commentRangeEnd w:id="78"/>
      <w:r w:rsidR="00473CDF">
        <w:rPr>
          <w:rStyle w:val="CommentReference"/>
        </w:rPr>
        <w:commentReference w:id="78"/>
      </w:r>
      <w:r w:rsidRPr="006F30FD">
        <w:rPr>
          <w:rFonts w:ascii="Segoe UI" w:eastAsia="Times New Roman" w:hAnsi="Segoe UI" w:cs="Segoe UI"/>
          <w:color w:val="24292E"/>
          <w:sz w:val="24"/>
          <w:szCs w:val="24"/>
          <w:lang w:eastAsia="en-GB"/>
        </w:rPr>
        <w:t xml:space="preserve"> D, aka Uncle David, aka David William Clarke, was my favourite Uncle. He was intelligent, </w:t>
      </w:r>
      <w:proofErr w:type="gramStart"/>
      <w:r w:rsidRPr="006F30FD">
        <w:rPr>
          <w:rFonts w:ascii="Segoe UI" w:eastAsia="Times New Roman" w:hAnsi="Segoe UI" w:cs="Segoe UI"/>
          <w:color w:val="24292E"/>
          <w:sz w:val="24"/>
          <w:szCs w:val="24"/>
          <w:lang w:eastAsia="en-GB"/>
        </w:rPr>
        <w:t>laid-back</w:t>
      </w:r>
      <w:proofErr w:type="gramEnd"/>
      <w:r w:rsidRPr="006F30FD">
        <w:rPr>
          <w:rFonts w:ascii="Segoe UI" w:eastAsia="Times New Roman" w:hAnsi="Segoe UI" w:cs="Segoe UI"/>
          <w:color w:val="24292E"/>
          <w:sz w:val="24"/>
          <w:szCs w:val="24"/>
          <w:lang w:eastAsia="en-GB"/>
        </w:rPr>
        <w:t xml:space="preserve"> and jocular. He was well versed in all aspects of life, but especially that of the car industry. Dave had seen the rise of Leyland and the fall of its subsequent owners, Rover. He ended his career at Land Rover aged 55; an </w:t>
      </w:r>
      <w:proofErr w:type="gramStart"/>
      <w:r w:rsidRPr="006F30FD">
        <w:rPr>
          <w:rFonts w:ascii="Segoe UI" w:eastAsia="Times New Roman" w:hAnsi="Segoe UI" w:cs="Segoe UI"/>
          <w:color w:val="24292E"/>
          <w:sz w:val="24"/>
          <w:szCs w:val="24"/>
          <w:lang w:eastAsia="en-GB"/>
        </w:rPr>
        <w:t>unheard of</w:t>
      </w:r>
      <w:proofErr w:type="gramEnd"/>
      <w:r w:rsidRPr="006F30FD">
        <w:rPr>
          <w:rFonts w:ascii="Segoe UI" w:eastAsia="Times New Roman" w:hAnsi="Segoe UI" w:cs="Segoe UI"/>
          <w:color w:val="24292E"/>
          <w:sz w:val="24"/>
          <w:szCs w:val="24"/>
          <w:lang w:eastAsia="en-GB"/>
        </w:rPr>
        <w:t xml:space="preserve"> retirement age for a blue-collar worker in </w:t>
      </w:r>
      <w:commentRangeStart w:id="79"/>
      <w:r w:rsidRPr="006F30FD">
        <w:rPr>
          <w:rFonts w:ascii="Segoe UI" w:eastAsia="Times New Roman" w:hAnsi="Segoe UI" w:cs="Segoe UI"/>
          <w:color w:val="24292E"/>
          <w:sz w:val="24"/>
          <w:szCs w:val="24"/>
          <w:lang w:eastAsia="en-GB"/>
        </w:rPr>
        <w:t>Birmingham</w:t>
      </w:r>
      <w:commentRangeEnd w:id="79"/>
      <w:r w:rsidR="009808D3">
        <w:rPr>
          <w:rStyle w:val="CommentReference"/>
        </w:rPr>
        <w:commentReference w:id="79"/>
      </w:r>
      <w:r w:rsidRPr="006F30FD">
        <w:rPr>
          <w:rFonts w:ascii="Segoe UI" w:eastAsia="Times New Roman" w:hAnsi="Segoe UI" w:cs="Segoe UI"/>
          <w:color w:val="24292E"/>
          <w:sz w:val="24"/>
          <w:szCs w:val="24"/>
          <w:lang w:eastAsia="en-GB"/>
        </w:rPr>
        <w:t xml:space="preserve">. In his lengthy career, from an apprentice to senior gear box specialist, </w:t>
      </w:r>
      <w:del w:id="80" w:author="Matthew Smith" w:date="2021-03-07T01:06:00Z">
        <w:r w:rsidRPr="006F30FD" w:rsidDel="009808D3">
          <w:rPr>
            <w:rFonts w:ascii="Segoe UI" w:eastAsia="Times New Roman" w:hAnsi="Segoe UI" w:cs="Segoe UI"/>
            <w:color w:val="24292E"/>
            <w:sz w:val="24"/>
            <w:szCs w:val="24"/>
            <w:lang w:eastAsia="en-GB"/>
          </w:rPr>
          <w:delText>he had worked for a</w:delText>
        </w:r>
      </w:del>
      <w:ins w:id="81" w:author="Matthew Smith" w:date="2021-03-07T01:06:00Z">
        <w:r w:rsidR="009808D3">
          <w:rPr>
            <w:rFonts w:ascii="Segoe UI" w:eastAsia="Times New Roman" w:hAnsi="Segoe UI" w:cs="Segoe UI"/>
            <w:color w:val="24292E"/>
            <w:sz w:val="24"/>
            <w:szCs w:val="24"/>
            <w:lang w:eastAsia="en-GB"/>
          </w:rPr>
          <w:t>the</w:t>
        </w:r>
      </w:ins>
      <w:r w:rsidRPr="006F30FD">
        <w:rPr>
          <w:rFonts w:ascii="Segoe UI" w:eastAsia="Times New Roman" w:hAnsi="Segoe UI" w:cs="Segoe UI"/>
          <w:color w:val="24292E"/>
          <w:sz w:val="24"/>
          <w:szCs w:val="24"/>
          <w:lang w:eastAsia="en-GB"/>
        </w:rPr>
        <w:t xml:space="preserve"> company </w:t>
      </w:r>
      <w:del w:id="82" w:author="Matthew Smith" w:date="2021-03-07T01:06:00Z">
        <w:r w:rsidRPr="006F30FD" w:rsidDel="009808D3">
          <w:rPr>
            <w:rFonts w:ascii="Segoe UI" w:eastAsia="Times New Roman" w:hAnsi="Segoe UI" w:cs="Segoe UI"/>
            <w:color w:val="24292E"/>
            <w:sz w:val="24"/>
            <w:szCs w:val="24"/>
            <w:lang w:eastAsia="en-GB"/>
          </w:rPr>
          <w:delText xml:space="preserve">that </w:delText>
        </w:r>
      </w:del>
      <w:r w:rsidRPr="006F30FD">
        <w:rPr>
          <w:rFonts w:ascii="Segoe UI" w:eastAsia="Times New Roman" w:hAnsi="Segoe UI" w:cs="Segoe UI"/>
          <w:color w:val="24292E"/>
          <w:sz w:val="24"/>
          <w:szCs w:val="24"/>
          <w:lang w:eastAsia="en-GB"/>
        </w:rPr>
        <w:t xml:space="preserve">had changed hands and names many times. Towards the end of his </w:t>
      </w:r>
      <w:proofErr w:type="gramStart"/>
      <w:r w:rsidRPr="006F30FD">
        <w:rPr>
          <w:rFonts w:ascii="Segoe UI" w:eastAsia="Times New Roman" w:hAnsi="Segoe UI" w:cs="Segoe UI"/>
          <w:color w:val="24292E"/>
          <w:sz w:val="24"/>
          <w:szCs w:val="24"/>
          <w:lang w:eastAsia="en-GB"/>
        </w:rPr>
        <w:t>career</w:t>
      </w:r>
      <w:proofErr w:type="gramEnd"/>
      <w:r w:rsidRPr="006F30FD">
        <w:rPr>
          <w:rFonts w:ascii="Segoe UI" w:eastAsia="Times New Roman" w:hAnsi="Segoe UI" w:cs="Segoe UI"/>
          <w:color w:val="24292E"/>
          <w:sz w:val="24"/>
          <w:szCs w:val="24"/>
          <w:lang w:eastAsia="en-GB"/>
        </w:rPr>
        <w:t xml:space="preserve"> he would bring prototype vehicles to my Parent’s house. My fondest car experience was the MG GTB V8: A 2-seater sports car. With its low riding position, high </w:t>
      </w:r>
      <w:proofErr w:type="gramStart"/>
      <w:r w:rsidRPr="006F30FD">
        <w:rPr>
          <w:rFonts w:ascii="Segoe UI" w:eastAsia="Times New Roman" w:hAnsi="Segoe UI" w:cs="Segoe UI"/>
          <w:color w:val="24292E"/>
          <w:sz w:val="24"/>
          <w:szCs w:val="24"/>
          <w:lang w:eastAsia="en-GB"/>
        </w:rPr>
        <w:t>acceleration</w:t>
      </w:r>
      <w:proofErr w:type="gramEnd"/>
      <w:r w:rsidRPr="006F30FD">
        <w:rPr>
          <w:rFonts w:ascii="Segoe UI" w:eastAsia="Times New Roman" w:hAnsi="Segoe UI" w:cs="Segoe UI"/>
          <w:color w:val="24292E"/>
          <w:sz w:val="24"/>
          <w:szCs w:val="24"/>
          <w:lang w:eastAsia="en-GB"/>
        </w:rPr>
        <w:t xml:space="preserve"> and loud engine </w:t>
      </w:r>
      <w:commentRangeStart w:id="83"/>
      <w:r w:rsidRPr="009808D3">
        <w:rPr>
          <w:rFonts w:ascii="Segoe UI" w:eastAsia="Times New Roman" w:hAnsi="Segoe UI" w:cs="Segoe UI"/>
          <w:color w:val="24292E"/>
          <w:sz w:val="24"/>
          <w:szCs w:val="24"/>
          <w:highlight w:val="yellow"/>
          <w:lang w:eastAsia="en-GB"/>
          <w:rPrChange w:id="84" w:author="Matthew Smith" w:date="2021-03-07T01:06:00Z">
            <w:rPr>
              <w:rFonts w:ascii="Segoe UI" w:eastAsia="Times New Roman" w:hAnsi="Segoe UI" w:cs="Segoe UI"/>
              <w:color w:val="24292E"/>
              <w:sz w:val="24"/>
              <w:szCs w:val="24"/>
              <w:lang w:eastAsia="en-GB"/>
            </w:rPr>
          </w:rPrChange>
        </w:rPr>
        <w:t>soundtrack</w:t>
      </w:r>
      <w:commentRangeEnd w:id="83"/>
      <w:r w:rsidR="009808D3">
        <w:rPr>
          <w:rStyle w:val="CommentReference"/>
        </w:rPr>
        <w:commentReference w:id="83"/>
      </w:r>
      <w:r w:rsidRPr="006F30FD">
        <w:rPr>
          <w:rFonts w:ascii="Segoe UI" w:eastAsia="Times New Roman" w:hAnsi="Segoe UI" w:cs="Segoe UI"/>
          <w:color w:val="24292E"/>
          <w:sz w:val="24"/>
          <w:szCs w:val="24"/>
          <w:lang w:eastAsia="en-GB"/>
        </w:rPr>
        <w:t xml:space="preserve">, </w:t>
      </w:r>
      <w:r w:rsidRPr="009808D3">
        <w:rPr>
          <w:rFonts w:ascii="Segoe UI" w:eastAsia="Times New Roman" w:hAnsi="Segoe UI" w:cs="Segoe UI"/>
          <w:color w:val="24292E"/>
          <w:sz w:val="24"/>
          <w:szCs w:val="24"/>
          <w:highlight w:val="yellow"/>
          <w:lang w:eastAsia="en-GB"/>
          <w:rPrChange w:id="85" w:author="Matthew Smith" w:date="2021-03-07T01:06:00Z">
            <w:rPr>
              <w:rFonts w:ascii="Segoe UI" w:eastAsia="Times New Roman" w:hAnsi="Segoe UI" w:cs="Segoe UI"/>
              <w:color w:val="24292E"/>
              <w:sz w:val="24"/>
              <w:szCs w:val="24"/>
              <w:lang w:eastAsia="en-GB"/>
            </w:rPr>
          </w:rPrChange>
        </w:rPr>
        <w:t xml:space="preserve">I </w:t>
      </w:r>
      <w:commentRangeStart w:id="86"/>
      <w:r w:rsidRPr="009808D3">
        <w:rPr>
          <w:rFonts w:ascii="Segoe UI" w:eastAsia="Times New Roman" w:hAnsi="Segoe UI" w:cs="Segoe UI"/>
          <w:color w:val="24292E"/>
          <w:sz w:val="24"/>
          <w:szCs w:val="24"/>
          <w:highlight w:val="yellow"/>
          <w:lang w:eastAsia="en-GB"/>
          <w:rPrChange w:id="87" w:author="Matthew Smith" w:date="2021-03-07T01:06:00Z">
            <w:rPr>
              <w:rFonts w:ascii="Segoe UI" w:eastAsia="Times New Roman" w:hAnsi="Segoe UI" w:cs="Segoe UI"/>
              <w:color w:val="24292E"/>
              <w:sz w:val="24"/>
              <w:szCs w:val="24"/>
              <w:lang w:eastAsia="en-GB"/>
            </w:rPr>
          </w:rPrChange>
        </w:rPr>
        <w:t>loved</w:t>
      </w:r>
      <w:commentRangeEnd w:id="86"/>
      <w:r w:rsidR="00473CDF">
        <w:rPr>
          <w:rStyle w:val="CommentReference"/>
        </w:rPr>
        <w:commentReference w:id="86"/>
      </w:r>
      <w:r w:rsidRPr="009808D3">
        <w:rPr>
          <w:rFonts w:ascii="Segoe UI" w:eastAsia="Times New Roman" w:hAnsi="Segoe UI" w:cs="Segoe UI"/>
          <w:color w:val="24292E"/>
          <w:sz w:val="24"/>
          <w:szCs w:val="24"/>
          <w:highlight w:val="yellow"/>
          <w:lang w:eastAsia="en-GB"/>
          <w:rPrChange w:id="88" w:author="Matthew Smith" w:date="2021-03-07T01:06:00Z">
            <w:rPr>
              <w:rFonts w:ascii="Segoe UI" w:eastAsia="Times New Roman" w:hAnsi="Segoe UI" w:cs="Segoe UI"/>
              <w:color w:val="24292E"/>
              <w:sz w:val="24"/>
              <w:szCs w:val="24"/>
              <w:lang w:eastAsia="en-GB"/>
            </w:rPr>
          </w:rPrChange>
        </w:rPr>
        <w:t xml:space="preserve"> it.</w:t>
      </w:r>
    </w:p>
    <w:p w14:paraId="5103F9EF" w14:textId="57AA1B92"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lastRenderedPageBreak/>
        <w:t>Dave’s wife Jane answered the door when we arrived. In her jovial, feminine voice she invited us to take a seat in the lounge. Dave was sat, as he always was, on the corner sofa seat, perfectly positioned in front of the TV. In his soft, approachable voice, he asked, "how are you Dave? How’s work?". I was now well versed in answering this question, which I did succinctly</w:t>
      </w:r>
      <w:ins w:id="89" w:author="Matthew Smith" w:date="2021-03-07T01:08:00Z">
        <w:r w:rsidR="00473CDF">
          <w:rPr>
            <w:rFonts w:ascii="Segoe UI" w:eastAsia="Times New Roman" w:hAnsi="Segoe UI" w:cs="Segoe UI"/>
            <w:color w:val="24292E"/>
            <w:sz w:val="24"/>
            <w:szCs w:val="24"/>
            <w:lang w:eastAsia="en-GB"/>
          </w:rPr>
          <w:t>, explaining my recent change in employment status</w:t>
        </w:r>
      </w:ins>
      <w:r w:rsidRPr="006F30FD">
        <w:rPr>
          <w:rFonts w:ascii="Segoe UI" w:eastAsia="Times New Roman" w:hAnsi="Segoe UI" w:cs="Segoe UI"/>
          <w:color w:val="24292E"/>
          <w:sz w:val="24"/>
          <w:szCs w:val="24"/>
          <w:lang w:eastAsia="en-GB"/>
        </w:rPr>
        <w:t xml:space="preserve">. He responded with words of comfort and support. He </w:t>
      </w:r>
      <w:proofErr w:type="gramStart"/>
      <w:r w:rsidRPr="006F30FD">
        <w:rPr>
          <w:rFonts w:ascii="Segoe UI" w:eastAsia="Times New Roman" w:hAnsi="Segoe UI" w:cs="Segoe UI"/>
          <w:color w:val="24292E"/>
          <w:sz w:val="24"/>
          <w:szCs w:val="24"/>
          <w:lang w:eastAsia="en-GB"/>
        </w:rPr>
        <w:t>didn't</w:t>
      </w:r>
      <w:proofErr w:type="gramEnd"/>
      <w:r w:rsidRPr="006F30FD">
        <w:rPr>
          <w:rFonts w:ascii="Segoe UI" w:eastAsia="Times New Roman" w:hAnsi="Segoe UI" w:cs="Segoe UI"/>
          <w:color w:val="24292E"/>
          <w:sz w:val="24"/>
          <w:szCs w:val="24"/>
          <w:lang w:eastAsia="en-GB"/>
        </w:rPr>
        <w:t xml:space="preserve"> ask any follow-on questions. His attention switched to my Dad. The context of the conversation they began could only be appreciated by engineers and enthusiasts. They </w:t>
      </w:r>
      <w:ins w:id="90" w:author="Matthew Smith" w:date="2021-03-07T01:08:00Z">
        <w:r w:rsidR="00473CDF">
          <w:rPr>
            <w:rFonts w:ascii="Segoe UI" w:eastAsia="Times New Roman" w:hAnsi="Segoe UI" w:cs="Segoe UI"/>
            <w:color w:val="24292E"/>
            <w:sz w:val="24"/>
            <w:szCs w:val="24"/>
            <w:lang w:eastAsia="en-GB"/>
          </w:rPr>
          <w:t>a</w:t>
        </w:r>
      </w:ins>
      <w:del w:id="91" w:author="Matthew Smith" w:date="2021-03-07T01:08:00Z">
        <w:r w:rsidRPr="006F30FD" w:rsidDel="00473CDF">
          <w:rPr>
            <w:rFonts w:ascii="Segoe UI" w:eastAsia="Times New Roman" w:hAnsi="Segoe UI" w:cs="Segoe UI"/>
            <w:color w:val="24292E"/>
            <w:sz w:val="24"/>
            <w:szCs w:val="24"/>
            <w:lang w:eastAsia="en-GB"/>
          </w:rPr>
          <w:delText>we</w:delText>
        </w:r>
      </w:del>
      <w:r w:rsidRPr="006F30FD">
        <w:rPr>
          <w:rFonts w:ascii="Segoe UI" w:eastAsia="Times New Roman" w:hAnsi="Segoe UI" w:cs="Segoe UI"/>
          <w:color w:val="24292E"/>
          <w:sz w:val="24"/>
          <w:szCs w:val="24"/>
          <w:lang w:eastAsia="en-GB"/>
        </w:rPr>
        <w:t xml:space="preserve">re to thank for my </w:t>
      </w:r>
      <w:ins w:id="92" w:author="Matthew Smith" w:date="2021-03-07T01:08:00Z">
        <w:r w:rsidR="00473CDF">
          <w:rPr>
            <w:rFonts w:ascii="Segoe UI" w:eastAsia="Times New Roman" w:hAnsi="Segoe UI" w:cs="Segoe UI"/>
            <w:color w:val="24292E"/>
            <w:sz w:val="24"/>
            <w:szCs w:val="24"/>
            <w:lang w:eastAsia="en-GB"/>
          </w:rPr>
          <w:t xml:space="preserve">better than average </w:t>
        </w:r>
      </w:ins>
      <w:r w:rsidRPr="006F30FD">
        <w:rPr>
          <w:rFonts w:ascii="Segoe UI" w:eastAsia="Times New Roman" w:hAnsi="Segoe UI" w:cs="Segoe UI"/>
          <w:color w:val="24292E"/>
          <w:sz w:val="24"/>
          <w:szCs w:val="24"/>
          <w:lang w:eastAsia="en-GB"/>
        </w:rPr>
        <w:t>knowledge of the automotive industry.</w:t>
      </w:r>
    </w:p>
    <w:p w14:paraId="2098188C" w14:textId="74216264"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Aunty Jane was a great host. She offered me and my Dad a wide range of drinks: Tea, coffee, </w:t>
      </w:r>
      <w:proofErr w:type="gramStart"/>
      <w:r w:rsidRPr="006F30FD">
        <w:rPr>
          <w:rFonts w:ascii="Segoe UI" w:eastAsia="Times New Roman" w:hAnsi="Segoe UI" w:cs="Segoe UI"/>
          <w:color w:val="24292E"/>
          <w:sz w:val="24"/>
          <w:szCs w:val="24"/>
          <w:lang w:eastAsia="en-GB"/>
        </w:rPr>
        <w:t>cordial</w:t>
      </w:r>
      <w:proofErr w:type="gramEnd"/>
      <w:r w:rsidRPr="006F30FD">
        <w:rPr>
          <w:rFonts w:ascii="Segoe UI" w:eastAsia="Times New Roman" w:hAnsi="Segoe UI" w:cs="Segoe UI"/>
          <w:color w:val="24292E"/>
          <w:sz w:val="24"/>
          <w:szCs w:val="24"/>
          <w:lang w:eastAsia="en-GB"/>
        </w:rPr>
        <w:t xml:space="preserve"> or the new flavoured sparkling water. Jane, in keeping up with the Jones's, was quick to point out that she was an early adopter of flavoured sparkling water. "Have you tried this?", with an example bottle to hand. "I only saw it in the shops last week. </w:t>
      </w:r>
      <w:proofErr w:type="gramStart"/>
      <w:r w:rsidRPr="006F30FD">
        <w:rPr>
          <w:rFonts w:ascii="Segoe UI" w:eastAsia="Times New Roman" w:hAnsi="Segoe UI" w:cs="Segoe UI"/>
          <w:color w:val="24292E"/>
          <w:sz w:val="24"/>
          <w:szCs w:val="24"/>
          <w:lang w:eastAsia="en-GB"/>
        </w:rPr>
        <w:t>It's</w:t>
      </w:r>
      <w:proofErr w:type="gramEnd"/>
      <w:r w:rsidRPr="006F30FD">
        <w:rPr>
          <w:rFonts w:ascii="Segoe UI" w:eastAsia="Times New Roman" w:hAnsi="Segoe UI" w:cs="Segoe UI"/>
          <w:color w:val="24292E"/>
          <w:sz w:val="24"/>
          <w:szCs w:val="24"/>
          <w:lang w:eastAsia="en-GB"/>
        </w:rPr>
        <w:t xml:space="preserve"> sugar free, so Fred, you'll be fine. It's okay for diabetics." she added. The sales pitch won me and my dad over. "Yeah, I'll try the fizzy flavoured water please Jane.", I said. "Yep, me too please Jane.", dad said enthusiastically.</w:t>
      </w:r>
    </w:p>
    <w:p w14:paraId="05F27AB8" w14:textId="3D815799"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Jane returned with two long glasses of ice cold, lemon flavoured, sparking water. She perched herself next to Dave and began chatting at length about her mother and sons, </w:t>
      </w:r>
      <w:proofErr w:type="gramStart"/>
      <w:r w:rsidRPr="006F30FD">
        <w:rPr>
          <w:rFonts w:ascii="Segoe UI" w:eastAsia="Times New Roman" w:hAnsi="Segoe UI" w:cs="Segoe UI"/>
          <w:color w:val="24292E"/>
          <w:sz w:val="24"/>
          <w:szCs w:val="24"/>
          <w:lang w:eastAsia="en-GB"/>
        </w:rPr>
        <w:t>Neil</w:t>
      </w:r>
      <w:proofErr w:type="gramEnd"/>
      <w:r w:rsidRPr="006F30FD">
        <w:rPr>
          <w:rFonts w:ascii="Segoe UI" w:eastAsia="Times New Roman" w:hAnsi="Segoe UI" w:cs="Segoe UI"/>
          <w:color w:val="24292E"/>
          <w:sz w:val="24"/>
          <w:szCs w:val="24"/>
          <w:lang w:eastAsia="en-GB"/>
        </w:rPr>
        <w:t xml:space="preserve"> and Richard. Jane indi</w:t>
      </w:r>
      <w:ins w:id="93" w:author="Matthew Smith" w:date="2021-03-07T01:09:00Z">
        <w:r w:rsidR="00473CDF">
          <w:rPr>
            <w:rFonts w:ascii="Segoe UI" w:eastAsia="Times New Roman" w:hAnsi="Segoe UI" w:cs="Segoe UI"/>
            <w:color w:val="24292E"/>
            <w:sz w:val="24"/>
            <w:szCs w:val="24"/>
            <w:lang w:eastAsia="en-GB"/>
          </w:rPr>
          <w:t>c</w:t>
        </w:r>
      </w:ins>
      <w:r w:rsidRPr="006F30FD">
        <w:rPr>
          <w:rFonts w:ascii="Segoe UI" w:eastAsia="Times New Roman" w:hAnsi="Segoe UI" w:cs="Segoe UI"/>
          <w:color w:val="24292E"/>
          <w:sz w:val="24"/>
          <w:szCs w:val="24"/>
          <w:lang w:eastAsia="en-GB"/>
        </w:rPr>
        <w:t xml:space="preserve">ated she was coming to the end of her story, rolling her </w:t>
      </w:r>
      <w:proofErr w:type="gramStart"/>
      <w:r w:rsidRPr="006F30FD">
        <w:rPr>
          <w:rFonts w:ascii="Segoe UI" w:eastAsia="Times New Roman" w:hAnsi="Segoe UI" w:cs="Segoe UI"/>
          <w:color w:val="24292E"/>
          <w:sz w:val="24"/>
          <w:szCs w:val="24"/>
          <w:lang w:eastAsia="en-GB"/>
        </w:rPr>
        <w:t>eyes</w:t>
      </w:r>
      <w:proofErr w:type="gramEnd"/>
      <w:r w:rsidRPr="006F30FD">
        <w:rPr>
          <w:rFonts w:ascii="Segoe UI" w:eastAsia="Times New Roman" w:hAnsi="Segoe UI" w:cs="Segoe UI"/>
          <w:color w:val="24292E"/>
          <w:sz w:val="24"/>
          <w:szCs w:val="24"/>
          <w:lang w:eastAsia="en-GB"/>
        </w:rPr>
        <w:t xml:space="preserve"> and saying, "well, you know." It was a great moment for me and dad to say, "thanks for the drinks, unfortunately we need to make a move". It was difficult to remove </w:t>
      </w:r>
      <w:proofErr w:type="gramStart"/>
      <w:r w:rsidRPr="006F30FD">
        <w:rPr>
          <w:rFonts w:ascii="Segoe UI" w:eastAsia="Times New Roman" w:hAnsi="Segoe UI" w:cs="Segoe UI"/>
          <w:color w:val="24292E"/>
          <w:sz w:val="24"/>
          <w:szCs w:val="24"/>
          <w:lang w:eastAsia="en-GB"/>
        </w:rPr>
        <w:t>ourselves</w:t>
      </w:r>
      <w:proofErr w:type="gramEnd"/>
      <w:r w:rsidRPr="006F30FD">
        <w:rPr>
          <w:rFonts w:ascii="Segoe UI" w:eastAsia="Times New Roman" w:hAnsi="Segoe UI" w:cs="Segoe UI"/>
          <w:color w:val="24292E"/>
          <w:sz w:val="24"/>
          <w:szCs w:val="24"/>
          <w:lang w:eastAsia="en-GB"/>
        </w:rPr>
        <w:t xml:space="preserve"> from the comfort of the sette</w:t>
      </w:r>
      <w:ins w:id="94" w:author="Matthew Smith" w:date="2021-03-07T01:09:00Z">
        <w:r w:rsidR="00473CDF">
          <w:rPr>
            <w:rFonts w:ascii="Segoe UI" w:eastAsia="Times New Roman" w:hAnsi="Segoe UI" w:cs="Segoe UI"/>
            <w:color w:val="24292E"/>
            <w:sz w:val="24"/>
            <w:szCs w:val="24"/>
            <w:lang w:eastAsia="en-GB"/>
          </w:rPr>
          <w:t xml:space="preserve">e </w:t>
        </w:r>
      </w:ins>
      <w:del w:id="95" w:author="Matthew Smith" w:date="2021-03-07T01:09:00Z">
        <w:r w:rsidRPr="006F30FD" w:rsidDel="00473CDF">
          <w:rPr>
            <w:rFonts w:ascii="Segoe UI" w:eastAsia="Times New Roman" w:hAnsi="Segoe UI" w:cs="Segoe UI"/>
            <w:color w:val="24292E"/>
            <w:sz w:val="24"/>
            <w:szCs w:val="24"/>
            <w:lang w:eastAsia="en-GB"/>
          </w:rPr>
          <w:delText xml:space="preserve"> </w:delText>
        </w:r>
      </w:del>
      <w:r w:rsidRPr="006F30FD">
        <w:rPr>
          <w:rFonts w:ascii="Segoe UI" w:eastAsia="Times New Roman" w:hAnsi="Segoe UI" w:cs="Segoe UI"/>
          <w:color w:val="24292E"/>
          <w:sz w:val="24"/>
          <w:szCs w:val="24"/>
          <w:lang w:eastAsia="en-GB"/>
        </w:rPr>
        <w:t xml:space="preserve">and stand up. We waved goodbye as we welcomed the sight of the family car, Dad’s Toyota </w:t>
      </w:r>
      <w:proofErr w:type="spellStart"/>
      <w:r w:rsidRPr="006F30FD">
        <w:rPr>
          <w:rFonts w:ascii="Segoe UI" w:eastAsia="Times New Roman" w:hAnsi="Segoe UI" w:cs="Segoe UI"/>
          <w:color w:val="24292E"/>
          <w:sz w:val="24"/>
          <w:szCs w:val="24"/>
          <w:lang w:eastAsia="en-GB"/>
        </w:rPr>
        <w:t>Avensis</w:t>
      </w:r>
      <w:proofErr w:type="spellEnd"/>
      <w:r w:rsidRPr="006F30FD">
        <w:rPr>
          <w:rFonts w:ascii="Segoe UI" w:eastAsia="Times New Roman" w:hAnsi="Segoe UI" w:cs="Segoe UI"/>
          <w:color w:val="24292E"/>
          <w:sz w:val="24"/>
          <w:szCs w:val="24"/>
          <w:lang w:eastAsia="en-GB"/>
        </w:rPr>
        <w:t>. It had luxurious leather seats, which made for a comfy drive to the train station, Marston Green.</w:t>
      </w:r>
    </w:p>
    <w:p w14:paraId="425A9FBD" w14:textId="190972FF" w:rsidR="006F30FD" w:rsidRPr="006F30FD" w:rsidRDefault="00473CDF" w:rsidP="006F30FD">
      <w:pPr>
        <w:shd w:val="clear" w:color="auto" w:fill="FFFFFF"/>
        <w:spacing w:after="240" w:line="240" w:lineRule="auto"/>
        <w:rPr>
          <w:rFonts w:ascii="Segoe UI" w:eastAsia="Times New Roman" w:hAnsi="Segoe UI" w:cs="Segoe UI"/>
          <w:color w:val="24292E"/>
          <w:sz w:val="24"/>
          <w:szCs w:val="24"/>
          <w:lang w:eastAsia="en-GB"/>
        </w:rPr>
      </w:pPr>
      <w:ins w:id="96" w:author="Matthew Smith" w:date="2021-03-07T01:10:00Z">
        <w:r>
          <w:rPr>
            <w:rFonts w:ascii="Segoe UI" w:eastAsia="Times New Roman" w:hAnsi="Segoe UI" w:cs="Segoe UI"/>
            <w:color w:val="24292E"/>
            <w:sz w:val="24"/>
            <w:szCs w:val="24"/>
            <w:lang w:eastAsia="en-GB"/>
          </w:rPr>
          <w:t xml:space="preserve">As </w:t>
        </w:r>
      </w:ins>
      <w:moveToRangeStart w:id="97" w:author="Matthew Smith" w:date="2021-03-07T01:10:00Z" w:name="move65971817"/>
      <w:moveTo w:id="98" w:author="Matthew Smith" w:date="2021-03-07T01:10:00Z">
        <w:r w:rsidRPr="006F30FD">
          <w:rPr>
            <w:rFonts w:ascii="Segoe UI" w:eastAsia="Times New Roman" w:hAnsi="Segoe UI" w:cs="Segoe UI"/>
            <w:color w:val="24292E"/>
            <w:sz w:val="24"/>
            <w:szCs w:val="24"/>
            <w:lang w:eastAsia="en-GB"/>
          </w:rPr>
          <w:t>I purchased a ticket and made my way to the platform at the train station</w:t>
        </w:r>
        <w:del w:id="99" w:author="Matthew Smith" w:date="2021-03-07T01:10:00Z">
          <w:r w:rsidRPr="006F30FD" w:rsidDel="00473CDF">
            <w:rPr>
              <w:rFonts w:ascii="Segoe UI" w:eastAsia="Times New Roman" w:hAnsi="Segoe UI" w:cs="Segoe UI"/>
              <w:color w:val="24292E"/>
              <w:sz w:val="24"/>
              <w:szCs w:val="24"/>
              <w:lang w:eastAsia="en-GB"/>
            </w:rPr>
            <w:delText xml:space="preserve">. </w:delText>
          </w:r>
        </w:del>
      </w:moveTo>
      <w:moveToRangeEnd w:id="97"/>
      <w:del w:id="100" w:author="Matthew Smith" w:date="2021-03-07T01:10:00Z">
        <w:r w:rsidR="006F30FD" w:rsidRPr="006F30FD" w:rsidDel="00473CDF">
          <w:rPr>
            <w:rFonts w:ascii="Segoe UI" w:eastAsia="Times New Roman" w:hAnsi="Segoe UI" w:cs="Segoe UI"/>
            <w:color w:val="24292E"/>
            <w:sz w:val="24"/>
            <w:szCs w:val="24"/>
            <w:lang w:eastAsia="en-GB"/>
          </w:rPr>
          <w:delText>I</w:delText>
        </w:r>
      </w:del>
      <w:ins w:id="101" w:author="Matthew Smith" w:date="2021-03-07T01:10:00Z">
        <w:r>
          <w:rPr>
            <w:rFonts w:ascii="Segoe UI" w:eastAsia="Times New Roman" w:hAnsi="Segoe UI" w:cs="Segoe UI"/>
            <w:color w:val="24292E"/>
            <w:sz w:val="24"/>
            <w:szCs w:val="24"/>
            <w:lang w:eastAsia="en-GB"/>
          </w:rPr>
          <w:t xml:space="preserve"> i</w:t>
        </w:r>
      </w:ins>
      <w:r w:rsidR="006F30FD" w:rsidRPr="006F30FD">
        <w:rPr>
          <w:rFonts w:ascii="Segoe UI" w:eastAsia="Times New Roman" w:hAnsi="Segoe UI" w:cs="Segoe UI"/>
          <w:color w:val="24292E"/>
          <w:sz w:val="24"/>
          <w:szCs w:val="24"/>
          <w:lang w:eastAsia="en-GB"/>
        </w:rPr>
        <w:t>t felt like my first day at school, leaving the comfort of my parent</w:t>
      </w:r>
      <w:ins w:id="102" w:author="Matthew Smith" w:date="2021-03-07T01:09:00Z">
        <w:r>
          <w:rPr>
            <w:rFonts w:ascii="Segoe UI" w:eastAsia="Times New Roman" w:hAnsi="Segoe UI" w:cs="Segoe UI"/>
            <w:color w:val="24292E"/>
            <w:sz w:val="24"/>
            <w:szCs w:val="24"/>
            <w:lang w:eastAsia="en-GB"/>
          </w:rPr>
          <w:t>s</w:t>
        </w:r>
      </w:ins>
      <w:r w:rsidR="006F30FD" w:rsidRPr="006F30FD">
        <w:rPr>
          <w:rFonts w:ascii="Segoe UI" w:eastAsia="Times New Roman" w:hAnsi="Segoe UI" w:cs="Segoe UI"/>
          <w:color w:val="24292E"/>
          <w:sz w:val="24"/>
          <w:szCs w:val="24"/>
          <w:lang w:eastAsia="en-GB"/>
        </w:rPr>
        <w:t xml:space="preserve"> and entering the unknown of the near future. </w:t>
      </w:r>
      <w:moveFromRangeStart w:id="103" w:author="Matthew Smith" w:date="2021-03-07T01:10:00Z" w:name="move65971817"/>
      <w:moveFrom w:id="104" w:author="Matthew Smith" w:date="2021-03-07T01:10:00Z">
        <w:r w:rsidR="006F30FD" w:rsidRPr="006F30FD" w:rsidDel="00473CDF">
          <w:rPr>
            <w:rFonts w:ascii="Segoe UI" w:eastAsia="Times New Roman" w:hAnsi="Segoe UI" w:cs="Segoe UI"/>
            <w:color w:val="24292E"/>
            <w:sz w:val="24"/>
            <w:szCs w:val="24"/>
            <w:lang w:eastAsia="en-GB"/>
          </w:rPr>
          <w:t xml:space="preserve">I purchased a ticket and made my way to the platform at the train station. </w:t>
        </w:r>
      </w:moveFrom>
      <w:moveFromRangeEnd w:id="103"/>
      <w:r w:rsidR="006F30FD" w:rsidRPr="006F30FD">
        <w:rPr>
          <w:rFonts w:ascii="Segoe UI" w:eastAsia="Times New Roman" w:hAnsi="Segoe UI" w:cs="Segoe UI"/>
          <w:color w:val="24292E"/>
          <w:sz w:val="24"/>
          <w:szCs w:val="24"/>
          <w:lang w:eastAsia="en-GB"/>
        </w:rPr>
        <w:t>With my mind undistracted, it was left to wander. This was a dangerous time. The weight of my situation became heavier. "What should I to do with my life?", I thought.</w:t>
      </w:r>
    </w:p>
    <w:p w14:paraId="29AEE6A9" w14:textId="6C6D067E"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The train departed, weaving its way onwards to my </w:t>
      </w:r>
      <w:proofErr w:type="gramStart"/>
      <w:r w:rsidRPr="006F30FD">
        <w:rPr>
          <w:rFonts w:ascii="Segoe UI" w:eastAsia="Times New Roman" w:hAnsi="Segoe UI" w:cs="Segoe UI"/>
          <w:color w:val="24292E"/>
          <w:sz w:val="24"/>
          <w:szCs w:val="24"/>
          <w:lang w:eastAsia="en-GB"/>
        </w:rPr>
        <w:t>final destination</w:t>
      </w:r>
      <w:proofErr w:type="gramEnd"/>
      <w:r w:rsidRPr="006F30FD">
        <w:rPr>
          <w:rFonts w:ascii="Segoe UI" w:eastAsia="Times New Roman" w:hAnsi="Segoe UI" w:cs="Segoe UI"/>
          <w:color w:val="24292E"/>
          <w:sz w:val="24"/>
          <w:szCs w:val="24"/>
          <w:lang w:eastAsia="en-GB"/>
        </w:rPr>
        <w:t xml:space="preserve">, Lichfield City </w:t>
      </w:r>
      <w:ins w:id="105" w:author="Matthew Smith" w:date="2021-03-07T01:12:00Z">
        <w:r w:rsidR="00473CDF">
          <w:rPr>
            <w:rFonts w:ascii="Segoe UI" w:eastAsia="Times New Roman" w:hAnsi="Segoe UI" w:cs="Segoe UI"/>
            <w:color w:val="24292E"/>
            <w:sz w:val="24"/>
            <w:szCs w:val="24"/>
            <w:lang w:eastAsia="en-GB"/>
          </w:rPr>
          <w:t>s</w:t>
        </w:r>
      </w:ins>
      <w:del w:id="106" w:author="Matthew Smith" w:date="2021-03-07T01:12:00Z">
        <w:r w:rsidRPr="006F30FD" w:rsidDel="00473CDF">
          <w:rPr>
            <w:rFonts w:ascii="Segoe UI" w:eastAsia="Times New Roman" w:hAnsi="Segoe UI" w:cs="Segoe UI"/>
            <w:color w:val="24292E"/>
            <w:sz w:val="24"/>
            <w:szCs w:val="24"/>
            <w:lang w:eastAsia="en-GB"/>
          </w:rPr>
          <w:delText>S</w:delText>
        </w:r>
      </w:del>
      <w:r w:rsidRPr="006F30FD">
        <w:rPr>
          <w:rFonts w:ascii="Segoe UI" w:eastAsia="Times New Roman" w:hAnsi="Segoe UI" w:cs="Segoe UI"/>
          <w:color w:val="24292E"/>
          <w:sz w:val="24"/>
          <w:szCs w:val="24"/>
          <w:lang w:eastAsia="en-GB"/>
        </w:rPr>
        <w:t xml:space="preserve">tation. </w:t>
      </w:r>
      <w:commentRangeStart w:id="107"/>
      <w:r w:rsidRPr="006F30FD">
        <w:rPr>
          <w:rFonts w:ascii="Segoe UI" w:eastAsia="Times New Roman" w:hAnsi="Segoe UI" w:cs="Segoe UI"/>
          <w:color w:val="24292E"/>
          <w:sz w:val="24"/>
          <w:szCs w:val="24"/>
          <w:lang w:eastAsia="en-GB"/>
        </w:rPr>
        <w:t xml:space="preserve">The train journey was a good excuse to snooze. </w:t>
      </w:r>
      <w:commentRangeEnd w:id="107"/>
      <w:r w:rsidR="00473CDF">
        <w:rPr>
          <w:rStyle w:val="CommentReference"/>
        </w:rPr>
        <w:commentReference w:id="107"/>
      </w:r>
      <w:commentRangeStart w:id="108"/>
      <w:r w:rsidRPr="006F30FD">
        <w:rPr>
          <w:rFonts w:ascii="Segoe UI" w:eastAsia="Times New Roman" w:hAnsi="Segoe UI" w:cs="Segoe UI"/>
          <w:color w:val="24292E"/>
          <w:sz w:val="24"/>
          <w:szCs w:val="24"/>
          <w:lang w:eastAsia="en-GB"/>
        </w:rPr>
        <w:t>I knew it was a dangerous time.</w:t>
      </w:r>
      <w:commentRangeEnd w:id="108"/>
      <w:r w:rsidR="00473CDF">
        <w:rPr>
          <w:rStyle w:val="CommentReference"/>
        </w:rPr>
        <w:commentReference w:id="108"/>
      </w:r>
      <w:r w:rsidRPr="006F30FD">
        <w:rPr>
          <w:rFonts w:ascii="Segoe UI" w:eastAsia="Times New Roman" w:hAnsi="Segoe UI" w:cs="Segoe UI"/>
          <w:color w:val="24292E"/>
          <w:sz w:val="24"/>
          <w:szCs w:val="24"/>
          <w:lang w:eastAsia="en-GB"/>
        </w:rPr>
        <w:t xml:space="preserve"> Ending up at the final stop, Lichfield Trent Valley, would result in a mile and a half walk home. Thankfully on this occasion that </w:t>
      </w:r>
      <w:proofErr w:type="gramStart"/>
      <w:r w:rsidRPr="006F30FD">
        <w:rPr>
          <w:rFonts w:ascii="Segoe UI" w:eastAsia="Times New Roman" w:hAnsi="Segoe UI" w:cs="Segoe UI"/>
          <w:color w:val="24292E"/>
          <w:sz w:val="24"/>
          <w:szCs w:val="24"/>
          <w:lang w:eastAsia="en-GB"/>
        </w:rPr>
        <w:t>didn't</w:t>
      </w:r>
      <w:proofErr w:type="gramEnd"/>
      <w:r w:rsidRPr="006F30FD">
        <w:rPr>
          <w:rFonts w:ascii="Segoe UI" w:eastAsia="Times New Roman" w:hAnsi="Segoe UI" w:cs="Segoe UI"/>
          <w:color w:val="24292E"/>
          <w:sz w:val="24"/>
          <w:szCs w:val="24"/>
          <w:lang w:eastAsia="en-GB"/>
        </w:rPr>
        <w:t xml:space="preserve"> happen.</w:t>
      </w:r>
    </w:p>
    <w:p w14:paraId="35D3A26F"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I opened the door to number 26: my vacant, quiet, 2 story </w:t>
      </w:r>
      <w:proofErr w:type="gramStart"/>
      <w:r w:rsidRPr="006F30FD">
        <w:rPr>
          <w:rFonts w:ascii="Segoe UI" w:eastAsia="Times New Roman" w:hAnsi="Segoe UI" w:cs="Segoe UI"/>
          <w:color w:val="24292E"/>
          <w:sz w:val="24"/>
          <w:szCs w:val="24"/>
          <w:lang w:eastAsia="en-GB"/>
        </w:rPr>
        <w:t>townhouse</w:t>
      </w:r>
      <w:proofErr w:type="gramEnd"/>
      <w:r w:rsidRPr="006F30FD">
        <w:rPr>
          <w:rFonts w:ascii="Segoe UI" w:eastAsia="Times New Roman" w:hAnsi="Segoe UI" w:cs="Segoe UI"/>
          <w:color w:val="24292E"/>
          <w:sz w:val="24"/>
          <w:szCs w:val="24"/>
          <w:lang w:eastAsia="en-GB"/>
        </w:rPr>
        <w:t xml:space="preserve">. </w:t>
      </w:r>
      <w:r w:rsidRPr="00473CDF">
        <w:rPr>
          <w:rFonts w:ascii="Segoe UI" w:eastAsia="Times New Roman" w:hAnsi="Segoe UI" w:cs="Segoe UI"/>
          <w:color w:val="24292E"/>
          <w:sz w:val="24"/>
          <w:szCs w:val="24"/>
          <w:highlight w:val="yellow"/>
          <w:lang w:eastAsia="en-GB"/>
          <w:rPrChange w:id="109" w:author="Matthew Smith" w:date="2021-03-07T01:15:00Z">
            <w:rPr>
              <w:rFonts w:ascii="Segoe UI" w:eastAsia="Times New Roman" w:hAnsi="Segoe UI" w:cs="Segoe UI"/>
              <w:color w:val="24292E"/>
              <w:sz w:val="24"/>
              <w:szCs w:val="24"/>
              <w:lang w:eastAsia="en-GB"/>
            </w:rPr>
          </w:rPrChange>
        </w:rPr>
        <w:t xml:space="preserve">I </w:t>
      </w:r>
      <w:commentRangeStart w:id="110"/>
      <w:r w:rsidRPr="00473CDF">
        <w:rPr>
          <w:rFonts w:ascii="Segoe UI" w:eastAsia="Times New Roman" w:hAnsi="Segoe UI" w:cs="Segoe UI"/>
          <w:color w:val="24292E"/>
          <w:sz w:val="24"/>
          <w:szCs w:val="24"/>
          <w:highlight w:val="yellow"/>
          <w:lang w:eastAsia="en-GB"/>
          <w:rPrChange w:id="111" w:author="Matthew Smith" w:date="2021-03-07T01:15:00Z">
            <w:rPr>
              <w:rFonts w:ascii="Segoe UI" w:eastAsia="Times New Roman" w:hAnsi="Segoe UI" w:cs="Segoe UI"/>
              <w:color w:val="24292E"/>
              <w:sz w:val="24"/>
              <w:szCs w:val="24"/>
              <w:lang w:eastAsia="en-GB"/>
            </w:rPr>
          </w:rPrChange>
        </w:rPr>
        <w:t>removed</w:t>
      </w:r>
      <w:commentRangeEnd w:id="110"/>
      <w:r w:rsidR="00473CDF">
        <w:rPr>
          <w:rStyle w:val="CommentReference"/>
        </w:rPr>
        <w:commentReference w:id="110"/>
      </w:r>
      <w:r w:rsidRPr="00473CDF">
        <w:rPr>
          <w:rFonts w:ascii="Segoe UI" w:eastAsia="Times New Roman" w:hAnsi="Segoe UI" w:cs="Segoe UI"/>
          <w:color w:val="24292E"/>
          <w:sz w:val="24"/>
          <w:szCs w:val="24"/>
          <w:highlight w:val="yellow"/>
          <w:lang w:eastAsia="en-GB"/>
          <w:rPrChange w:id="112" w:author="Matthew Smith" w:date="2021-03-07T01:15:00Z">
            <w:rPr>
              <w:rFonts w:ascii="Segoe UI" w:eastAsia="Times New Roman" w:hAnsi="Segoe UI" w:cs="Segoe UI"/>
              <w:color w:val="24292E"/>
              <w:sz w:val="24"/>
              <w:szCs w:val="24"/>
              <w:lang w:eastAsia="en-GB"/>
            </w:rPr>
          </w:rPrChange>
        </w:rPr>
        <w:t xml:space="preserve"> my shoes and placed them on the shoe rack in the hall.</w:t>
      </w:r>
      <w:r w:rsidRPr="006F30FD">
        <w:rPr>
          <w:rFonts w:ascii="Segoe UI" w:eastAsia="Times New Roman" w:hAnsi="Segoe UI" w:cs="Segoe UI"/>
          <w:color w:val="24292E"/>
          <w:sz w:val="24"/>
          <w:szCs w:val="24"/>
          <w:lang w:eastAsia="en-GB"/>
        </w:rPr>
        <w:t xml:space="preserve"> I hung my head and slowly walked into the cold lounge. I sat on the fat, tanned, leather recliner. </w:t>
      </w:r>
      <w:r w:rsidRPr="00473CDF">
        <w:rPr>
          <w:rFonts w:ascii="Segoe UI" w:eastAsia="Times New Roman" w:hAnsi="Segoe UI" w:cs="Segoe UI"/>
          <w:color w:val="24292E"/>
          <w:sz w:val="24"/>
          <w:szCs w:val="24"/>
          <w:highlight w:val="yellow"/>
          <w:lang w:eastAsia="en-GB"/>
          <w:rPrChange w:id="113" w:author="Matthew Smith" w:date="2021-03-07T01:14:00Z">
            <w:rPr>
              <w:rFonts w:ascii="Segoe UI" w:eastAsia="Times New Roman" w:hAnsi="Segoe UI" w:cs="Segoe UI"/>
              <w:color w:val="24292E"/>
              <w:sz w:val="24"/>
              <w:szCs w:val="24"/>
              <w:lang w:eastAsia="en-GB"/>
            </w:rPr>
          </w:rPrChange>
        </w:rPr>
        <w:t xml:space="preserve">I </w:t>
      </w:r>
      <w:commentRangeStart w:id="114"/>
      <w:r w:rsidRPr="00473CDF">
        <w:rPr>
          <w:rFonts w:ascii="Segoe UI" w:eastAsia="Times New Roman" w:hAnsi="Segoe UI" w:cs="Segoe UI"/>
          <w:color w:val="24292E"/>
          <w:sz w:val="24"/>
          <w:szCs w:val="24"/>
          <w:highlight w:val="yellow"/>
          <w:lang w:eastAsia="en-GB"/>
          <w:rPrChange w:id="115" w:author="Matthew Smith" w:date="2021-03-07T01:14:00Z">
            <w:rPr>
              <w:rFonts w:ascii="Segoe UI" w:eastAsia="Times New Roman" w:hAnsi="Segoe UI" w:cs="Segoe UI"/>
              <w:color w:val="24292E"/>
              <w:sz w:val="24"/>
              <w:szCs w:val="24"/>
              <w:lang w:eastAsia="en-GB"/>
            </w:rPr>
          </w:rPrChange>
        </w:rPr>
        <w:t>adjusted</w:t>
      </w:r>
      <w:commentRangeEnd w:id="114"/>
      <w:r w:rsidR="00473CDF">
        <w:rPr>
          <w:rStyle w:val="CommentReference"/>
        </w:rPr>
        <w:commentReference w:id="114"/>
      </w:r>
      <w:r w:rsidRPr="00473CDF">
        <w:rPr>
          <w:rFonts w:ascii="Segoe UI" w:eastAsia="Times New Roman" w:hAnsi="Segoe UI" w:cs="Segoe UI"/>
          <w:color w:val="24292E"/>
          <w:sz w:val="24"/>
          <w:szCs w:val="24"/>
          <w:highlight w:val="yellow"/>
          <w:lang w:eastAsia="en-GB"/>
          <w:rPrChange w:id="116" w:author="Matthew Smith" w:date="2021-03-07T01:14:00Z">
            <w:rPr>
              <w:rFonts w:ascii="Segoe UI" w:eastAsia="Times New Roman" w:hAnsi="Segoe UI" w:cs="Segoe UI"/>
              <w:color w:val="24292E"/>
              <w:sz w:val="24"/>
              <w:szCs w:val="24"/>
              <w:lang w:eastAsia="en-GB"/>
            </w:rPr>
          </w:rPrChange>
        </w:rPr>
        <w:t xml:space="preserve"> the recline, using the electric controller, to almost horizontal.</w:t>
      </w:r>
      <w:r w:rsidRPr="006F30FD">
        <w:rPr>
          <w:rFonts w:ascii="Segoe UI" w:eastAsia="Times New Roman" w:hAnsi="Segoe UI" w:cs="Segoe UI"/>
          <w:color w:val="24292E"/>
          <w:sz w:val="24"/>
          <w:szCs w:val="24"/>
          <w:lang w:eastAsia="en-GB"/>
        </w:rPr>
        <w:t xml:space="preserve"> I reached for my laptop and went to my first area of solace, my personal email. There I crafted an email to explain my current </w:t>
      </w:r>
      <w:commentRangeStart w:id="117"/>
      <w:r w:rsidRPr="006F30FD">
        <w:rPr>
          <w:rFonts w:ascii="Segoe UI" w:eastAsia="Times New Roman" w:hAnsi="Segoe UI" w:cs="Segoe UI"/>
          <w:color w:val="24292E"/>
          <w:sz w:val="24"/>
          <w:szCs w:val="24"/>
          <w:lang w:eastAsia="en-GB"/>
        </w:rPr>
        <w:t>predicament</w:t>
      </w:r>
      <w:commentRangeEnd w:id="117"/>
      <w:r w:rsidR="00473CDF">
        <w:rPr>
          <w:rStyle w:val="CommentReference"/>
        </w:rPr>
        <w:commentReference w:id="117"/>
      </w:r>
      <w:r w:rsidRPr="006F30FD">
        <w:rPr>
          <w:rFonts w:ascii="Segoe UI" w:eastAsia="Times New Roman" w:hAnsi="Segoe UI" w:cs="Segoe UI"/>
          <w:color w:val="24292E"/>
          <w:sz w:val="24"/>
          <w:szCs w:val="24"/>
          <w:lang w:eastAsia="en-GB"/>
        </w:rPr>
        <w:t xml:space="preserve">. I added the email addresses of friends, family and </w:t>
      </w:r>
      <w:r w:rsidRPr="006F30FD">
        <w:rPr>
          <w:rFonts w:ascii="Segoe UI" w:eastAsia="Times New Roman" w:hAnsi="Segoe UI" w:cs="Segoe UI"/>
          <w:color w:val="24292E"/>
          <w:sz w:val="24"/>
          <w:szCs w:val="24"/>
          <w:lang w:eastAsia="en-GB"/>
        </w:rPr>
        <w:lastRenderedPageBreak/>
        <w:t xml:space="preserve">colleagues to </w:t>
      </w:r>
      <w:proofErr w:type="gramStart"/>
      <w:r w:rsidRPr="006F30FD">
        <w:rPr>
          <w:rFonts w:ascii="Segoe UI" w:eastAsia="Times New Roman" w:hAnsi="Segoe UI" w:cs="Segoe UI"/>
          <w:color w:val="24292E"/>
          <w:sz w:val="24"/>
          <w:szCs w:val="24"/>
          <w:lang w:eastAsia="en-GB"/>
        </w:rPr>
        <w:t>the an</w:t>
      </w:r>
      <w:proofErr w:type="gramEnd"/>
      <w:del w:id="118" w:author="Matthew Smith" w:date="2021-03-07T01:15:00Z">
        <w:r w:rsidRPr="006F30FD" w:rsidDel="00473CDF">
          <w:rPr>
            <w:rFonts w:ascii="Segoe UI" w:eastAsia="Times New Roman" w:hAnsi="Segoe UI" w:cs="Segoe UI"/>
            <w:color w:val="24292E"/>
            <w:sz w:val="24"/>
            <w:szCs w:val="24"/>
            <w:lang w:eastAsia="en-GB"/>
          </w:rPr>
          <w:delText>n</w:delText>
        </w:r>
      </w:del>
      <w:r w:rsidRPr="006F30FD">
        <w:rPr>
          <w:rFonts w:ascii="Segoe UI" w:eastAsia="Times New Roman" w:hAnsi="Segoe UI" w:cs="Segoe UI"/>
          <w:color w:val="24292E"/>
          <w:sz w:val="24"/>
          <w:szCs w:val="24"/>
          <w:lang w:eastAsia="en-GB"/>
        </w:rPr>
        <w:t>onymous field. I clicked SEND, sighed and I looked out to the view of my poorly maintained back garden. Thoughts of "how will this news be received…? Am I reaching out to the right people?", crossed my mind. I wanted so badly to right the wrongs. I wanted so badly to have my job back. I felt so desperate. Everything, it felt, was reliant on my incomings. Firstly, I needed to reduce my outgoings. Where do I start? The TV? The car? The house!?</w:t>
      </w:r>
    </w:p>
    <w:p w14:paraId="130B4947" w14:textId="5F900A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It was late 2009, </w:t>
      </w:r>
      <w:commentRangeStart w:id="119"/>
      <w:r w:rsidRPr="006F30FD">
        <w:rPr>
          <w:rFonts w:ascii="Segoe UI" w:eastAsia="Times New Roman" w:hAnsi="Segoe UI" w:cs="Segoe UI"/>
          <w:color w:val="24292E"/>
          <w:sz w:val="24"/>
          <w:szCs w:val="24"/>
          <w:lang w:eastAsia="en-GB"/>
        </w:rPr>
        <w:t>the</w:t>
      </w:r>
      <w:commentRangeEnd w:id="119"/>
      <w:r w:rsidR="00473CDF">
        <w:rPr>
          <w:rStyle w:val="CommentReference"/>
        </w:rPr>
        <w:commentReference w:id="119"/>
      </w:r>
      <w:r w:rsidRPr="006F30FD">
        <w:rPr>
          <w:rFonts w:ascii="Segoe UI" w:eastAsia="Times New Roman" w:hAnsi="Segoe UI" w:cs="Segoe UI"/>
          <w:color w:val="24292E"/>
          <w:sz w:val="24"/>
          <w:szCs w:val="24"/>
          <w:lang w:eastAsia="en-GB"/>
        </w:rPr>
        <w:t xml:space="preserve"> housing bubble had burst in the Midlands around </w:t>
      </w:r>
      <w:commentRangeStart w:id="120"/>
      <w:r w:rsidRPr="006F30FD">
        <w:rPr>
          <w:rFonts w:ascii="Segoe UI" w:eastAsia="Times New Roman" w:hAnsi="Segoe UI" w:cs="Segoe UI"/>
          <w:color w:val="24292E"/>
          <w:sz w:val="24"/>
          <w:szCs w:val="24"/>
          <w:lang w:eastAsia="en-GB"/>
        </w:rPr>
        <w:t>July of 2007</w:t>
      </w:r>
      <w:commentRangeEnd w:id="120"/>
      <w:r w:rsidR="00D83AFA">
        <w:rPr>
          <w:rStyle w:val="CommentReference"/>
        </w:rPr>
        <w:commentReference w:id="120"/>
      </w:r>
      <w:r w:rsidRPr="006F30FD">
        <w:rPr>
          <w:rFonts w:ascii="Segoe UI" w:eastAsia="Times New Roman" w:hAnsi="Segoe UI" w:cs="Segoe UI"/>
          <w:color w:val="24292E"/>
          <w:sz w:val="24"/>
          <w:szCs w:val="24"/>
          <w:lang w:eastAsia="en-GB"/>
        </w:rPr>
        <w:t xml:space="preserve">. The effects of the subsequent recession </w:t>
      </w:r>
      <w:proofErr w:type="gramStart"/>
      <w:r w:rsidRPr="006F30FD">
        <w:rPr>
          <w:rFonts w:ascii="Segoe UI" w:eastAsia="Times New Roman" w:hAnsi="Segoe UI" w:cs="Segoe UI"/>
          <w:color w:val="24292E"/>
          <w:sz w:val="24"/>
          <w:szCs w:val="24"/>
          <w:lang w:eastAsia="en-GB"/>
        </w:rPr>
        <w:t>was</w:t>
      </w:r>
      <w:proofErr w:type="gramEnd"/>
      <w:r w:rsidRPr="006F30FD">
        <w:rPr>
          <w:rFonts w:ascii="Segoe UI" w:eastAsia="Times New Roman" w:hAnsi="Segoe UI" w:cs="Segoe UI"/>
          <w:color w:val="24292E"/>
          <w:sz w:val="24"/>
          <w:szCs w:val="24"/>
          <w:lang w:eastAsia="en-GB"/>
        </w:rPr>
        <w:t xml:space="preserve"> </w:t>
      </w:r>
      <w:ins w:id="121" w:author="Matthew Smith" w:date="2021-03-07T01:17:00Z">
        <w:r w:rsidR="00D83AFA">
          <w:rPr>
            <w:rFonts w:ascii="Segoe UI" w:eastAsia="Times New Roman" w:hAnsi="Segoe UI" w:cs="Segoe UI"/>
            <w:color w:val="24292E"/>
            <w:sz w:val="24"/>
            <w:szCs w:val="24"/>
            <w:lang w:eastAsia="en-GB"/>
          </w:rPr>
          <w:t xml:space="preserve">being </w:t>
        </w:r>
      </w:ins>
      <w:r w:rsidRPr="006F30FD">
        <w:rPr>
          <w:rFonts w:ascii="Segoe UI" w:eastAsia="Times New Roman" w:hAnsi="Segoe UI" w:cs="Segoe UI"/>
          <w:color w:val="24292E"/>
          <w:sz w:val="24"/>
          <w:szCs w:val="24"/>
          <w:lang w:eastAsia="en-GB"/>
        </w:rPr>
        <w:t xml:space="preserve">felt throughout the UK. </w:t>
      </w:r>
      <w:ins w:id="122" w:author="Matthew Smith" w:date="2021-03-07T01:19:00Z">
        <w:r w:rsidR="00D83AFA">
          <w:rPr>
            <w:rFonts w:ascii="Segoe UI" w:eastAsia="Times New Roman" w:hAnsi="Segoe UI" w:cs="Segoe UI"/>
            <w:color w:val="24292E"/>
            <w:sz w:val="24"/>
            <w:szCs w:val="24"/>
            <w:lang w:eastAsia="en-GB"/>
          </w:rPr>
          <w:t>Banks were hardly</w:t>
        </w:r>
        <w:r w:rsidR="00D83AFA" w:rsidRPr="006F30FD">
          <w:rPr>
            <w:rFonts w:ascii="Segoe UI" w:eastAsia="Times New Roman" w:hAnsi="Segoe UI" w:cs="Segoe UI"/>
            <w:color w:val="24292E"/>
            <w:sz w:val="24"/>
            <w:szCs w:val="24"/>
            <w:lang w:eastAsia="en-GB"/>
          </w:rPr>
          <w:t xml:space="preserve"> </w:t>
        </w:r>
        <w:r w:rsidR="00D83AFA">
          <w:rPr>
            <w:rFonts w:ascii="Segoe UI" w:eastAsia="Times New Roman" w:hAnsi="Segoe UI" w:cs="Segoe UI"/>
            <w:color w:val="24292E"/>
            <w:sz w:val="24"/>
            <w:szCs w:val="24"/>
            <w:lang w:eastAsia="en-GB"/>
          </w:rPr>
          <w:t>lending, f</w:t>
        </w:r>
      </w:ins>
      <w:del w:id="123" w:author="Matthew Smith" w:date="2021-03-07T01:18:00Z">
        <w:r w:rsidRPr="006F30FD" w:rsidDel="00D83AFA">
          <w:rPr>
            <w:rFonts w:ascii="Segoe UI" w:eastAsia="Times New Roman" w:hAnsi="Segoe UI" w:cs="Segoe UI"/>
            <w:color w:val="24292E"/>
            <w:sz w:val="24"/>
            <w:szCs w:val="24"/>
            <w:lang w:eastAsia="en-GB"/>
          </w:rPr>
          <w:delText>No one</w:delText>
        </w:r>
      </w:del>
      <w:ins w:id="124" w:author="Matthew Smith" w:date="2021-03-07T01:18:00Z">
        <w:r w:rsidR="00D83AFA">
          <w:rPr>
            <w:rFonts w:ascii="Segoe UI" w:eastAsia="Times New Roman" w:hAnsi="Segoe UI" w:cs="Segoe UI"/>
            <w:color w:val="24292E"/>
            <w:sz w:val="24"/>
            <w:szCs w:val="24"/>
            <w:lang w:eastAsia="en-GB"/>
          </w:rPr>
          <w:t>ew people</w:t>
        </w:r>
      </w:ins>
      <w:r w:rsidRPr="006F30FD">
        <w:rPr>
          <w:rFonts w:ascii="Segoe UI" w:eastAsia="Times New Roman" w:hAnsi="Segoe UI" w:cs="Segoe UI"/>
          <w:color w:val="24292E"/>
          <w:sz w:val="24"/>
          <w:szCs w:val="24"/>
          <w:lang w:eastAsia="en-GB"/>
        </w:rPr>
        <w:t xml:space="preserve"> had money</w:t>
      </w:r>
      <w:ins w:id="125" w:author="Matthew Smith" w:date="2021-03-07T01:18:00Z">
        <w:r w:rsidR="00D83AFA">
          <w:rPr>
            <w:rFonts w:ascii="Segoe UI" w:eastAsia="Times New Roman" w:hAnsi="Segoe UI" w:cs="Segoe UI"/>
            <w:color w:val="24292E"/>
            <w:sz w:val="24"/>
            <w:szCs w:val="24"/>
            <w:lang w:eastAsia="en-GB"/>
          </w:rPr>
          <w:t>, an</w:t>
        </w:r>
      </w:ins>
      <w:ins w:id="126" w:author="Matthew Smith" w:date="2021-03-07T01:19:00Z">
        <w:r w:rsidR="00D83AFA">
          <w:rPr>
            <w:rFonts w:ascii="Segoe UI" w:eastAsia="Times New Roman" w:hAnsi="Segoe UI" w:cs="Segoe UI"/>
            <w:color w:val="24292E"/>
            <w:sz w:val="24"/>
            <w:szCs w:val="24"/>
            <w:lang w:eastAsia="en-GB"/>
          </w:rPr>
          <w:t xml:space="preserve">d many people were feeling too insecure to spend. </w:t>
        </w:r>
      </w:ins>
      <w:del w:id="127" w:author="Matthew Smith" w:date="2021-03-07T01:19:00Z">
        <w:r w:rsidRPr="006F30FD" w:rsidDel="00D83AFA">
          <w:rPr>
            <w:rFonts w:ascii="Segoe UI" w:eastAsia="Times New Roman" w:hAnsi="Segoe UI" w:cs="Segoe UI"/>
            <w:color w:val="24292E"/>
            <w:sz w:val="24"/>
            <w:szCs w:val="24"/>
            <w:lang w:eastAsia="en-GB"/>
          </w:rPr>
          <w:delText xml:space="preserve"> and the ones who did weren’t going to spend it. </w:delText>
        </w:r>
      </w:del>
      <w:r w:rsidRPr="006F30FD">
        <w:rPr>
          <w:rFonts w:ascii="Segoe UI" w:eastAsia="Times New Roman" w:hAnsi="Segoe UI" w:cs="Segoe UI"/>
          <w:color w:val="24292E"/>
          <w:sz w:val="24"/>
          <w:szCs w:val="24"/>
          <w:lang w:eastAsia="en-GB"/>
        </w:rPr>
        <w:t xml:space="preserve">How did this affect me? I had originally bought my house for a cool £170,000 and owed over £150,000 to </w:t>
      </w:r>
      <w:ins w:id="128" w:author="Matthew Smith" w:date="2021-03-07T01:20:00Z">
        <w:r w:rsidR="00D83AFA">
          <w:rPr>
            <w:rFonts w:ascii="Segoe UI" w:eastAsia="Times New Roman" w:hAnsi="Segoe UI" w:cs="Segoe UI"/>
            <w:color w:val="24292E"/>
            <w:sz w:val="24"/>
            <w:szCs w:val="24"/>
            <w:lang w:eastAsia="en-GB"/>
          </w:rPr>
          <w:t xml:space="preserve">the </w:t>
        </w:r>
      </w:ins>
      <w:r w:rsidRPr="006F30FD">
        <w:rPr>
          <w:rFonts w:ascii="Segoe UI" w:eastAsia="Times New Roman" w:hAnsi="Segoe UI" w:cs="Segoe UI"/>
          <w:color w:val="24292E"/>
          <w:sz w:val="24"/>
          <w:szCs w:val="24"/>
          <w:lang w:eastAsia="en-GB"/>
        </w:rPr>
        <w:t xml:space="preserve">building society </w:t>
      </w:r>
      <w:commentRangeStart w:id="129"/>
      <w:r w:rsidRPr="00D83AFA">
        <w:rPr>
          <w:rFonts w:ascii="Segoe UI" w:eastAsia="Times New Roman" w:hAnsi="Segoe UI" w:cs="Segoe UI"/>
          <w:color w:val="24292E"/>
          <w:sz w:val="24"/>
          <w:szCs w:val="24"/>
          <w:highlight w:val="yellow"/>
          <w:lang w:eastAsia="en-GB"/>
          <w:rPrChange w:id="130" w:author="Matthew Smith" w:date="2021-03-07T01:20:00Z">
            <w:rPr>
              <w:rFonts w:ascii="Segoe UI" w:eastAsia="Times New Roman" w:hAnsi="Segoe UI" w:cs="Segoe UI"/>
              <w:color w:val="24292E"/>
              <w:sz w:val="24"/>
              <w:szCs w:val="24"/>
              <w:lang w:eastAsia="en-GB"/>
            </w:rPr>
          </w:rPrChange>
        </w:rPr>
        <w:t>Alliance</w:t>
      </w:r>
      <w:commentRangeEnd w:id="129"/>
      <w:r w:rsidR="00D83AFA">
        <w:rPr>
          <w:rStyle w:val="CommentReference"/>
        </w:rPr>
        <w:commentReference w:id="129"/>
      </w:r>
      <w:r w:rsidRPr="00D83AFA">
        <w:rPr>
          <w:rFonts w:ascii="Segoe UI" w:eastAsia="Times New Roman" w:hAnsi="Segoe UI" w:cs="Segoe UI"/>
          <w:color w:val="24292E"/>
          <w:sz w:val="24"/>
          <w:szCs w:val="24"/>
          <w:highlight w:val="yellow"/>
          <w:lang w:eastAsia="en-GB"/>
          <w:rPrChange w:id="131" w:author="Matthew Smith" w:date="2021-03-07T01:20:00Z">
            <w:rPr>
              <w:rFonts w:ascii="Segoe UI" w:eastAsia="Times New Roman" w:hAnsi="Segoe UI" w:cs="Segoe UI"/>
              <w:color w:val="24292E"/>
              <w:sz w:val="24"/>
              <w:szCs w:val="24"/>
              <w:lang w:eastAsia="en-GB"/>
            </w:rPr>
          </w:rPrChange>
        </w:rPr>
        <w:t xml:space="preserve"> and Leicester</w:t>
      </w:r>
      <w:r w:rsidRPr="006F30FD">
        <w:rPr>
          <w:rFonts w:ascii="Segoe UI" w:eastAsia="Times New Roman" w:hAnsi="Segoe UI" w:cs="Segoe UI"/>
          <w:color w:val="24292E"/>
          <w:sz w:val="24"/>
          <w:szCs w:val="24"/>
          <w:lang w:eastAsia="en-GB"/>
        </w:rPr>
        <w:t>. It was now worth less than £140,000. If I sold now, I would owe at least £10,000. Was it even possible to sell the property in the current housing market? What was the current rental market like?</w:t>
      </w:r>
    </w:p>
    <w:p w14:paraId="3306F12D"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The next day I composed myself and hesitantly walked to Bore Street, Lichfield's Estate Agent High Street. I began window-shopping in a formal order:</w:t>
      </w:r>
    </w:p>
    <w:p w14:paraId="2C5F10A8" w14:textId="77777777" w:rsidR="006F30FD" w:rsidRPr="006F30FD" w:rsidRDefault="006F30FD" w:rsidP="006F30FD">
      <w:pPr>
        <w:numPr>
          <w:ilvl w:val="0"/>
          <w:numId w:val="1"/>
        </w:numPr>
        <w:shd w:val="clear" w:color="auto" w:fill="FFFFFF"/>
        <w:spacing w:before="100" w:beforeAutospacing="1" w:after="100" w:afterAutospacing="1" w:line="240" w:lineRule="auto"/>
        <w:rPr>
          <w:rFonts w:ascii="Segoe UI" w:eastAsia="Times New Roman" w:hAnsi="Segoe UI" w:cs="Segoe UI"/>
          <w:color w:val="24292E"/>
          <w:sz w:val="24"/>
          <w:szCs w:val="24"/>
          <w:lang w:eastAsia="en-GB"/>
        </w:rPr>
      </w:pPr>
      <w:proofErr w:type="spellStart"/>
      <w:r w:rsidRPr="006F30FD">
        <w:rPr>
          <w:rFonts w:ascii="Segoe UI" w:eastAsia="Times New Roman" w:hAnsi="Segoe UI" w:cs="Segoe UI"/>
          <w:color w:val="24292E"/>
          <w:sz w:val="24"/>
          <w:szCs w:val="24"/>
          <w:lang w:eastAsia="en-GB"/>
        </w:rPr>
        <w:t>Tydemans</w:t>
      </w:r>
      <w:proofErr w:type="spellEnd"/>
    </w:p>
    <w:p w14:paraId="560ED78B" w14:textId="77777777" w:rsidR="006F30FD" w:rsidRPr="006F30FD" w:rsidRDefault="006F30FD" w:rsidP="006F30FD">
      <w:pPr>
        <w:numPr>
          <w:ilvl w:val="0"/>
          <w:numId w:val="1"/>
        </w:numPr>
        <w:shd w:val="clear" w:color="auto" w:fill="FFFFFF"/>
        <w:spacing w:before="60" w:after="100" w:afterAutospacing="1" w:line="240" w:lineRule="auto"/>
        <w:rPr>
          <w:rFonts w:ascii="Segoe UI" w:eastAsia="Times New Roman" w:hAnsi="Segoe UI" w:cs="Segoe UI"/>
          <w:color w:val="24292E"/>
          <w:sz w:val="24"/>
          <w:szCs w:val="24"/>
          <w:lang w:eastAsia="en-GB"/>
        </w:rPr>
      </w:pPr>
      <w:proofErr w:type="spellStart"/>
      <w:r w:rsidRPr="006F30FD">
        <w:rPr>
          <w:rFonts w:ascii="Segoe UI" w:eastAsia="Times New Roman" w:hAnsi="Segoe UI" w:cs="Segoe UI"/>
          <w:color w:val="24292E"/>
          <w:sz w:val="24"/>
          <w:szCs w:val="24"/>
          <w:lang w:eastAsia="en-GB"/>
        </w:rPr>
        <w:t>Jaymans</w:t>
      </w:r>
      <w:proofErr w:type="spellEnd"/>
    </w:p>
    <w:p w14:paraId="126FD986" w14:textId="77777777" w:rsidR="006F30FD" w:rsidRPr="006F30FD" w:rsidRDefault="006F30FD" w:rsidP="006F30FD">
      <w:pPr>
        <w:numPr>
          <w:ilvl w:val="0"/>
          <w:numId w:val="1"/>
        </w:numPr>
        <w:shd w:val="clear" w:color="auto" w:fill="FFFFFF"/>
        <w:spacing w:before="60"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Bill </w:t>
      </w:r>
      <w:proofErr w:type="spellStart"/>
      <w:r w:rsidRPr="006F30FD">
        <w:rPr>
          <w:rFonts w:ascii="Segoe UI" w:eastAsia="Times New Roman" w:hAnsi="Segoe UI" w:cs="Segoe UI"/>
          <w:color w:val="24292E"/>
          <w:sz w:val="24"/>
          <w:szCs w:val="24"/>
          <w:lang w:eastAsia="en-GB"/>
        </w:rPr>
        <w:t>Tandys</w:t>
      </w:r>
      <w:proofErr w:type="spellEnd"/>
    </w:p>
    <w:p w14:paraId="67F89DFA" w14:textId="77777777" w:rsidR="006F30FD" w:rsidRPr="006F30FD" w:rsidRDefault="006F30FD" w:rsidP="006F30FD">
      <w:pPr>
        <w:numPr>
          <w:ilvl w:val="0"/>
          <w:numId w:val="1"/>
        </w:numPr>
        <w:shd w:val="clear" w:color="auto" w:fill="FFFFFF"/>
        <w:spacing w:before="60"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Hunters</w:t>
      </w:r>
    </w:p>
    <w:p w14:paraId="47D177C8" w14:textId="77777777" w:rsidR="006F30FD" w:rsidRPr="006F30FD" w:rsidRDefault="006F30FD" w:rsidP="006F30FD">
      <w:pPr>
        <w:numPr>
          <w:ilvl w:val="0"/>
          <w:numId w:val="1"/>
        </w:numPr>
        <w:shd w:val="clear" w:color="auto" w:fill="FFFFFF"/>
        <w:spacing w:before="60" w:after="100" w:afterAutospacing="1" w:line="240" w:lineRule="auto"/>
        <w:rPr>
          <w:rFonts w:ascii="Segoe UI" w:eastAsia="Times New Roman" w:hAnsi="Segoe UI" w:cs="Segoe UI"/>
          <w:color w:val="24292E"/>
          <w:sz w:val="24"/>
          <w:szCs w:val="24"/>
          <w:lang w:eastAsia="en-GB"/>
        </w:rPr>
      </w:pPr>
      <w:proofErr w:type="spellStart"/>
      <w:r w:rsidRPr="006F30FD">
        <w:rPr>
          <w:rFonts w:ascii="Segoe UI" w:eastAsia="Times New Roman" w:hAnsi="Segoe UI" w:cs="Segoe UI"/>
          <w:color w:val="24292E"/>
          <w:sz w:val="24"/>
          <w:szCs w:val="24"/>
          <w:lang w:eastAsia="en-GB"/>
        </w:rPr>
        <w:t>Chattings</w:t>
      </w:r>
      <w:proofErr w:type="spellEnd"/>
    </w:p>
    <w:p w14:paraId="49ED0614"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I popped in and spoke to a member of staff in each venue. By the time I got to the bottom of Bore street I was well versed in the housing market. Overwhelmingly, house rental was the recommendation.</w:t>
      </w:r>
    </w:p>
    <w:p w14:paraId="250EFF9D" w14:textId="32FBFF3F"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proofErr w:type="spellStart"/>
      <w:r w:rsidRPr="006F30FD">
        <w:rPr>
          <w:rFonts w:ascii="Segoe UI" w:eastAsia="Times New Roman" w:hAnsi="Segoe UI" w:cs="Segoe UI"/>
          <w:color w:val="24292E"/>
          <w:sz w:val="24"/>
          <w:szCs w:val="24"/>
          <w:lang w:eastAsia="en-GB"/>
        </w:rPr>
        <w:t>Chattings</w:t>
      </w:r>
      <w:proofErr w:type="spellEnd"/>
      <w:r w:rsidRPr="006F30FD">
        <w:rPr>
          <w:rFonts w:ascii="Segoe UI" w:eastAsia="Times New Roman" w:hAnsi="Segoe UI" w:cs="Segoe UI"/>
          <w:color w:val="24292E"/>
          <w:sz w:val="24"/>
          <w:szCs w:val="24"/>
          <w:lang w:eastAsia="en-GB"/>
        </w:rPr>
        <w:t xml:space="preserve"> and </w:t>
      </w:r>
      <w:proofErr w:type="spellStart"/>
      <w:r w:rsidRPr="006F30FD">
        <w:rPr>
          <w:rFonts w:ascii="Segoe UI" w:eastAsia="Times New Roman" w:hAnsi="Segoe UI" w:cs="Segoe UI"/>
          <w:color w:val="24292E"/>
          <w:sz w:val="24"/>
          <w:szCs w:val="24"/>
          <w:lang w:eastAsia="en-GB"/>
        </w:rPr>
        <w:t>Tydemans</w:t>
      </w:r>
      <w:proofErr w:type="spellEnd"/>
      <w:r w:rsidRPr="006F30FD">
        <w:rPr>
          <w:rFonts w:ascii="Segoe UI" w:eastAsia="Times New Roman" w:hAnsi="Segoe UI" w:cs="Segoe UI"/>
          <w:color w:val="24292E"/>
          <w:sz w:val="24"/>
          <w:szCs w:val="24"/>
          <w:lang w:eastAsia="en-GB"/>
        </w:rPr>
        <w:t xml:space="preserve"> Estate Agents signalled their interest. Both asked to see the property before </w:t>
      </w:r>
      <w:proofErr w:type="gramStart"/>
      <w:r w:rsidRPr="006F30FD">
        <w:rPr>
          <w:rFonts w:ascii="Segoe UI" w:eastAsia="Times New Roman" w:hAnsi="Segoe UI" w:cs="Segoe UI"/>
          <w:color w:val="24292E"/>
          <w:sz w:val="24"/>
          <w:szCs w:val="24"/>
          <w:lang w:eastAsia="en-GB"/>
        </w:rPr>
        <w:t>entering into</w:t>
      </w:r>
      <w:proofErr w:type="gramEnd"/>
      <w:r w:rsidRPr="006F30FD">
        <w:rPr>
          <w:rFonts w:ascii="Segoe UI" w:eastAsia="Times New Roman" w:hAnsi="Segoe UI" w:cs="Segoe UI"/>
          <w:color w:val="24292E"/>
          <w:sz w:val="24"/>
          <w:szCs w:val="24"/>
          <w:lang w:eastAsia="en-GB"/>
        </w:rPr>
        <w:t xml:space="preserve"> contract negotiations. I felt happier. I was desperate to complete the process quickly. Unfortunately, it was going to take time. Emailing and phoning my </w:t>
      </w:r>
      <w:commentRangeStart w:id="132"/>
      <w:r w:rsidRPr="00D83AFA">
        <w:rPr>
          <w:rFonts w:ascii="Segoe UI" w:eastAsia="Times New Roman" w:hAnsi="Segoe UI" w:cs="Segoe UI"/>
          <w:color w:val="24292E"/>
          <w:sz w:val="24"/>
          <w:szCs w:val="24"/>
          <w:highlight w:val="yellow"/>
          <w:lang w:eastAsia="en-GB"/>
          <w:rPrChange w:id="133" w:author="Matthew Smith" w:date="2021-03-07T01:21:00Z">
            <w:rPr>
              <w:rFonts w:ascii="Segoe UI" w:eastAsia="Times New Roman" w:hAnsi="Segoe UI" w:cs="Segoe UI"/>
              <w:color w:val="24292E"/>
              <w:sz w:val="24"/>
              <w:szCs w:val="24"/>
              <w:lang w:eastAsia="en-GB"/>
            </w:rPr>
          </w:rPrChange>
        </w:rPr>
        <w:t>community</w:t>
      </w:r>
      <w:commentRangeEnd w:id="132"/>
      <w:r w:rsidR="00D83AFA">
        <w:rPr>
          <w:rStyle w:val="CommentReference"/>
        </w:rPr>
        <w:commentReference w:id="132"/>
      </w:r>
      <w:r w:rsidRPr="006F30FD">
        <w:rPr>
          <w:rFonts w:ascii="Segoe UI" w:eastAsia="Times New Roman" w:hAnsi="Segoe UI" w:cs="Segoe UI"/>
          <w:color w:val="24292E"/>
          <w:sz w:val="24"/>
          <w:szCs w:val="24"/>
          <w:lang w:eastAsia="en-GB"/>
        </w:rPr>
        <w:t xml:space="preserve"> was the best way I saw fit to spend my spare time. </w:t>
      </w:r>
      <w:commentRangeStart w:id="134"/>
      <w:r w:rsidRPr="00D83AFA">
        <w:rPr>
          <w:rFonts w:ascii="Segoe UI" w:eastAsia="Times New Roman" w:hAnsi="Segoe UI" w:cs="Segoe UI"/>
          <w:color w:val="24292E"/>
          <w:sz w:val="24"/>
          <w:szCs w:val="24"/>
          <w:highlight w:val="yellow"/>
          <w:lang w:eastAsia="en-GB"/>
          <w:rPrChange w:id="135" w:author="Matthew Smith" w:date="2021-03-07T01:22:00Z">
            <w:rPr>
              <w:rFonts w:ascii="Segoe UI" w:eastAsia="Times New Roman" w:hAnsi="Segoe UI" w:cs="Segoe UI"/>
              <w:color w:val="24292E"/>
              <w:sz w:val="24"/>
              <w:szCs w:val="24"/>
              <w:lang w:eastAsia="en-GB"/>
            </w:rPr>
          </w:rPrChange>
        </w:rPr>
        <w:t>With</w:t>
      </w:r>
      <w:commentRangeEnd w:id="134"/>
      <w:r w:rsidR="00D83AFA">
        <w:rPr>
          <w:rStyle w:val="CommentReference"/>
        </w:rPr>
        <w:commentReference w:id="134"/>
      </w:r>
      <w:r w:rsidRPr="00D83AFA">
        <w:rPr>
          <w:rFonts w:ascii="Segoe UI" w:eastAsia="Times New Roman" w:hAnsi="Segoe UI" w:cs="Segoe UI"/>
          <w:color w:val="24292E"/>
          <w:sz w:val="24"/>
          <w:szCs w:val="24"/>
          <w:highlight w:val="yellow"/>
          <w:lang w:eastAsia="en-GB"/>
          <w:rPrChange w:id="136" w:author="Matthew Smith" w:date="2021-03-07T01:22:00Z">
            <w:rPr>
              <w:rFonts w:ascii="Segoe UI" w:eastAsia="Times New Roman" w:hAnsi="Segoe UI" w:cs="Segoe UI"/>
              <w:color w:val="24292E"/>
              <w:sz w:val="24"/>
              <w:szCs w:val="24"/>
              <w:lang w:eastAsia="en-GB"/>
            </w:rPr>
          </w:rPrChange>
        </w:rPr>
        <w:t xml:space="preserve"> the maturing of the internet, especially social media sites such as Facebook and LinkedIn</w:t>
      </w:r>
      <w:r w:rsidRPr="006F30FD">
        <w:rPr>
          <w:rFonts w:ascii="Segoe UI" w:eastAsia="Times New Roman" w:hAnsi="Segoe UI" w:cs="Segoe UI"/>
          <w:color w:val="24292E"/>
          <w:sz w:val="24"/>
          <w:szCs w:val="24"/>
          <w:lang w:eastAsia="en-GB"/>
        </w:rPr>
        <w:t xml:space="preserve">, it was easy to stay in touch with my loved ones and colleagues. All it took was a message, "I need your help!". I really appreciated my old colleagues forwarding me prospective job leads and helping me </w:t>
      </w:r>
      <w:ins w:id="137" w:author="Matthew Smith" w:date="2021-03-07T01:22:00Z">
        <w:r w:rsidR="00D83AFA">
          <w:rPr>
            <w:rFonts w:ascii="Segoe UI" w:eastAsia="Times New Roman" w:hAnsi="Segoe UI" w:cs="Segoe UI"/>
            <w:color w:val="24292E"/>
            <w:sz w:val="24"/>
            <w:szCs w:val="24"/>
            <w:lang w:eastAsia="en-GB"/>
          </w:rPr>
          <w:t xml:space="preserve">to </w:t>
        </w:r>
      </w:ins>
      <w:r w:rsidRPr="006F30FD">
        <w:rPr>
          <w:rFonts w:ascii="Segoe UI" w:eastAsia="Times New Roman" w:hAnsi="Segoe UI" w:cs="Segoe UI"/>
          <w:color w:val="24292E"/>
          <w:sz w:val="24"/>
          <w:szCs w:val="24"/>
          <w:lang w:eastAsia="en-GB"/>
        </w:rPr>
        <w:t xml:space="preserve">revise my CV. I contacted job agencies via job sites. Being desperately in need of a job I felt in a terrible bargaining position. Every time my phone </w:t>
      </w:r>
      <w:proofErr w:type="gramStart"/>
      <w:r w:rsidRPr="006F30FD">
        <w:rPr>
          <w:rFonts w:ascii="Segoe UI" w:eastAsia="Times New Roman" w:hAnsi="Segoe UI" w:cs="Segoe UI"/>
          <w:color w:val="24292E"/>
          <w:sz w:val="24"/>
          <w:szCs w:val="24"/>
          <w:lang w:eastAsia="en-GB"/>
        </w:rPr>
        <w:t>rang</w:t>
      </w:r>
      <w:proofErr w:type="gramEnd"/>
      <w:r w:rsidRPr="006F30FD">
        <w:rPr>
          <w:rFonts w:ascii="Segoe UI" w:eastAsia="Times New Roman" w:hAnsi="Segoe UI" w:cs="Segoe UI"/>
          <w:color w:val="24292E"/>
          <w:sz w:val="24"/>
          <w:szCs w:val="24"/>
          <w:lang w:eastAsia="en-GB"/>
        </w:rPr>
        <w:t xml:space="preserve"> I jumped on it, hoping to hear of a job opportunity. I so wanted every call to be "Dave, we found you the ideal job. It’s in your field of expertise, a stone’s throw from where you live, offering £40k+ and you start tomorrow!" Basically, my old job. I yearned to still be there at the office, working with </w:t>
      </w:r>
      <w:r w:rsidRPr="006F30FD">
        <w:rPr>
          <w:rFonts w:ascii="Segoe UI" w:eastAsia="Times New Roman" w:hAnsi="Segoe UI" w:cs="Segoe UI"/>
          <w:color w:val="24292E"/>
          <w:sz w:val="24"/>
          <w:szCs w:val="24"/>
          <w:lang w:eastAsia="en-GB"/>
        </w:rPr>
        <w:lastRenderedPageBreak/>
        <w:t>amazing people and doing a job I loved. I had low self-esteem and lacked self-respect.</w:t>
      </w:r>
    </w:p>
    <w:p w14:paraId="4B70F56A"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In the weeks that followed I became ever more desperate to find a job. I even made enquiries about my </w:t>
      </w:r>
      <w:commentRangeStart w:id="138"/>
      <w:r w:rsidRPr="006F30FD">
        <w:rPr>
          <w:rFonts w:ascii="Segoe UI" w:eastAsia="Times New Roman" w:hAnsi="Segoe UI" w:cs="Segoe UI"/>
          <w:color w:val="24292E"/>
          <w:sz w:val="24"/>
          <w:szCs w:val="24"/>
          <w:lang w:eastAsia="en-GB"/>
        </w:rPr>
        <w:t xml:space="preserve">old job. </w:t>
      </w:r>
      <w:commentRangeEnd w:id="138"/>
      <w:r w:rsidR="00D83AFA">
        <w:rPr>
          <w:rStyle w:val="CommentReference"/>
        </w:rPr>
        <w:commentReference w:id="138"/>
      </w:r>
      <w:r w:rsidRPr="006F30FD">
        <w:rPr>
          <w:rFonts w:ascii="Segoe UI" w:eastAsia="Times New Roman" w:hAnsi="Segoe UI" w:cs="Segoe UI"/>
          <w:color w:val="24292E"/>
          <w:sz w:val="24"/>
          <w:szCs w:val="24"/>
          <w:lang w:eastAsia="en-GB"/>
        </w:rPr>
        <w:t>Funnily enough, my previous employers were in no mood to offer me an olive branch. I appreciated the kind words of assistance from old colleagues. My hopes were lifted knowing I had support. Unfortunately, I had no opportunities.</w:t>
      </w:r>
    </w:p>
    <w:p w14:paraId="4783B302" w14:textId="1EBF7DB4"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I began spending more time at my </w:t>
      </w:r>
      <w:proofErr w:type="spellStart"/>
      <w:proofErr w:type="gramStart"/>
      <w:r w:rsidRPr="006F30FD">
        <w:rPr>
          <w:rFonts w:ascii="Segoe UI" w:eastAsia="Times New Roman" w:hAnsi="Segoe UI" w:cs="Segoe UI"/>
          <w:color w:val="24292E"/>
          <w:sz w:val="24"/>
          <w:szCs w:val="24"/>
          <w:lang w:eastAsia="en-GB"/>
        </w:rPr>
        <w:t>parents</w:t>
      </w:r>
      <w:proofErr w:type="spellEnd"/>
      <w:proofErr w:type="gramEnd"/>
      <w:r w:rsidRPr="006F30FD">
        <w:rPr>
          <w:rFonts w:ascii="Segoe UI" w:eastAsia="Times New Roman" w:hAnsi="Segoe UI" w:cs="Segoe UI"/>
          <w:color w:val="24292E"/>
          <w:sz w:val="24"/>
          <w:szCs w:val="24"/>
          <w:lang w:eastAsia="en-GB"/>
        </w:rPr>
        <w:t xml:space="preserve"> home. The thought of being alone at this time would have been mentally challenging. One morning when I browsed </w:t>
      </w:r>
      <w:del w:id="139" w:author="Matthew Smith" w:date="2021-03-07T01:24:00Z">
        <w:r w:rsidRPr="006F30FD" w:rsidDel="00D83AFA">
          <w:rPr>
            <w:rFonts w:ascii="Segoe UI" w:eastAsia="Times New Roman" w:hAnsi="Segoe UI" w:cs="Segoe UI"/>
            <w:color w:val="24292E"/>
            <w:sz w:val="24"/>
            <w:szCs w:val="24"/>
            <w:lang w:eastAsia="en-GB"/>
          </w:rPr>
          <w:delText xml:space="preserve">social work site </w:delText>
        </w:r>
      </w:del>
      <w:r w:rsidRPr="006F30FD">
        <w:rPr>
          <w:rFonts w:ascii="Segoe UI" w:eastAsia="Times New Roman" w:hAnsi="Segoe UI" w:cs="Segoe UI"/>
          <w:color w:val="24292E"/>
          <w:sz w:val="24"/>
          <w:szCs w:val="24"/>
          <w:lang w:eastAsia="en-GB"/>
        </w:rPr>
        <w:t xml:space="preserve">LinkedIn a post stood out. It was posted by an old Australian colleague, not any old colleague. Mark was the reason I was a software tester. He employed me as a graduate back in 2003. The posting read, "Looking for UK test consultants who may want to be sponsored into fulltime employment in Australia.". I initially looked at the advert dismissively. "Live and work in Australia?! </w:t>
      </w:r>
      <w:proofErr w:type="gramStart"/>
      <w:r w:rsidRPr="006F30FD">
        <w:rPr>
          <w:rFonts w:ascii="Segoe UI" w:eastAsia="Times New Roman" w:hAnsi="Segoe UI" w:cs="Segoe UI"/>
          <w:color w:val="24292E"/>
          <w:sz w:val="24"/>
          <w:szCs w:val="24"/>
          <w:lang w:eastAsia="en-GB"/>
        </w:rPr>
        <w:t>That's</w:t>
      </w:r>
      <w:proofErr w:type="gramEnd"/>
      <w:r w:rsidRPr="006F30FD">
        <w:rPr>
          <w:rFonts w:ascii="Segoe UI" w:eastAsia="Times New Roman" w:hAnsi="Segoe UI" w:cs="Segoe UI"/>
          <w:color w:val="24292E"/>
          <w:sz w:val="24"/>
          <w:szCs w:val="24"/>
          <w:lang w:eastAsia="en-GB"/>
        </w:rPr>
        <w:t xml:space="preserve"> crazy.", </w:t>
      </w:r>
      <w:commentRangeStart w:id="140"/>
      <w:r w:rsidRPr="006F30FD">
        <w:rPr>
          <w:rFonts w:ascii="Segoe UI" w:eastAsia="Times New Roman" w:hAnsi="Segoe UI" w:cs="Segoe UI"/>
          <w:color w:val="24292E"/>
          <w:sz w:val="24"/>
          <w:szCs w:val="24"/>
          <w:lang w:eastAsia="en-GB"/>
        </w:rPr>
        <w:t>I thought.</w:t>
      </w:r>
      <w:commentRangeEnd w:id="140"/>
      <w:r w:rsidR="00D83AFA">
        <w:rPr>
          <w:rStyle w:val="CommentReference"/>
        </w:rPr>
        <w:commentReference w:id="140"/>
      </w:r>
    </w:p>
    <w:p w14:paraId="227722DA"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In the days that followed my appetite for work grew. I found myself returning to Mark’s LinkedIn advert. The idea, seemingly outrageous at first, became more exciting the more I warmed to it. I reached out again to my network of colleagues for any work opportunities in the UK. Nothing. I asked them if I should consider Mark’s LinkedIn job posting. Unanimously they recommended considering it.</w:t>
      </w:r>
    </w:p>
    <w:p w14:paraId="4F80D7D7"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The next </w:t>
      </w:r>
      <w:proofErr w:type="gramStart"/>
      <w:r w:rsidRPr="006F30FD">
        <w:rPr>
          <w:rFonts w:ascii="Segoe UI" w:eastAsia="Times New Roman" w:hAnsi="Segoe UI" w:cs="Segoe UI"/>
          <w:color w:val="24292E"/>
          <w:sz w:val="24"/>
          <w:szCs w:val="24"/>
          <w:lang w:eastAsia="en-GB"/>
        </w:rPr>
        <w:t>morning</w:t>
      </w:r>
      <w:proofErr w:type="gramEnd"/>
      <w:r w:rsidRPr="006F30FD">
        <w:rPr>
          <w:rFonts w:ascii="Segoe UI" w:eastAsia="Times New Roman" w:hAnsi="Segoe UI" w:cs="Segoe UI"/>
          <w:color w:val="24292E"/>
          <w:sz w:val="24"/>
          <w:szCs w:val="24"/>
          <w:lang w:eastAsia="en-GB"/>
        </w:rPr>
        <w:t xml:space="preserve"> I set aside my stubbornness and inner fears. I crafted the following email, destination Mark.</w:t>
      </w:r>
    </w:p>
    <w:p w14:paraId="1CE53A5C" w14:textId="77777777" w:rsidR="006F30FD" w:rsidRPr="006F30FD" w:rsidRDefault="006F30FD" w:rsidP="006F30FD">
      <w:pPr>
        <w:shd w:val="clear" w:color="auto" w:fill="FFFFFF"/>
        <w:spacing w:after="240" w:line="240" w:lineRule="auto"/>
        <w:rPr>
          <w:rFonts w:ascii="Segoe UI" w:eastAsia="Times New Roman" w:hAnsi="Segoe UI" w:cs="Segoe UI"/>
          <w:sz w:val="24"/>
          <w:szCs w:val="24"/>
          <w:lang w:eastAsia="en-GB"/>
        </w:rPr>
      </w:pPr>
      <w:r w:rsidRPr="006F30FD">
        <w:rPr>
          <w:rFonts w:ascii="Segoe UI" w:eastAsia="Times New Roman" w:hAnsi="Segoe UI" w:cs="Segoe UI"/>
          <w:sz w:val="24"/>
          <w:szCs w:val="24"/>
          <w:lang w:eastAsia="en-GB"/>
        </w:rPr>
        <w:t>Hello Mark,</w:t>
      </w:r>
    </w:p>
    <w:p w14:paraId="20FC9A70" w14:textId="77777777" w:rsidR="006F30FD" w:rsidRPr="006F30FD" w:rsidRDefault="006F30FD" w:rsidP="006F30FD">
      <w:pPr>
        <w:shd w:val="clear" w:color="auto" w:fill="FFFFFF"/>
        <w:spacing w:after="240" w:line="240" w:lineRule="auto"/>
        <w:rPr>
          <w:rFonts w:ascii="Segoe UI" w:eastAsia="Times New Roman" w:hAnsi="Segoe UI" w:cs="Segoe UI"/>
          <w:sz w:val="24"/>
          <w:szCs w:val="24"/>
          <w:lang w:eastAsia="en-GB"/>
        </w:rPr>
      </w:pPr>
      <w:r w:rsidRPr="006F30FD">
        <w:rPr>
          <w:rFonts w:ascii="Segoe UI" w:eastAsia="Times New Roman" w:hAnsi="Segoe UI" w:cs="Segoe UI"/>
          <w:sz w:val="24"/>
          <w:szCs w:val="24"/>
          <w:lang w:eastAsia="en-GB"/>
        </w:rPr>
        <w:t xml:space="preserve">I have now left the consultancy and am now seeking work opportunities. Do you have any further information </w:t>
      </w:r>
      <w:proofErr w:type="spellStart"/>
      <w:r w:rsidRPr="006F30FD">
        <w:rPr>
          <w:rFonts w:ascii="Segoe UI" w:eastAsia="Times New Roman" w:hAnsi="Segoe UI" w:cs="Segoe UI"/>
          <w:sz w:val="24"/>
          <w:szCs w:val="24"/>
          <w:lang w:eastAsia="en-GB"/>
        </w:rPr>
        <w:t>wrt</w:t>
      </w:r>
      <w:proofErr w:type="spellEnd"/>
      <w:r w:rsidRPr="006F30FD">
        <w:rPr>
          <w:rFonts w:ascii="Segoe UI" w:eastAsia="Times New Roman" w:hAnsi="Segoe UI" w:cs="Segoe UI"/>
          <w:sz w:val="24"/>
          <w:szCs w:val="24"/>
          <w:lang w:eastAsia="en-GB"/>
        </w:rPr>
        <w:t xml:space="preserve"> "looking for UK test consultants he knows who may want to be sponsored into fulltime employment in Australia"?</w:t>
      </w:r>
    </w:p>
    <w:p w14:paraId="15BD8B50" w14:textId="77777777" w:rsidR="006F30FD" w:rsidRPr="006F30FD" w:rsidRDefault="006F30FD" w:rsidP="006F30FD">
      <w:pPr>
        <w:shd w:val="clear" w:color="auto" w:fill="FFFFFF"/>
        <w:spacing w:after="240" w:line="240" w:lineRule="auto"/>
        <w:rPr>
          <w:rFonts w:ascii="Segoe UI" w:eastAsia="Times New Roman" w:hAnsi="Segoe UI" w:cs="Segoe UI"/>
          <w:sz w:val="24"/>
          <w:szCs w:val="24"/>
          <w:lang w:eastAsia="en-GB"/>
        </w:rPr>
      </w:pPr>
      <w:r w:rsidRPr="006F30FD">
        <w:rPr>
          <w:rFonts w:ascii="Segoe UI" w:eastAsia="Times New Roman" w:hAnsi="Segoe UI" w:cs="Segoe UI"/>
          <w:sz w:val="24"/>
          <w:szCs w:val="24"/>
          <w:lang w:eastAsia="en-GB"/>
        </w:rPr>
        <w:t>Thanks,</w:t>
      </w:r>
    </w:p>
    <w:p w14:paraId="239640A0" w14:textId="77777777" w:rsidR="006F30FD" w:rsidRPr="006F30FD" w:rsidRDefault="006F30FD" w:rsidP="006F30FD">
      <w:pPr>
        <w:shd w:val="clear" w:color="auto" w:fill="FFFFFF"/>
        <w:spacing w:line="240" w:lineRule="auto"/>
        <w:rPr>
          <w:rFonts w:ascii="Segoe UI" w:eastAsia="Times New Roman" w:hAnsi="Segoe UI" w:cs="Segoe UI"/>
          <w:sz w:val="24"/>
          <w:szCs w:val="24"/>
          <w:lang w:eastAsia="en-GB"/>
        </w:rPr>
      </w:pPr>
      <w:r w:rsidRPr="006F30FD">
        <w:rPr>
          <w:rFonts w:ascii="Segoe UI" w:eastAsia="Times New Roman" w:hAnsi="Segoe UI" w:cs="Segoe UI"/>
          <w:sz w:val="24"/>
          <w:szCs w:val="24"/>
          <w:lang w:eastAsia="en-GB"/>
        </w:rPr>
        <w:t>David Clarke</w:t>
      </w:r>
    </w:p>
    <w:p w14:paraId="5639F551"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My heart raced as I clicked SEND. Throughout the day I thought of life in Australia, a life turned upside down, it brought a smile to my face.</w:t>
      </w:r>
    </w:p>
    <w:p w14:paraId="0885114D" w14:textId="7E0D23CF"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proofErr w:type="spellStart"/>
      <w:r w:rsidRPr="006F30FD">
        <w:rPr>
          <w:rFonts w:ascii="Segoe UI" w:eastAsia="Times New Roman" w:hAnsi="Segoe UI" w:cs="Segoe UI"/>
          <w:color w:val="24292E"/>
          <w:sz w:val="24"/>
          <w:szCs w:val="24"/>
          <w:lang w:eastAsia="en-GB"/>
        </w:rPr>
        <w:t>Chattings</w:t>
      </w:r>
      <w:proofErr w:type="spellEnd"/>
      <w:r w:rsidRPr="006F30FD">
        <w:rPr>
          <w:rFonts w:ascii="Segoe UI" w:eastAsia="Times New Roman" w:hAnsi="Segoe UI" w:cs="Segoe UI"/>
          <w:color w:val="24292E"/>
          <w:sz w:val="24"/>
          <w:szCs w:val="24"/>
          <w:lang w:eastAsia="en-GB"/>
        </w:rPr>
        <w:t xml:space="preserve">, the estate agents, agreed to act as landlords of my Lichfield property. They quickly found tenants. A </w:t>
      </w:r>
      <w:proofErr w:type="gramStart"/>
      <w:r w:rsidRPr="006F30FD">
        <w:rPr>
          <w:rFonts w:ascii="Segoe UI" w:eastAsia="Times New Roman" w:hAnsi="Segoe UI" w:cs="Segoe UI"/>
          <w:color w:val="24292E"/>
          <w:sz w:val="24"/>
          <w:szCs w:val="24"/>
          <w:lang w:eastAsia="en-GB"/>
        </w:rPr>
        <w:t>middle age</w:t>
      </w:r>
      <w:ins w:id="141" w:author="Matthew Smith" w:date="2021-03-07T01:27:00Z">
        <w:r w:rsidR="00204A7A">
          <w:rPr>
            <w:rFonts w:ascii="Segoe UI" w:eastAsia="Times New Roman" w:hAnsi="Segoe UI" w:cs="Segoe UI"/>
            <w:color w:val="24292E"/>
            <w:sz w:val="24"/>
            <w:szCs w:val="24"/>
            <w:lang w:eastAsia="en-GB"/>
          </w:rPr>
          <w:t>d</w:t>
        </w:r>
      </w:ins>
      <w:proofErr w:type="gramEnd"/>
      <w:r w:rsidRPr="006F30FD">
        <w:rPr>
          <w:rFonts w:ascii="Segoe UI" w:eastAsia="Times New Roman" w:hAnsi="Segoe UI" w:cs="Segoe UI"/>
          <w:color w:val="24292E"/>
          <w:sz w:val="24"/>
          <w:szCs w:val="24"/>
          <w:lang w:eastAsia="en-GB"/>
        </w:rPr>
        <w:t xml:space="preserve"> couple: He worked in the Midlands, she worked in Manchester. They owned a dog. Was I happy with a dog running around my house? I pondered </w:t>
      </w:r>
      <w:ins w:id="142" w:author="Matthew Smith" w:date="2021-03-07T01:27:00Z">
        <w:r w:rsidR="00204A7A">
          <w:rPr>
            <w:rFonts w:ascii="Segoe UI" w:eastAsia="Times New Roman" w:hAnsi="Segoe UI" w:cs="Segoe UI"/>
            <w:color w:val="24292E"/>
            <w:sz w:val="24"/>
            <w:szCs w:val="24"/>
            <w:lang w:eastAsia="en-GB"/>
          </w:rPr>
          <w:t xml:space="preserve">it </w:t>
        </w:r>
      </w:ins>
      <w:r w:rsidRPr="006F30FD">
        <w:rPr>
          <w:rFonts w:ascii="Segoe UI" w:eastAsia="Times New Roman" w:hAnsi="Segoe UI" w:cs="Segoe UI"/>
          <w:color w:val="24292E"/>
          <w:sz w:val="24"/>
          <w:szCs w:val="24"/>
          <w:lang w:eastAsia="en-GB"/>
        </w:rPr>
        <w:t xml:space="preserve">and warmed to that idea </w:t>
      </w:r>
      <w:del w:id="143" w:author="Matthew Smith" w:date="2021-03-07T01:27:00Z">
        <w:r w:rsidRPr="006F30FD" w:rsidDel="00204A7A">
          <w:rPr>
            <w:rFonts w:ascii="Segoe UI" w:eastAsia="Times New Roman" w:hAnsi="Segoe UI" w:cs="Segoe UI"/>
            <w:color w:val="24292E"/>
            <w:sz w:val="24"/>
            <w:szCs w:val="24"/>
            <w:lang w:eastAsia="en-GB"/>
          </w:rPr>
          <w:delText xml:space="preserve">too </w:delText>
        </w:r>
      </w:del>
      <w:ins w:id="144" w:author="Matthew Smith" w:date="2021-03-07T01:27:00Z">
        <w:r w:rsidR="00204A7A">
          <w:rPr>
            <w:rFonts w:ascii="Segoe UI" w:eastAsia="Times New Roman" w:hAnsi="Segoe UI" w:cs="Segoe UI"/>
            <w:color w:val="24292E"/>
            <w:sz w:val="24"/>
            <w:szCs w:val="24"/>
            <w:lang w:eastAsia="en-GB"/>
          </w:rPr>
          <w:t>after</w:t>
        </w:r>
        <w:r w:rsidR="00204A7A" w:rsidRPr="006F30FD">
          <w:rPr>
            <w:rFonts w:ascii="Segoe UI" w:eastAsia="Times New Roman" w:hAnsi="Segoe UI" w:cs="Segoe UI"/>
            <w:color w:val="24292E"/>
            <w:sz w:val="24"/>
            <w:szCs w:val="24"/>
            <w:lang w:eastAsia="en-GB"/>
          </w:rPr>
          <w:t xml:space="preserve"> </w:t>
        </w:r>
      </w:ins>
      <w:r w:rsidRPr="006F30FD">
        <w:rPr>
          <w:rFonts w:ascii="Segoe UI" w:eastAsia="Times New Roman" w:hAnsi="Segoe UI" w:cs="Segoe UI"/>
          <w:color w:val="24292E"/>
          <w:sz w:val="24"/>
          <w:szCs w:val="24"/>
          <w:lang w:eastAsia="en-GB"/>
        </w:rPr>
        <w:t xml:space="preserve">having met </w:t>
      </w:r>
      <w:ins w:id="145" w:author="Matthew Smith" w:date="2021-03-07T01:27:00Z">
        <w:r w:rsidR="00204A7A">
          <w:rPr>
            <w:rFonts w:ascii="Segoe UI" w:eastAsia="Times New Roman" w:hAnsi="Segoe UI" w:cs="Segoe UI"/>
            <w:color w:val="24292E"/>
            <w:sz w:val="24"/>
            <w:szCs w:val="24"/>
            <w:lang w:eastAsia="en-GB"/>
          </w:rPr>
          <w:t>one of them,</w:t>
        </w:r>
      </w:ins>
      <w:ins w:id="146" w:author="Matthew Smith" w:date="2021-03-07T01:28:00Z">
        <w:r w:rsidR="00204A7A">
          <w:rPr>
            <w:rFonts w:ascii="Segoe UI" w:eastAsia="Times New Roman" w:hAnsi="Segoe UI" w:cs="Segoe UI"/>
            <w:color w:val="24292E"/>
            <w:sz w:val="24"/>
            <w:szCs w:val="24"/>
            <w:lang w:eastAsia="en-GB"/>
          </w:rPr>
          <w:t xml:space="preserve"> </w:t>
        </w:r>
      </w:ins>
      <w:r w:rsidRPr="006F30FD">
        <w:rPr>
          <w:rFonts w:ascii="Segoe UI" w:eastAsia="Times New Roman" w:hAnsi="Segoe UI" w:cs="Segoe UI"/>
          <w:color w:val="24292E"/>
          <w:sz w:val="24"/>
          <w:szCs w:val="24"/>
          <w:lang w:eastAsia="en-GB"/>
        </w:rPr>
        <w:t>the lady</w:t>
      </w:r>
      <w:ins w:id="147" w:author="Matthew Smith" w:date="2021-03-07T01:28:00Z">
        <w:r w:rsidR="00204A7A">
          <w:rPr>
            <w:rFonts w:ascii="Segoe UI" w:eastAsia="Times New Roman" w:hAnsi="Segoe UI" w:cs="Segoe UI"/>
            <w:color w:val="24292E"/>
            <w:sz w:val="24"/>
            <w:szCs w:val="24"/>
            <w:lang w:eastAsia="en-GB"/>
          </w:rPr>
          <w:t>,</w:t>
        </w:r>
      </w:ins>
      <w:r w:rsidRPr="006F30FD">
        <w:rPr>
          <w:rFonts w:ascii="Segoe UI" w:eastAsia="Times New Roman" w:hAnsi="Segoe UI" w:cs="Segoe UI"/>
          <w:color w:val="24292E"/>
          <w:sz w:val="24"/>
          <w:szCs w:val="24"/>
          <w:lang w:eastAsia="en-GB"/>
        </w:rPr>
        <w:t xml:space="preserve"> who viewed my property. She came across as a lovely person. Anything associated with her was going to be equally as lovely. It was reassuring to know that </w:t>
      </w:r>
      <w:proofErr w:type="spellStart"/>
      <w:r w:rsidRPr="006F30FD">
        <w:rPr>
          <w:rFonts w:ascii="Segoe UI" w:eastAsia="Times New Roman" w:hAnsi="Segoe UI" w:cs="Segoe UI"/>
          <w:color w:val="24292E"/>
          <w:sz w:val="24"/>
          <w:szCs w:val="24"/>
          <w:lang w:eastAsia="en-GB"/>
        </w:rPr>
        <w:t>Chattings</w:t>
      </w:r>
      <w:proofErr w:type="spellEnd"/>
      <w:r w:rsidRPr="006F30FD">
        <w:rPr>
          <w:rFonts w:ascii="Segoe UI" w:eastAsia="Times New Roman" w:hAnsi="Segoe UI" w:cs="Segoe UI"/>
          <w:color w:val="24292E"/>
          <w:sz w:val="24"/>
          <w:szCs w:val="24"/>
          <w:lang w:eastAsia="en-GB"/>
        </w:rPr>
        <w:t xml:space="preserve"> would ensure the tenants leave the property in a respectable state.</w:t>
      </w:r>
    </w:p>
    <w:p w14:paraId="73F56786"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lastRenderedPageBreak/>
        <w:t xml:space="preserve">The letting agent phoned to inform the couple and their dog could move in, in the next couple of weeks. It was at that moment I began to feel relief. My largest financial </w:t>
      </w:r>
      <w:proofErr w:type="spellStart"/>
      <w:r w:rsidRPr="006F30FD">
        <w:rPr>
          <w:rFonts w:ascii="Segoe UI" w:eastAsia="Times New Roman" w:hAnsi="Segoe UI" w:cs="Segoe UI"/>
          <w:color w:val="24292E"/>
          <w:sz w:val="24"/>
          <w:szCs w:val="24"/>
          <w:lang w:eastAsia="en-GB"/>
        </w:rPr>
        <w:t>outoging</w:t>
      </w:r>
      <w:proofErr w:type="spellEnd"/>
      <w:r w:rsidRPr="006F30FD">
        <w:rPr>
          <w:rFonts w:ascii="Segoe UI" w:eastAsia="Times New Roman" w:hAnsi="Segoe UI" w:cs="Segoe UI"/>
          <w:color w:val="24292E"/>
          <w:sz w:val="24"/>
          <w:szCs w:val="24"/>
          <w:lang w:eastAsia="en-GB"/>
        </w:rPr>
        <w:t>, my mortgage, would soon be shared amongst two lovely people.</w:t>
      </w:r>
    </w:p>
    <w:p w14:paraId="2891747F"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I excitedly returned to my emails that evening. I wondered if Mark sent a </w:t>
      </w:r>
      <w:proofErr w:type="gramStart"/>
      <w:r w:rsidRPr="006F30FD">
        <w:rPr>
          <w:rFonts w:ascii="Segoe UI" w:eastAsia="Times New Roman" w:hAnsi="Segoe UI" w:cs="Segoe UI"/>
          <w:color w:val="24292E"/>
          <w:sz w:val="24"/>
          <w:szCs w:val="24"/>
          <w:lang w:eastAsia="en-GB"/>
        </w:rPr>
        <w:t>reply?</w:t>
      </w:r>
      <w:proofErr w:type="gramEnd"/>
      <w:r w:rsidRPr="006F30FD">
        <w:rPr>
          <w:rFonts w:ascii="Segoe UI" w:eastAsia="Times New Roman" w:hAnsi="Segoe UI" w:cs="Segoe UI"/>
          <w:color w:val="24292E"/>
          <w:sz w:val="24"/>
          <w:szCs w:val="24"/>
          <w:lang w:eastAsia="en-GB"/>
        </w:rPr>
        <w:t xml:space="preserve"> It stood out amongst the retail news, at the top of my </w:t>
      </w:r>
      <w:proofErr w:type="spellStart"/>
      <w:r w:rsidRPr="006F30FD">
        <w:rPr>
          <w:rFonts w:ascii="Segoe UI" w:eastAsia="Times New Roman" w:hAnsi="Segoe UI" w:cs="Segoe UI"/>
          <w:color w:val="24292E"/>
          <w:sz w:val="24"/>
          <w:szCs w:val="24"/>
          <w:lang w:eastAsia="en-GB"/>
        </w:rPr>
        <w:t>GMail</w:t>
      </w:r>
      <w:proofErr w:type="spellEnd"/>
      <w:r w:rsidRPr="006F30FD">
        <w:rPr>
          <w:rFonts w:ascii="Segoe UI" w:eastAsia="Times New Roman" w:hAnsi="Segoe UI" w:cs="Segoe UI"/>
          <w:color w:val="24292E"/>
          <w:sz w:val="24"/>
          <w:szCs w:val="24"/>
          <w:lang w:eastAsia="en-GB"/>
        </w:rPr>
        <w:t xml:space="preserve"> Inbox.</w:t>
      </w:r>
    </w:p>
    <w:p w14:paraId="6F2EE681" w14:textId="77777777" w:rsidR="006F30FD" w:rsidRPr="006F30FD" w:rsidRDefault="006F30FD" w:rsidP="006F30FD">
      <w:pPr>
        <w:shd w:val="clear" w:color="auto" w:fill="FFFFFF"/>
        <w:spacing w:after="240" w:line="240" w:lineRule="auto"/>
        <w:rPr>
          <w:rFonts w:ascii="Segoe UI" w:eastAsia="Times New Roman" w:hAnsi="Segoe UI" w:cs="Segoe UI"/>
          <w:sz w:val="24"/>
          <w:szCs w:val="24"/>
          <w:lang w:eastAsia="en-GB"/>
        </w:rPr>
      </w:pPr>
      <w:r w:rsidRPr="006F30FD">
        <w:rPr>
          <w:rFonts w:ascii="Segoe UI" w:eastAsia="Times New Roman" w:hAnsi="Segoe UI" w:cs="Segoe UI"/>
          <w:sz w:val="24"/>
          <w:szCs w:val="24"/>
          <w:lang w:eastAsia="en-GB"/>
        </w:rPr>
        <w:t>"Dave,</w:t>
      </w:r>
    </w:p>
    <w:p w14:paraId="754DCFCE" w14:textId="77777777" w:rsidR="006F30FD" w:rsidRPr="006F30FD" w:rsidRDefault="006F30FD" w:rsidP="006F30FD">
      <w:pPr>
        <w:shd w:val="clear" w:color="auto" w:fill="FFFFFF"/>
        <w:spacing w:after="240" w:line="240" w:lineRule="auto"/>
        <w:rPr>
          <w:rFonts w:ascii="Segoe UI" w:eastAsia="Times New Roman" w:hAnsi="Segoe UI" w:cs="Segoe UI"/>
          <w:sz w:val="24"/>
          <w:szCs w:val="24"/>
          <w:lang w:eastAsia="en-GB"/>
        </w:rPr>
      </w:pPr>
      <w:r w:rsidRPr="006F30FD">
        <w:rPr>
          <w:rFonts w:ascii="Segoe UI" w:eastAsia="Times New Roman" w:hAnsi="Segoe UI" w:cs="Segoe UI"/>
          <w:sz w:val="24"/>
          <w:szCs w:val="24"/>
          <w:lang w:eastAsia="en-GB"/>
        </w:rPr>
        <w:t xml:space="preserve">What </w:t>
      </w:r>
      <w:proofErr w:type="gramStart"/>
      <w:r w:rsidRPr="006F30FD">
        <w:rPr>
          <w:rFonts w:ascii="Segoe UI" w:eastAsia="Times New Roman" w:hAnsi="Segoe UI" w:cs="Segoe UI"/>
          <w:sz w:val="24"/>
          <w:szCs w:val="24"/>
          <w:lang w:eastAsia="en-GB"/>
        </w:rPr>
        <w:t>happened ?</w:t>
      </w:r>
      <w:proofErr w:type="gramEnd"/>
      <w:r w:rsidRPr="006F30FD">
        <w:rPr>
          <w:rFonts w:ascii="Segoe UI" w:eastAsia="Times New Roman" w:hAnsi="Segoe UI" w:cs="Segoe UI"/>
          <w:sz w:val="24"/>
          <w:szCs w:val="24"/>
          <w:lang w:eastAsia="en-GB"/>
        </w:rPr>
        <w:t xml:space="preserve"> I thought you were a lifer. As you may be </w:t>
      </w:r>
      <w:proofErr w:type="gramStart"/>
      <w:r w:rsidRPr="006F30FD">
        <w:rPr>
          <w:rFonts w:ascii="Segoe UI" w:eastAsia="Times New Roman" w:hAnsi="Segoe UI" w:cs="Segoe UI"/>
          <w:sz w:val="24"/>
          <w:szCs w:val="24"/>
          <w:lang w:eastAsia="en-GB"/>
        </w:rPr>
        <w:t>aware</w:t>
      </w:r>
      <w:proofErr w:type="gramEnd"/>
      <w:r w:rsidRPr="006F30FD">
        <w:rPr>
          <w:rFonts w:ascii="Segoe UI" w:eastAsia="Times New Roman" w:hAnsi="Segoe UI" w:cs="Segoe UI"/>
          <w:sz w:val="24"/>
          <w:szCs w:val="24"/>
          <w:lang w:eastAsia="en-GB"/>
        </w:rPr>
        <w:t xml:space="preserve"> I am now working for a Test Consultancy in Australia. I am always looking to bolster my ranks of good consultants, especially with people who I know and trust. My new company is registered to take on people via the 457-visa program.</w:t>
      </w:r>
    </w:p>
    <w:p w14:paraId="452A163C" w14:textId="77777777" w:rsidR="006F30FD" w:rsidRPr="006F30FD" w:rsidRDefault="006F30FD" w:rsidP="006F30FD">
      <w:pPr>
        <w:shd w:val="clear" w:color="auto" w:fill="FFFFFF"/>
        <w:spacing w:line="240" w:lineRule="auto"/>
        <w:rPr>
          <w:rFonts w:ascii="Segoe UI" w:eastAsia="Times New Roman" w:hAnsi="Segoe UI" w:cs="Segoe UI"/>
          <w:sz w:val="24"/>
          <w:szCs w:val="24"/>
          <w:lang w:eastAsia="en-GB"/>
        </w:rPr>
      </w:pPr>
      <w:r w:rsidRPr="006F30FD">
        <w:rPr>
          <w:rFonts w:ascii="Segoe UI" w:eastAsia="Times New Roman" w:hAnsi="Segoe UI" w:cs="Segoe UI"/>
          <w:sz w:val="24"/>
          <w:szCs w:val="24"/>
          <w:lang w:eastAsia="en-GB"/>
        </w:rPr>
        <w:t xml:space="preserve">I have openings in Brisbane and Sydney at present. The company is very much in the mould of early days at </w:t>
      </w:r>
      <w:commentRangeStart w:id="148"/>
      <w:r w:rsidRPr="006F30FD">
        <w:rPr>
          <w:rFonts w:ascii="Segoe UI" w:eastAsia="Times New Roman" w:hAnsi="Segoe UI" w:cs="Segoe UI"/>
          <w:sz w:val="24"/>
          <w:szCs w:val="24"/>
          <w:lang w:eastAsia="en-GB"/>
        </w:rPr>
        <w:t>Cresta</w:t>
      </w:r>
      <w:commentRangeEnd w:id="148"/>
      <w:r w:rsidR="00204A7A">
        <w:rPr>
          <w:rStyle w:val="CommentReference"/>
        </w:rPr>
        <w:commentReference w:id="148"/>
      </w:r>
      <w:r w:rsidRPr="006F30FD">
        <w:rPr>
          <w:rFonts w:ascii="Segoe UI" w:eastAsia="Times New Roman" w:hAnsi="Segoe UI" w:cs="Segoe UI"/>
          <w:sz w:val="24"/>
          <w:szCs w:val="24"/>
          <w:lang w:eastAsia="en-GB"/>
        </w:rPr>
        <w:t>. I have attached a guide to salaries, so you have an idea of what is generally on offer. Let me know if you want to take it further."</w:t>
      </w:r>
    </w:p>
    <w:p w14:paraId="7AA3D422" w14:textId="5B162B9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Prospects were splendid from a home rental perspective. The lovely couple wanted to move in within the next week. Unfortunately, it </w:t>
      </w:r>
      <w:proofErr w:type="gramStart"/>
      <w:r w:rsidRPr="006F30FD">
        <w:rPr>
          <w:rFonts w:ascii="Segoe UI" w:eastAsia="Times New Roman" w:hAnsi="Segoe UI" w:cs="Segoe UI"/>
          <w:color w:val="24292E"/>
          <w:sz w:val="24"/>
          <w:szCs w:val="24"/>
          <w:lang w:eastAsia="en-GB"/>
        </w:rPr>
        <w:t>didn’t</w:t>
      </w:r>
      <w:proofErr w:type="gramEnd"/>
      <w:r w:rsidRPr="006F30FD">
        <w:rPr>
          <w:rFonts w:ascii="Segoe UI" w:eastAsia="Times New Roman" w:hAnsi="Segoe UI" w:cs="Segoe UI"/>
          <w:color w:val="24292E"/>
          <w:sz w:val="24"/>
          <w:szCs w:val="24"/>
          <w:lang w:eastAsia="en-GB"/>
        </w:rPr>
        <w:t xml:space="preserve"> leave me with a great deal of time to move out, given it needed to be unfurnished. I had a few ideas, eBay being only one of them. Talking to my practically minded father being another. He suggested I should have a house-wares sale. I duly created a spreadsheet of all my </w:t>
      </w:r>
      <w:del w:id="149" w:author="Matthew Smith" w:date="2021-03-07T01:29:00Z">
        <w:r w:rsidRPr="006F30FD" w:rsidDel="00204A7A">
          <w:rPr>
            <w:rFonts w:ascii="Segoe UI" w:eastAsia="Times New Roman" w:hAnsi="Segoe UI" w:cs="Segoe UI"/>
            <w:color w:val="24292E"/>
            <w:sz w:val="24"/>
            <w:szCs w:val="24"/>
            <w:lang w:eastAsia="en-GB"/>
          </w:rPr>
          <w:delText>posessions</w:delText>
        </w:r>
      </w:del>
      <w:ins w:id="150" w:author="Matthew Smith" w:date="2021-03-07T01:29:00Z">
        <w:r w:rsidR="00204A7A" w:rsidRPr="006F30FD">
          <w:rPr>
            <w:rFonts w:ascii="Segoe UI" w:eastAsia="Times New Roman" w:hAnsi="Segoe UI" w:cs="Segoe UI"/>
            <w:color w:val="24292E"/>
            <w:sz w:val="24"/>
            <w:szCs w:val="24"/>
            <w:lang w:eastAsia="en-GB"/>
          </w:rPr>
          <w:t>possessions</w:t>
        </w:r>
      </w:ins>
      <w:r w:rsidRPr="006F30FD">
        <w:rPr>
          <w:rFonts w:ascii="Segoe UI" w:eastAsia="Times New Roman" w:hAnsi="Segoe UI" w:cs="Segoe UI"/>
          <w:color w:val="24292E"/>
          <w:sz w:val="24"/>
          <w:szCs w:val="24"/>
          <w:lang w:eastAsia="en-GB"/>
        </w:rPr>
        <w:t xml:space="preserve"> (excluding my clothing) and emailed my close friends and family. The init</w:t>
      </w:r>
      <w:ins w:id="151" w:author="Matthew Smith" w:date="2021-03-07T01:29:00Z">
        <w:r w:rsidR="00204A7A">
          <w:rPr>
            <w:rFonts w:ascii="Segoe UI" w:eastAsia="Times New Roman" w:hAnsi="Segoe UI" w:cs="Segoe UI"/>
            <w:color w:val="24292E"/>
            <w:sz w:val="24"/>
            <w:szCs w:val="24"/>
            <w:lang w:eastAsia="en-GB"/>
          </w:rPr>
          <w:t>i</w:t>
        </w:r>
      </w:ins>
      <w:r w:rsidRPr="006F30FD">
        <w:rPr>
          <w:rFonts w:ascii="Segoe UI" w:eastAsia="Times New Roman" w:hAnsi="Segoe UI" w:cs="Segoe UI"/>
          <w:color w:val="24292E"/>
          <w:sz w:val="24"/>
          <w:szCs w:val="24"/>
          <w:lang w:eastAsia="en-GB"/>
        </w:rPr>
        <w:t>al auction idea changed to a first-come, first-serve sale. How much should a person pay for an item? Whatever they thought was respectable. Items from the list took time finding owners. After much prompting, a handful of items aside, everything found a home.</w:t>
      </w:r>
    </w:p>
    <w:p w14:paraId="7A0E2278"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Transporting items to their buyers was a tiresome task. A task assisted by a white Ford Transit rental van and my older brother Jon. An optimistic morning’s work took the whole day. Just as the sun began to set the tiresome task was completed.</w:t>
      </w:r>
    </w:p>
    <w:p w14:paraId="0B4D5B32"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In many ways those weeks being out of work were a blessing in disguise. By living with my </w:t>
      </w:r>
      <w:proofErr w:type="gramStart"/>
      <w:r w:rsidRPr="006F30FD">
        <w:rPr>
          <w:rFonts w:ascii="Segoe UI" w:eastAsia="Times New Roman" w:hAnsi="Segoe UI" w:cs="Segoe UI"/>
          <w:color w:val="24292E"/>
          <w:sz w:val="24"/>
          <w:szCs w:val="24"/>
          <w:lang w:eastAsia="en-GB"/>
        </w:rPr>
        <w:t>parents</w:t>
      </w:r>
      <w:proofErr w:type="gramEnd"/>
      <w:r w:rsidRPr="006F30FD">
        <w:rPr>
          <w:rFonts w:ascii="Segoe UI" w:eastAsia="Times New Roman" w:hAnsi="Segoe UI" w:cs="Segoe UI"/>
          <w:color w:val="24292E"/>
          <w:sz w:val="24"/>
          <w:szCs w:val="24"/>
          <w:lang w:eastAsia="en-GB"/>
        </w:rPr>
        <w:t xml:space="preserve"> I got the opportunity to strengthen my bond with them. My parents were retired, but still active day-to-day. My Mom was the local taxi driver for her elderly Jehovah’s Witness friends. Every day the phone rang. In most cases the first question they asked was "is </w:t>
      </w:r>
      <w:proofErr w:type="spellStart"/>
      <w:r w:rsidRPr="006F30FD">
        <w:rPr>
          <w:rFonts w:ascii="Segoe UI" w:eastAsia="Times New Roman" w:hAnsi="Segoe UI" w:cs="Segoe UI"/>
          <w:color w:val="24292E"/>
          <w:sz w:val="24"/>
          <w:szCs w:val="24"/>
          <w:lang w:eastAsia="en-GB"/>
        </w:rPr>
        <w:t>ya</w:t>
      </w:r>
      <w:proofErr w:type="spellEnd"/>
      <w:r w:rsidRPr="006F30FD">
        <w:rPr>
          <w:rFonts w:ascii="Segoe UI" w:eastAsia="Times New Roman" w:hAnsi="Segoe UI" w:cs="Segoe UI"/>
          <w:color w:val="24292E"/>
          <w:sz w:val="24"/>
          <w:szCs w:val="24"/>
          <w:lang w:eastAsia="en-GB"/>
        </w:rPr>
        <w:t xml:space="preserve"> mam there?". In many cases I had to disappoint them, she was obviously out taxi-</w:t>
      </w:r>
      <w:proofErr w:type="spellStart"/>
      <w:r w:rsidRPr="006F30FD">
        <w:rPr>
          <w:rFonts w:ascii="Segoe UI" w:eastAsia="Times New Roman" w:hAnsi="Segoe UI" w:cs="Segoe UI"/>
          <w:color w:val="24292E"/>
          <w:sz w:val="24"/>
          <w:szCs w:val="24"/>
          <w:lang w:eastAsia="en-GB"/>
        </w:rPr>
        <w:t>ing</w:t>
      </w:r>
      <w:proofErr w:type="spellEnd"/>
      <w:r w:rsidRPr="006F30FD">
        <w:rPr>
          <w:rFonts w:ascii="Segoe UI" w:eastAsia="Times New Roman" w:hAnsi="Segoe UI" w:cs="Segoe UI"/>
          <w:color w:val="24292E"/>
          <w:sz w:val="24"/>
          <w:szCs w:val="24"/>
          <w:lang w:eastAsia="en-GB"/>
        </w:rPr>
        <w:t xml:space="preserve"> another "client".</w:t>
      </w:r>
    </w:p>
    <w:p w14:paraId="31B03B8C" w14:textId="3D224979"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Dad was taking to retirement in a more relaxed fashion. His schedule was a mixture of DIY, cooking, </w:t>
      </w:r>
      <w:proofErr w:type="gramStart"/>
      <w:r w:rsidRPr="006F30FD">
        <w:rPr>
          <w:rFonts w:ascii="Segoe UI" w:eastAsia="Times New Roman" w:hAnsi="Segoe UI" w:cs="Segoe UI"/>
          <w:color w:val="24292E"/>
          <w:sz w:val="24"/>
          <w:szCs w:val="24"/>
          <w:lang w:eastAsia="en-GB"/>
        </w:rPr>
        <w:t>fishing</w:t>
      </w:r>
      <w:proofErr w:type="gramEnd"/>
      <w:r w:rsidRPr="006F30FD">
        <w:rPr>
          <w:rFonts w:ascii="Segoe UI" w:eastAsia="Times New Roman" w:hAnsi="Segoe UI" w:cs="Segoe UI"/>
          <w:color w:val="24292E"/>
          <w:sz w:val="24"/>
          <w:szCs w:val="24"/>
          <w:lang w:eastAsia="en-GB"/>
        </w:rPr>
        <w:t xml:space="preserve"> and rambling. The latter activity was a once-a-week joint adventure with his brother, David. Uncle David loved sourcing new </w:t>
      </w:r>
      <w:proofErr w:type="gramStart"/>
      <w:r w:rsidRPr="006F30FD">
        <w:rPr>
          <w:rFonts w:ascii="Segoe UI" w:eastAsia="Times New Roman" w:hAnsi="Segoe UI" w:cs="Segoe UI"/>
          <w:color w:val="24292E"/>
          <w:sz w:val="24"/>
          <w:szCs w:val="24"/>
          <w:lang w:eastAsia="en-GB"/>
        </w:rPr>
        <w:t>Midlands</w:t>
      </w:r>
      <w:proofErr w:type="gramEnd"/>
      <w:r w:rsidRPr="006F30FD">
        <w:rPr>
          <w:rFonts w:ascii="Segoe UI" w:eastAsia="Times New Roman" w:hAnsi="Segoe UI" w:cs="Segoe UI"/>
          <w:color w:val="24292E"/>
          <w:sz w:val="24"/>
          <w:szCs w:val="24"/>
          <w:lang w:eastAsia="en-GB"/>
        </w:rPr>
        <w:t xml:space="preserve"> walking trails on the internet. He loved the internet in general, purely based on the obscene amount of knowledge it held. When it came to walking trails, the more obscure they </w:t>
      </w:r>
      <w:r w:rsidRPr="006F30FD">
        <w:rPr>
          <w:rFonts w:ascii="Segoe UI" w:eastAsia="Times New Roman" w:hAnsi="Segoe UI" w:cs="Segoe UI"/>
          <w:color w:val="24292E"/>
          <w:sz w:val="24"/>
          <w:szCs w:val="24"/>
          <w:lang w:eastAsia="en-GB"/>
        </w:rPr>
        <w:lastRenderedPageBreak/>
        <w:t>were, the more excited Dave got about trying them. He even went as far as sourcing websites dedicated to unmapped walks in the Midlands. Given the time of year and the obscure country</w:t>
      </w:r>
      <w:del w:id="152" w:author="Matthew Smith" w:date="2021-03-07T01:31:00Z">
        <w:r w:rsidRPr="006F30FD" w:rsidDel="00204A7A">
          <w:rPr>
            <w:rFonts w:ascii="Segoe UI" w:eastAsia="Times New Roman" w:hAnsi="Segoe UI" w:cs="Segoe UI"/>
            <w:color w:val="24292E"/>
            <w:sz w:val="24"/>
            <w:szCs w:val="24"/>
            <w:lang w:eastAsia="en-GB"/>
          </w:rPr>
          <w:delText xml:space="preserve"> </w:delText>
        </w:r>
      </w:del>
      <w:r w:rsidRPr="006F30FD">
        <w:rPr>
          <w:rFonts w:ascii="Segoe UI" w:eastAsia="Times New Roman" w:hAnsi="Segoe UI" w:cs="Segoe UI"/>
          <w:color w:val="24292E"/>
          <w:sz w:val="24"/>
          <w:szCs w:val="24"/>
          <w:lang w:eastAsia="en-GB"/>
        </w:rPr>
        <w:t>side trail</w:t>
      </w:r>
      <w:ins w:id="153" w:author="Matthew Smith" w:date="2021-03-07T01:31:00Z">
        <w:r w:rsidR="00204A7A">
          <w:rPr>
            <w:rFonts w:ascii="Segoe UI" w:eastAsia="Times New Roman" w:hAnsi="Segoe UI" w:cs="Segoe UI"/>
            <w:color w:val="24292E"/>
            <w:sz w:val="24"/>
            <w:szCs w:val="24"/>
            <w:lang w:eastAsia="en-GB"/>
          </w:rPr>
          <w:t>s</w:t>
        </w:r>
      </w:ins>
      <w:r w:rsidRPr="006F30FD">
        <w:rPr>
          <w:rFonts w:ascii="Segoe UI" w:eastAsia="Times New Roman" w:hAnsi="Segoe UI" w:cs="Segoe UI"/>
          <w:color w:val="24292E"/>
          <w:sz w:val="24"/>
          <w:szCs w:val="24"/>
          <w:lang w:eastAsia="en-GB"/>
        </w:rPr>
        <w:t xml:space="preserve"> we walked, we often got muddy. Rest assured we always found a pub that was strategically positioned at the trail’s end.</w:t>
      </w:r>
    </w:p>
    <w:p w14:paraId="50E92E0B"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Fishing with Dad and his mates on Wednesdays was the highlight of my week. Dad's mates: Ken, </w:t>
      </w:r>
      <w:proofErr w:type="gramStart"/>
      <w:r w:rsidRPr="006F30FD">
        <w:rPr>
          <w:rFonts w:ascii="Segoe UI" w:eastAsia="Times New Roman" w:hAnsi="Segoe UI" w:cs="Segoe UI"/>
          <w:color w:val="24292E"/>
          <w:sz w:val="24"/>
          <w:szCs w:val="24"/>
          <w:lang w:eastAsia="en-GB"/>
        </w:rPr>
        <w:t>Alan</w:t>
      </w:r>
      <w:proofErr w:type="gramEnd"/>
      <w:r w:rsidRPr="006F30FD">
        <w:rPr>
          <w:rFonts w:ascii="Segoe UI" w:eastAsia="Times New Roman" w:hAnsi="Segoe UI" w:cs="Segoe UI"/>
          <w:color w:val="24292E"/>
          <w:sz w:val="24"/>
          <w:szCs w:val="24"/>
          <w:lang w:eastAsia="en-GB"/>
        </w:rPr>
        <w:t xml:space="preserve"> and Malcolm, would make their separate ways to </w:t>
      </w:r>
      <w:proofErr w:type="spellStart"/>
      <w:r w:rsidRPr="006F30FD">
        <w:rPr>
          <w:rFonts w:ascii="Segoe UI" w:eastAsia="Times New Roman" w:hAnsi="Segoe UI" w:cs="Segoe UI"/>
          <w:color w:val="24292E"/>
          <w:sz w:val="24"/>
          <w:szCs w:val="24"/>
          <w:lang w:eastAsia="en-GB"/>
        </w:rPr>
        <w:t>Barston</w:t>
      </w:r>
      <w:proofErr w:type="spellEnd"/>
      <w:r w:rsidRPr="006F30FD">
        <w:rPr>
          <w:rFonts w:ascii="Segoe UI" w:eastAsia="Times New Roman" w:hAnsi="Segoe UI" w:cs="Segoe UI"/>
          <w:color w:val="24292E"/>
          <w:sz w:val="24"/>
          <w:szCs w:val="24"/>
          <w:lang w:eastAsia="en-GB"/>
        </w:rPr>
        <w:t xml:space="preserve"> Lakes, Solihull on the morning. </w:t>
      </w:r>
      <w:proofErr w:type="gramStart"/>
      <w:r w:rsidRPr="006F30FD">
        <w:rPr>
          <w:rFonts w:ascii="Segoe UI" w:eastAsia="Times New Roman" w:hAnsi="Segoe UI" w:cs="Segoe UI"/>
          <w:color w:val="24292E"/>
          <w:sz w:val="24"/>
          <w:szCs w:val="24"/>
          <w:lang w:eastAsia="en-GB"/>
        </w:rPr>
        <w:t>We'd</w:t>
      </w:r>
      <w:proofErr w:type="gramEnd"/>
      <w:r w:rsidRPr="006F30FD">
        <w:rPr>
          <w:rFonts w:ascii="Segoe UI" w:eastAsia="Times New Roman" w:hAnsi="Segoe UI" w:cs="Segoe UI"/>
          <w:color w:val="24292E"/>
          <w:sz w:val="24"/>
          <w:szCs w:val="24"/>
          <w:lang w:eastAsia="en-GB"/>
        </w:rPr>
        <w:t xml:space="preserve"> meet and greet in the large carpark located outside the golf club. Some took the fishing seriously, while others were more concerned about what the lunch options were. Bragging rights were given to the person who caught the single heaviest fish or the heaviest bag of fish. Late afternoon, after the last set of fishing equipment was packed away, we chatted about the day's adventures at Stonebridge Island Pub. Dad’s mates were old school. Their views about life were told through stories from the past. "Do you remember that time when…" was often said. Ken, an amazing </w:t>
      </w:r>
      <w:proofErr w:type="gramStart"/>
      <w:r w:rsidRPr="006F30FD">
        <w:rPr>
          <w:rFonts w:ascii="Segoe UI" w:eastAsia="Times New Roman" w:hAnsi="Segoe UI" w:cs="Segoe UI"/>
          <w:color w:val="24292E"/>
          <w:sz w:val="24"/>
          <w:szCs w:val="24"/>
          <w:lang w:eastAsia="en-GB"/>
        </w:rPr>
        <w:t>story teller</w:t>
      </w:r>
      <w:proofErr w:type="gramEnd"/>
      <w:r w:rsidRPr="006F30FD">
        <w:rPr>
          <w:rFonts w:ascii="Segoe UI" w:eastAsia="Times New Roman" w:hAnsi="Segoe UI" w:cs="Segoe UI"/>
          <w:color w:val="24292E"/>
          <w:sz w:val="24"/>
          <w:szCs w:val="24"/>
          <w:lang w:eastAsia="en-GB"/>
        </w:rPr>
        <w:t xml:space="preserve">, would tell the same story each week. "It was this big", measuring out 6 inches with his fingers, "between the eyes", </w:t>
      </w:r>
      <w:proofErr w:type="gramStart"/>
      <w:r w:rsidRPr="006F30FD">
        <w:rPr>
          <w:rFonts w:ascii="Segoe UI" w:eastAsia="Times New Roman" w:hAnsi="Segoe UI" w:cs="Segoe UI"/>
          <w:color w:val="24292E"/>
          <w:sz w:val="24"/>
          <w:szCs w:val="24"/>
          <w:lang w:eastAsia="en-GB"/>
        </w:rPr>
        <w:t>he'd</w:t>
      </w:r>
      <w:proofErr w:type="gramEnd"/>
      <w:r w:rsidRPr="006F30FD">
        <w:rPr>
          <w:rFonts w:ascii="Segoe UI" w:eastAsia="Times New Roman" w:hAnsi="Segoe UI" w:cs="Segoe UI"/>
          <w:color w:val="24292E"/>
          <w:sz w:val="24"/>
          <w:szCs w:val="24"/>
          <w:lang w:eastAsia="en-GB"/>
        </w:rPr>
        <w:t xml:space="preserve"> say in reference to the monster fish he'd caught. Banter, taking the piss out of each other, was much a part of the drinking culture as the </w:t>
      </w:r>
      <w:proofErr w:type="gramStart"/>
      <w:r w:rsidRPr="006F30FD">
        <w:rPr>
          <w:rFonts w:ascii="Segoe UI" w:eastAsia="Times New Roman" w:hAnsi="Segoe UI" w:cs="Segoe UI"/>
          <w:color w:val="24292E"/>
          <w:sz w:val="24"/>
          <w:szCs w:val="24"/>
          <w:lang w:eastAsia="en-GB"/>
        </w:rPr>
        <w:t>drinks</w:t>
      </w:r>
      <w:proofErr w:type="gramEnd"/>
      <w:r w:rsidRPr="006F30FD">
        <w:rPr>
          <w:rFonts w:ascii="Segoe UI" w:eastAsia="Times New Roman" w:hAnsi="Segoe UI" w:cs="Segoe UI"/>
          <w:color w:val="24292E"/>
          <w:sz w:val="24"/>
          <w:szCs w:val="24"/>
          <w:lang w:eastAsia="en-GB"/>
        </w:rPr>
        <w:t xml:space="preserve"> rounds. Pints of beer, beer snacks and good humour arrived warm and fast at our table. After an hour of socialising, when it was time to depart, all the drivers had stretched the recommended alcohol limits. I often fell asleep on the way home. </w:t>
      </w:r>
      <w:proofErr w:type="gramStart"/>
      <w:r w:rsidRPr="006F30FD">
        <w:rPr>
          <w:rFonts w:ascii="Segoe UI" w:eastAsia="Times New Roman" w:hAnsi="Segoe UI" w:cs="Segoe UI"/>
          <w:color w:val="24292E"/>
          <w:sz w:val="24"/>
          <w:szCs w:val="24"/>
          <w:lang w:eastAsia="en-GB"/>
        </w:rPr>
        <w:t>Thankfully</w:t>
      </w:r>
      <w:proofErr w:type="gramEnd"/>
      <w:r w:rsidRPr="006F30FD">
        <w:rPr>
          <w:rFonts w:ascii="Segoe UI" w:eastAsia="Times New Roman" w:hAnsi="Segoe UI" w:cs="Segoe UI"/>
          <w:color w:val="24292E"/>
          <w:sz w:val="24"/>
          <w:szCs w:val="24"/>
          <w:lang w:eastAsia="en-GB"/>
        </w:rPr>
        <w:t xml:space="preserve"> I was Dad's passenger.</w:t>
      </w:r>
    </w:p>
    <w:p w14:paraId="1C984114" w14:textId="77777777" w:rsidR="006F30FD" w:rsidRPr="006F30FD" w:rsidRDefault="006F30FD" w:rsidP="006F30FD">
      <w:pPr>
        <w:shd w:val="clear" w:color="auto" w:fill="FFFFFF"/>
        <w:spacing w:before="360" w:after="240" w:line="240" w:lineRule="auto"/>
        <w:outlineLvl w:val="1"/>
        <w:rPr>
          <w:rFonts w:ascii="Segoe UI" w:eastAsia="Times New Roman" w:hAnsi="Segoe UI" w:cs="Segoe UI"/>
          <w:b/>
          <w:bCs/>
          <w:color w:val="24292E"/>
          <w:sz w:val="36"/>
          <w:szCs w:val="36"/>
          <w:lang w:eastAsia="en-GB"/>
        </w:rPr>
      </w:pPr>
      <w:r w:rsidRPr="006F30FD">
        <w:rPr>
          <w:rFonts w:ascii="Segoe UI" w:eastAsia="Times New Roman" w:hAnsi="Segoe UI" w:cs="Segoe UI"/>
          <w:b/>
          <w:bCs/>
          <w:color w:val="24292E"/>
          <w:sz w:val="36"/>
          <w:szCs w:val="36"/>
          <w:lang w:eastAsia="en-GB"/>
        </w:rPr>
        <w:t>Chapter 2</w:t>
      </w:r>
    </w:p>
    <w:p w14:paraId="18055105" w14:textId="77777777" w:rsidR="006F30FD" w:rsidRPr="006F30FD" w:rsidRDefault="006F30FD" w:rsidP="006F30FD">
      <w:pPr>
        <w:shd w:val="clear" w:color="auto" w:fill="FFFFFF"/>
        <w:spacing w:before="360" w:after="240" w:line="240" w:lineRule="auto"/>
        <w:outlineLvl w:val="2"/>
        <w:rPr>
          <w:rFonts w:ascii="Segoe UI" w:eastAsia="Times New Roman" w:hAnsi="Segoe UI" w:cs="Segoe UI"/>
          <w:b/>
          <w:bCs/>
          <w:color w:val="24292E"/>
          <w:sz w:val="30"/>
          <w:szCs w:val="30"/>
          <w:lang w:eastAsia="en-GB"/>
        </w:rPr>
      </w:pPr>
      <w:r w:rsidRPr="006F30FD">
        <w:rPr>
          <w:rFonts w:ascii="Segoe UI" w:eastAsia="Times New Roman" w:hAnsi="Segoe UI" w:cs="Segoe UI"/>
          <w:b/>
          <w:bCs/>
          <w:color w:val="24292E"/>
          <w:sz w:val="30"/>
          <w:szCs w:val="30"/>
          <w:lang w:eastAsia="en-GB"/>
        </w:rPr>
        <w:t xml:space="preserve">Time to </w:t>
      </w:r>
      <w:proofErr w:type="gramStart"/>
      <w:r w:rsidRPr="006F30FD">
        <w:rPr>
          <w:rFonts w:ascii="Segoe UI" w:eastAsia="Times New Roman" w:hAnsi="Segoe UI" w:cs="Segoe UI"/>
          <w:b/>
          <w:bCs/>
          <w:color w:val="24292E"/>
          <w:sz w:val="30"/>
          <w:szCs w:val="30"/>
          <w:lang w:eastAsia="en-GB"/>
        </w:rPr>
        <w:t>Transition</w:t>
      </w:r>
      <w:proofErr w:type="gramEnd"/>
    </w:p>
    <w:p w14:paraId="1F01DB80" w14:textId="63BE0208"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One Wednesday morning, out with Dad and his fishing mates, I was notified of an email from Mark Pearce. I excitedly, but apprehensively read the contents. It detailed interest in bringing me to his Sydney team in Australia. He stated his willingness to sponsor my work visa application through the 457 </w:t>
      </w:r>
      <w:proofErr w:type="gramStart"/>
      <w:r w:rsidRPr="006F30FD">
        <w:rPr>
          <w:rFonts w:ascii="Segoe UI" w:eastAsia="Times New Roman" w:hAnsi="Segoe UI" w:cs="Segoe UI"/>
          <w:color w:val="24292E"/>
          <w:sz w:val="24"/>
          <w:szCs w:val="24"/>
          <w:lang w:eastAsia="en-GB"/>
        </w:rPr>
        <w:t>scheme</w:t>
      </w:r>
      <w:proofErr w:type="gramEnd"/>
      <w:r w:rsidRPr="006F30FD">
        <w:rPr>
          <w:rFonts w:ascii="Segoe UI" w:eastAsia="Times New Roman" w:hAnsi="Segoe UI" w:cs="Segoe UI"/>
          <w:color w:val="24292E"/>
          <w:sz w:val="24"/>
          <w:szCs w:val="24"/>
          <w:lang w:eastAsia="en-GB"/>
        </w:rPr>
        <w:t xml:space="preserve">. I had mixed emotions. I felt a sense of </w:t>
      </w:r>
      <w:del w:id="154" w:author="Matthew Smith" w:date="2021-03-08T22:52:00Z">
        <w:r w:rsidRPr="006F30FD" w:rsidDel="00281016">
          <w:rPr>
            <w:rFonts w:ascii="Segoe UI" w:eastAsia="Times New Roman" w:hAnsi="Segoe UI" w:cs="Segoe UI"/>
            <w:color w:val="24292E"/>
            <w:sz w:val="24"/>
            <w:szCs w:val="24"/>
            <w:lang w:eastAsia="en-GB"/>
          </w:rPr>
          <w:delText>accommplishment</w:delText>
        </w:r>
      </w:del>
      <w:ins w:id="155" w:author="Matthew Smith" w:date="2021-03-08T22:52:00Z">
        <w:r w:rsidR="00281016" w:rsidRPr="006F30FD">
          <w:rPr>
            <w:rFonts w:ascii="Segoe UI" w:eastAsia="Times New Roman" w:hAnsi="Segoe UI" w:cs="Segoe UI"/>
            <w:color w:val="24292E"/>
            <w:sz w:val="24"/>
            <w:szCs w:val="24"/>
            <w:lang w:eastAsia="en-GB"/>
          </w:rPr>
          <w:t>accomplishment</w:t>
        </w:r>
      </w:ins>
      <w:r w:rsidRPr="006F30FD">
        <w:rPr>
          <w:rFonts w:ascii="Segoe UI" w:eastAsia="Times New Roman" w:hAnsi="Segoe UI" w:cs="Segoe UI"/>
          <w:color w:val="24292E"/>
          <w:sz w:val="24"/>
          <w:szCs w:val="24"/>
          <w:lang w:eastAsia="en-GB"/>
        </w:rPr>
        <w:t xml:space="preserve">, </w:t>
      </w:r>
      <w:ins w:id="156" w:author="Matthew Smith" w:date="2021-03-08T22:53:00Z">
        <w:r w:rsidR="00281016">
          <w:rPr>
            <w:rFonts w:ascii="Segoe UI" w:eastAsia="Times New Roman" w:hAnsi="Segoe UI" w:cs="Segoe UI"/>
            <w:color w:val="24292E"/>
            <w:sz w:val="24"/>
            <w:szCs w:val="24"/>
            <w:lang w:eastAsia="en-GB"/>
          </w:rPr>
          <w:t xml:space="preserve">but also </w:t>
        </w:r>
      </w:ins>
      <w:r w:rsidRPr="006F30FD">
        <w:rPr>
          <w:rFonts w:ascii="Segoe UI" w:eastAsia="Times New Roman" w:hAnsi="Segoe UI" w:cs="Segoe UI"/>
          <w:color w:val="24292E"/>
          <w:sz w:val="24"/>
          <w:szCs w:val="24"/>
          <w:lang w:eastAsia="en-GB"/>
        </w:rPr>
        <w:t xml:space="preserve">trepidation and sadness. </w:t>
      </w:r>
      <w:del w:id="157" w:author="Matthew Smith" w:date="2021-03-08T22:52:00Z">
        <w:r w:rsidRPr="006F30FD" w:rsidDel="00281016">
          <w:rPr>
            <w:rFonts w:ascii="Segoe UI" w:eastAsia="Times New Roman" w:hAnsi="Segoe UI" w:cs="Segoe UI"/>
            <w:color w:val="24292E"/>
            <w:sz w:val="24"/>
            <w:szCs w:val="24"/>
            <w:lang w:eastAsia="en-GB"/>
          </w:rPr>
          <w:delText>accommplishment</w:delText>
        </w:r>
      </w:del>
      <w:ins w:id="158" w:author="Matthew Smith" w:date="2021-03-08T22:52:00Z">
        <w:r w:rsidR="00281016" w:rsidRPr="006F30FD">
          <w:rPr>
            <w:rFonts w:ascii="Segoe UI" w:eastAsia="Times New Roman" w:hAnsi="Segoe UI" w:cs="Segoe UI"/>
            <w:color w:val="24292E"/>
            <w:sz w:val="24"/>
            <w:szCs w:val="24"/>
            <w:lang w:eastAsia="en-GB"/>
          </w:rPr>
          <w:t>accomplishment</w:t>
        </w:r>
      </w:ins>
      <w:r w:rsidRPr="006F30FD">
        <w:rPr>
          <w:rFonts w:ascii="Segoe UI" w:eastAsia="Times New Roman" w:hAnsi="Segoe UI" w:cs="Segoe UI"/>
          <w:color w:val="24292E"/>
          <w:sz w:val="24"/>
          <w:szCs w:val="24"/>
          <w:lang w:eastAsia="en-GB"/>
        </w:rPr>
        <w:t xml:space="preserve">: Finally, a job </w:t>
      </w:r>
      <w:proofErr w:type="gramStart"/>
      <w:r w:rsidRPr="006F30FD">
        <w:rPr>
          <w:rFonts w:ascii="Segoe UI" w:eastAsia="Times New Roman" w:hAnsi="Segoe UI" w:cs="Segoe UI"/>
          <w:color w:val="24292E"/>
          <w:sz w:val="24"/>
          <w:szCs w:val="24"/>
          <w:lang w:eastAsia="en-GB"/>
        </w:rPr>
        <w:t>offer</w:t>
      </w:r>
      <w:proofErr w:type="gramEnd"/>
      <w:r w:rsidRPr="006F30FD">
        <w:rPr>
          <w:rFonts w:ascii="Segoe UI" w:eastAsia="Times New Roman" w:hAnsi="Segoe UI" w:cs="Segoe UI"/>
          <w:color w:val="24292E"/>
          <w:sz w:val="24"/>
          <w:szCs w:val="24"/>
          <w:lang w:eastAsia="en-GB"/>
        </w:rPr>
        <w:t xml:space="preserve">. Trepidation: I </w:t>
      </w:r>
      <w:proofErr w:type="gramStart"/>
      <w:r w:rsidRPr="006F30FD">
        <w:rPr>
          <w:rFonts w:ascii="Segoe UI" w:eastAsia="Times New Roman" w:hAnsi="Segoe UI" w:cs="Segoe UI"/>
          <w:color w:val="24292E"/>
          <w:sz w:val="24"/>
          <w:szCs w:val="24"/>
          <w:lang w:eastAsia="en-GB"/>
        </w:rPr>
        <w:t>didn’t</w:t>
      </w:r>
      <w:proofErr w:type="gramEnd"/>
      <w:r w:rsidRPr="006F30FD">
        <w:rPr>
          <w:rFonts w:ascii="Segoe UI" w:eastAsia="Times New Roman" w:hAnsi="Segoe UI" w:cs="Segoe UI"/>
          <w:color w:val="24292E"/>
          <w:sz w:val="24"/>
          <w:szCs w:val="24"/>
          <w:lang w:eastAsia="en-GB"/>
        </w:rPr>
        <w:t xml:space="preserve"> understand what the visa application process was. Sadness: If successful, I would be leaving my family and friends.</w:t>
      </w:r>
    </w:p>
    <w:p w14:paraId="254E7732" w14:textId="2FBC9E59"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Mark </w:t>
      </w:r>
      <w:del w:id="159" w:author="Matthew Smith" w:date="2021-03-08T22:53:00Z">
        <w:r w:rsidRPr="006F30FD" w:rsidDel="00281016">
          <w:rPr>
            <w:rFonts w:ascii="Segoe UI" w:eastAsia="Times New Roman" w:hAnsi="Segoe UI" w:cs="Segoe UI"/>
            <w:color w:val="24292E"/>
            <w:sz w:val="24"/>
            <w:szCs w:val="24"/>
            <w:lang w:eastAsia="en-GB"/>
          </w:rPr>
          <w:delText xml:space="preserve">got </w:delText>
        </w:r>
      </w:del>
      <w:ins w:id="160" w:author="Matthew Smith" w:date="2021-03-08T22:53:00Z">
        <w:r w:rsidR="00281016">
          <w:rPr>
            <w:rFonts w:ascii="Segoe UI" w:eastAsia="Times New Roman" w:hAnsi="Segoe UI" w:cs="Segoe UI"/>
            <w:color w:val="24292E"/>
            <w:sz w:val="24"/>
            <w:szCs w:val="24"/>
            <w:lang w:eastAsia="en-GB"/>
          </w:rPr>
          <w:t>pu</w:t>
        </w:r>
        <w:r w:rsidR="00281016" w:rsidRPr="006F30FD">
          <w:rPr>
            <w:rFonts w:ascii="Segoe UI" w:eastAsia="Times New Roman" w:hAnsi="Segoe UI" w:cs="Segoe UI"/>
            <w:color w:val="24292E"/>
            <w:sz w:val="24"/>
            <w:szCs w:val="24"/>
            <w:lang w:eastAsia="en-GB"/>
          </w:rPr>
          <w:t xml:space="preserve">t </w:t>
        </w:r>
      </w:ins>
      <w:r w:rsidRPr="006F30FD">
        <w:rPr>
          <w:rFonts w:ascii="Segoe UI" w:eastAsia="Times New Roman" w:hAnsi="Segoe UI" w:cs="Segoe UI"/>
          <w:color w:val="24292E"/>
          <w:sz w:val="24"/>
          <w:szCs w:val="24"/>
          <w:lang w:eastAsia="en-GB"/>
        </w:rPr>
        <w:t xml:space="preserve">me in touch with his HR department. The to-ing and fro-ing between them and I commenced. Sydney, Australia was 9 hours ahead of UK time. Our conversations were towards their end of day, </w:t>
      </w:r>
      <w:commentRangeStart w:id="161"/>
      <w:r w:rsidRPr="006F30FD">
        <w:rPr>
          <w:rFonts w:ascii="Segoe UI" w:eastAsia="Times New Roman" w:hAnsi="Segoe UI" w:cs="Segoe UI"/>
          <w:color w:val="24292E"/>
          <w:sz w:val="24"/>
          <w:szCs w:val="24"/>
          <w:lang w:eastAsia="en-GB"/>
        </w:rPr>
        <w:t>5pm</w:t>
      </w:r>
      <w:commentRangeEnd w:id="161"/>
      <w:r w:rsidR="00281016">
        <w:rPr>
          <w:rStyle w:val="CommentReference"/>
        </w:rPr>
        <w:commentReference w:id="161"/>
      </w:r>
      <w:r w:rsidRPr="006F30FD">
        <w:rPr>
          <w:rFonts w:ascii="Segoe UI" w:eastAsia="Times New Roman" w:hAnsi="Segoe UI" w:cs="Segoe UI"/>
          <w:color w:val="24292E"/>
          <w:sz w:val="24"/>
          <w:szCs w:val="24"/>
          <w:lang w:eastAsia="en-GB"/>
        </w:rPr>
        <w:t xml:space="preserve"> AEST, 2am GMT. I would often try to stay up till the unearthly late hour. I failed every time. </w:t>
      </w:r>
      <w:proofErr w:type="gramStart"/>
      <w:ins w:id="162" w:author="Matthew Smith" w:date="2021-03-08T22:55:00Z">
        <w:r w:rsidR="00281016">
          <w:rPr>
            <w:rFonts w:ascii="Segoe UI" w:eastAsia="Times New Roman" w:hAnsi="Segoe UI" w:cs="Segoe UI"/>
            <w:color w:val="24292E"/>
            <w:sz w:val="24"/>
            <w:szCs w:val="24"/>
            <w:lang w:eastAsia="en-GB"/>
          </w:rPr>
          <w:t>Whereupon,</w:t>
        </w:r>
        <w:proofErr w:type="gramEnd"/>
        <w:r w:rsidR="00281016">
          <w:rPr>
            <w:rFonts w:ascii="Segoe UI" w:eastAsia="Times New Roman" w:hAnsi="Segoe UI" w:cs="Segoe UI"/>
            <w:color w:val="24292E"/>
            <w:sz w:val="24"/>
            <w:szCs w:val="24"/>
            <w:lang w:eastAsia="en-GB"/>
          </w:rPr>
          <w:t xml:space="preserve"> a</w:t>
        </w:r>
      </w:ins>
      <w:del w:id="163" w:author="Matthew Smith" w:date="2021-03-08T22:55:00Z">
        <w:r w:rsidRPr="006F30FD" w:rsidDel="00281016">
          <w:rPr>
            <w:rFonts w:ascii="Segoe UI" w:eastAsia="Times New Roman" w:hAnsi="Segoe UI" w:cs="Segoe UI"/>
            <w:color w:val="24292E"/>
            <w:sz w:val="24"/>
            <w:szCs w:val="24"/>
            <w:lang w:eastAsia="en-GB"/>
          </w:rPr>
          <w:delText>A</w:delText>
        </w:r>
      </w:del>
      <w:r w:rsidRPr="006F30FD">
        <w:rPr>
          <w:rFonts w:ascii="Segoe UI" w:eastAsia="Times New Roman" w:hAnsi="Segoe UI" w:cs="Segoe UI"/>
          <w:color w:val="24292E"/>
          <w:sz w:val="24"/>
          <w:szCs w:val="24"/>
          <w:lang w:eastAsia="en-GB"/>
        </w:rPr>
        <w:t xml:space="preserve">fter being woken up after a brief spell of deep sleep, I was not as </w:t>
      </w:r>
      <w:del w:id="164" w:author="Matthew Smith" w:date="2021-03-08T22:53:00Z">
        <w:r w:rsidRPr="006F30FD" w:rsidDel="00281016">
          <w:rPr>
            <w:rFonts w:ascii="Segoe UI" w:eastAsia="Times New Roman" w:hAnsi="Segoe UI" w:cs="Segoe UI"/>
            <w:color w:val="24292E"/>
            <w:sz w:val="24"/>
            <w:szCs w:val="24"/>
            <w:lang w:eastAsia="en-GB"/>
          </w:rPr>
          <w:delText>coherant</w:delText>
        </w:r>
      </w:del>
      <w:ins w:id="165" w:author="Matthew Smith" w:date="2021-03-08T22:53:00Z">
        <w:r w:rsidR="00281016" w:rsidRPr="006F30FD">
          <w:rPr>
            <w:rFonts w:ascii="Segoe UI" w:eastAsia="Times New Roman" w:hAnsi="Segoe UI" w:cs="Segoe UI"/>
            <w:color w:val="24292E"/>
            <w:sz w:val="24"/>
            <w:szCs w:val="24"/>
            <w:lang w:eastAsia="en-GB"/>
          </w:rPr>
          <w:t>coherent</w:t>
        </w:r>
      </w:ins>
      <w:r w:rsidRPr="006F30FD">
        <w:rPr>
          <w:rFonts w:ascii="Segoe UI" w:eastAsia="Times New Roman" w:hAnsi="Segoe UI" w:cs="Segoe UI"/>
          <w:color w:val="24292E"/>
          <w:sz w:val="24"/>
          <w:szCs w:val="24"/>
          <w:lang w:eastAsia="en-GB"/>
        </w:rPr>
        <w:t xml:space="preserve"> as I </w:t>
      </w:r>
      <w:ins w:id="166" w:author="Matthew Smith" w:date="2021-03-08T22:53:00Z">
        <w:r w:rsidR="00281016">
          <w:rPr>
            <w:rFonts w:ascii="Segoe UI" w:eastAsia="Times New Roman" w:hAnsi="Segoe UI" w:cs="Segoe UI"/>
            <w:color w:val="24292E"/>
            <w:sz w:val="24"/>
            <w:szCs w:val="24"/>
            <w:lang w:eastAsia="en-GB"/>
          </w:rPr>
          <w:t>would have</w:t>
        </w:r>
      </w:ins>
      <w:del w:id="167" w:author="Matthew Smith" w:date="2021-03-08T22:53:00Z">
        <w:r w:rsidRPr="006F30FD" w:rsidDel="00281016">
          <w:rPr>
            <w:rFonts w:ascii="Segoe UI" w:eastAsia="Times New Roman" w:hAnsi="Segoe UI" w:cs="Segoe UI"/>
            <w:color w:val="24292E"/>
            <w:sz w:val="24"/>
            <w:szCs w:val="24"/>
            <w:lang w:eastAsia="en-GB"/>
          </w:rPr>
          <w:delText>had</w:delText>
        </w:r>
      </w:del>
      <w:r w:rsidRPr="006F30FD">
        <w:rPr>
          <w:rFonts w:ascii="Segoe UI" w:eastAsia="Times New Roman" w:hAnsi="Segoe UI" w:cs="Segoe UI"/>
          <w:color w:val="24292E"/>
          <w:sz w:val="24"/>
          <w:szCs w:val="24"/>
          <w:lang w:eastAsia="en-GB"/>
        </w:rPr>
        <w:t xml:space="preserve"> wished. </w:t>
      </w:r>
      <w:proofErr w:type="gramStart"/>
      <w:r w:rsidRPr="006F30FD">
        <w:rPr>
          <w:rFonts w:ascii="Segoe UI" w:eastAsia="Times New Roman" w:hAnsi="Segoe UI" w:cs="Segoe UI"/>
          <w:color w:val="24292E"/>
          <w:sz w:val="24"/>
          <w:szCs w:val="24"/>
          <w:lang w:eastAsia="en-GB"/>
        </w:rPr>
        <w:t>Thankfully</w:t>
      </w:r>
      <w:proofErr w:type="gramEnd"/>
      <w:r w:rsidRPr="006F30FD">
        <w:rPr>
          <w:rFonts w:ascii="Segoe UI" w:eastAsia="Times New Roman" w:hAnsi="Segoe UI" w:cs="Segoe UI"/>
          <w:color w:val="24292E"/>
          <w:sz w:val="24"/>
          <w:szCs w:val="24"/>
          <w:lang w:eastAsia="en-GB"/>
        </w:rPr>
        <w:t xml:space="preserve"> the telephone line was clear as a bell. Conversations were fruitful. The online application process was straightforward. Surprisingly, my visa arrived in 4 weeks.</w:t>
      </w:r>
    </w:p>
    <w:p w14:paraId="4E3F8DC2" w14:textId="7227D5B5"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lastRenderedPageBreak/>
        <w:t>It was late October 2009, nearly 2 months after the fateful meeting with Phil. I had been granted an Australian work visa</w:t>
      </w:r>
      <w:ins w:id="168" w:author="Matthew Smith" w:date="2021-03-08T22:55:00Z">
        <w:r w:rsidR="00281016">
          <w:rPr>
            <w:rFonts w:ascii="Segoe UI" w:eastAsia="Times New Roman" w:hAnsi="Segoe UI" w:cs="Segoe UI"/>
            <w:color w:val="24292E"/>
            <w:sz w:val="24"/>
            <w:szCs w:val="24"/>
            <w:lang w:eastAsia="en-GB"/>
          </w:rPr>
          <w:t xml:space="preserve"> and </w:t>
        </w:r>
      </w:ins>
      <w:ins w:id="169" w:author="Matthew Smith" w:date="2021-03-08T22:56:00Z">
        <w:r w:rsidR="00281016">
          <w:rPr>
            <w:rFonts w:ascii="Segoe UI" w:eastAsia="Times New Roman" w:hAnsi="Segoe UI" w:cs="Segoe UI"/>
            <w:color w:val="24292E"/>
            <w:sz w:val="24"/>
            <w:szCs w:val="24"/>
            <w:lang w:eastAsia="en-GB"/>
          </w:rPr>
          <w:t xml:space="preserve">so </w:t>
        </w:r>
      </w:ins>
      <w:ins w:id="170" w:author="Matthew Smith" w:date="2021-03-08T22:55:00Z">
        <w:r w:rsidR="00281016">
          <w:rPr>
            <w:rFonts w:ascii="Segoe UI" w:eastAsia="Times New Roman" w:hAnsi="Segoe UI" w:cs="Segoe UI"/>
            <w:color w:val="24292E"/>
            <w:sz w:val="24"/>
            <w:szCs w:val="24"/>
            <w:lang w:eastAsia="en-GB"/>
          </w:rPr>
          <w:t>met</w:t>
        </w:r>
      </w:ins>
      <w:del w:id="171" w:author="Matthew Smith" w:date="2021-03-08T22:55:00Z">
        <w:r w:rsidRPr="006F30FD" w:rsidDel="00281016">
          <w:rPr>
            <w:rFonts w:ascii="Segoe UI" w:eastAsia="Times New Roman" w:hAnsi="Segoe UI" w:cs="Segoe UI"/>
            <w:color w:val="24292E"/>
            <w:sz w:val="24"/>
            <w:szCs w:val="24"/>
            <w:lang w:eastAsia="en-GB"/>
          </w:rPr>
          <w:delText>. T</w:delText>
        </w:r>
      </w:del>
      <w:ins w:id="172" w:author="Matthew Smith" w:date="2021-03-08T22:55:00Z">
        <w:r w:rsidR="00281016">
          <w:rPr>
            <w:rFonts w:ascii="Segoe UI" w:eastAsia="Times New Roman" w:hAnsi="Segoe UI" w:cs="Segoe UI"/>
            <w:color w:val="24292E"/>
            <w:sz w:val="24"/>
            <w:szCs w:val="24"/>
            <w:lang w:eastAsia="en-GB"/>
          </w:rPr>
          <w:t xml:space="preserve"> t</w:t>
        </w:r>
      </w:ins>
      <w:r w:rsidRPr="006F30FD">
        <w:rPr>
          <w:rFonts w:ascii="Segoe UI" w:eastAsia="Times New Roman" w:hAnsi="Segoe UI" w:cs="Segoe UI"/>
          <w:color w:val="24292E"/>
          <w:sz w:val="24"/>
          <w:szCs w:val="24"/>
          <w:lang w:eastAsia="en-GB"/>
        </w:rPr>
        <w:t>he requirements to work for Mark's company</w:t>
      </w:r>
      <w:del w:id="173" w:author="Matthew Smith" w:date="2021-03-08T22:56:00Z">
        <w:r w:rsidRPr="006F30FD" w:rsidDel="00281016">
          <w:rPr>
            <w:rFonts w:ascii="Segoe UI" w:eastAsia="Times New Roman" w:hAnsi="Segoe UI" w:cs="Segoe UI"/>
            <w:color w:val="24292E"/>
            <w:sz w:val="24"/>
            <w:szCs w:val="24"/>
            <w:lang w:eastAsia="en-GB"/>
          </w:rPr>
          <w:delText xml:space="preserve"> were met</w:delText>
        </w:r>
      </w:del>
      <w:r w:rsidRPr="006F30FD">
        <w:rPr>
          <w:rFonts w:ascii="Segoe UI" w:eastAsia="Times New Roman" w:hAnsi="Segoe UI" w:cs="Segoe UI"/>
          <w:color w:val="24292E"/>
          <w:sz w:val="24"/>
          <w:szCs w:val="24"/>
          <w:lang w:eastAsia="en-GB"/>
        </w:rPr>
        <w:t>. The dream of working again w</w:t>
      </w:r>
      <w:ins w:id="174" w:author="Matthew Smith" w:date="2021-03-08T22:56:00Z">
        <w:r w:rsidR="00281016">
          <w:rPr>
            <w:rFonts w:ascii="Segoe UI" w:eastAsia="Times New Roman" w:hAnsi="Segoe UI" w:cs="Segoe UI"/>
            <w:color w:val="24292E"/>
            <w:sz w:val="24"/>
            <w:szCs w:val="24"/>
            <w:lang w:eastAsia="en-GB"/>
          </w:rPr>
          <w:t>as</w:t>
        </w:r>
      </w:ins>
      <w:del w:id="175" w:author="Matthew Smith" w:date="2021-03-08T22:56:00Z">
        <w:r w:rsidRPr="006F30FD" w:rsidDel="00281016">
          <w:rPr>
            <w:rFonts w:ascii="Segoe UI" w:eastAsia="Times New Roman" w:hAnsi="Segoe UI" w:cs="Segoe UI"/>
            <w:color w:val="24292E"/>
            <w:sz w:val="24"/>
            <w:szCs w:val="24"/>
            <w:lang w:eastAsia="en-GB"/>
          </w:rPr>
          <w:delText>ere</w:delText>
        </w:r>
      </w:del>
      <w:r w:rsidRPr="006F30FD">
        <w:rPr>
          <w:rFonts w:ascii="Segoe UI" w:eastAsia="Times New Roman" w:hAnsi="Segoe UI" w:cs="Segoe UI"/>
          <w:color w:val="24292E"/>
          <w:sz w:val="24"/>
          <w:szCs w:val="24"/>
          <w:lang w:eastAsia="en-GB"/>
        </w:rPr>
        <w:t xml:space="preserve"> now a reality. Still, through all the excitement </w:t>
      </w:r>
      <w:commentRangeStart w:id="176"/>
      <w:r w:rsidRPr="006F30FD">
        <w:rPr>
          <w:rFonts w:ascii="Segoe UI" w:eastAsia="Times New Roman" w:hAnsi="Segoe UI" w:cs="Segoe UI"/>
          <w:color w:val="24292E"/>
          <w:sz w:val="24"/>
          <w:szCs w:val="24"/>
          <w:lang w:eastAsia="en-GB"/>
        </w:rPr>
        <w:t>there were deep, stomach-churning doubts.</w:t>
      </w:r>
      <w:commentRangeEnd w:id="176"/>
      <w:r w:rsidR="00281016">
        <w:rPr>
          <w:rStyle w:val="CommentReference"/>
        </w:rPr>
        <w:commentReference w:id="176"/>
      </w:r>
    </w:p>
    <w:p w14:paraId="772E2816" w14:textId="2C35D0A8"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To announce</w:t>
      </w:r>
      <w:del w:id="177" w:author="Matthew Smith" w:date="2021-03-08T22:56:00Z">
        <w:r w:rsidRPr="006F30FD" w:rsidDel="00281016">
          <w:rPr>
            <w:rFonts w:ascii="Segoe UI" w:eastAsia="Times New Roman" w:hAnsi="Segoe UI" w:cs="Segoe UI"/>
            <w:color w:val="24292E"/>
            <w:sz w:val="24"/>
            <w:szCs w:val="24"/>
            <w:lang w:eastAsia="en-GB"/>
          </w:rPr>
          <w:delText>d</w:delText>
        </w:r>
      </w:del>
      <w:r w:rsidRPr="006F30FD">
        <w:rPr>
          <w:rFonts w:ascii="Segoe UI" w:eastAsia="Times New Roman" w:hAnsi="Segoe UI" w:cs="Segoe UI"/>
          <w:color w:val="24292E"/>
          <w:sz w:val="24"/>
          <w:szCs w:val="24"/>
          <w:lang w:eastAsia="en-GB"/>
        </w:rPr>
        <w:t xml:space="preserve"> the news, I sent an email to my family, </w:t>
      </w:r>
      <w:proofErr w:type="gramStart"/>
      <w:r w:rsidRPr="006F30FD">
        <w:rPr>
          <w:rFonts w:ascii="Segoe UI" w:eastAsia="Times New Roman" w:hAnsi="Segoe UI" w:cs="Segoe UI"/>
          <w:color w:val="24292E"/>
          <w:sz w:val="24"/>
          <w:szCs w:val="24"/>
          <w:lang w:eastAsia="en-GB"/>
        </w:rPr>
        <w:t>friends</w:t>
      </w:r>
      <w:proofErr w:type="gramEnd"/>
      <w:r w:rsidRPr="006F30FD">
        <w:rPr>
          <w:rFonts w:ascii="Segoe UI" w:eastAsia="Times New Roman" w:hAnsi="Segoe UI" w:cs="Segoe UI"/>
          <w:color w:val="24292E"/>
          <w:sz w:val="24"/>
          <w:szCs w:val="24"/>
          <w:lang w:eastAsia="en-GB"/>
        </w:rPr>
        <w:t xml:space="preserve"> and colleagues. I was now committed. Everyone was supportive. However, I could sense their </w:t>
      </w:r>
      <w:commentRangeStart w:id="178"/>
      <w:r w:rsidRPr="006F30FD">
        <w:rPr>
          <w:rFonts w:ascii="Segoe UI" w:eastAsia="Times New Roman" w:hAnsi="Segoe UI" w:cs="Segoe UI"/>
          <w:color w:val="24292E"/>
          <w:sz w:val="24"/>
          <w:szCs w:val="24"/>
          <w:lang w:eastAsia="en-GB"/>
        </w:rPr>
        <w:t xml:space="preserve">disappointment. </w:t>
      </w:r>
      <w:commentRangeEnd w:id="178"/>
      <w:r w:rsidR="00281016">
        <w:rPr>
          <w:rStyle w:val="CommentReference"/>
        </w:rPr>
        <w:commentReference w:id="178"/>
      </w:r>
      <w:r w:rsidRPr="006F30FD">
        <w:rPr>
          <w:rFonts w:ascii="Segoe UI" w:eastAsia="Times New Roman" w:hAnsi="Segoe UI" w:cs="Segoe UI"/>
          <w:color w:val="24292E"/>
          <w:sz w:val="24"/>
          <w:szCs w:val="24"/>
          <w:lang w:eastAsia="en-GB"/>
        </w:rPr>
        <w:t xml:space="preserve">It was then I began to appreciate the </w:t>
      </w:r>
      <w:commentRangeStart w:id="179"/>
      <w:r w:rsidRPr="006F30FD">
        <w:rPr>
          <w:rFonts w:ascii="Segoe UI" w:eastAsia="Times New Roman" w:hAnsi="Segoe UI" w:cs="Segoe UI"/>
          <w:color w:val="24292E"/>
          <w:sz w:val="24"/>
          <w:szCs w:val="24"/>
          <w:lang w:eastAsia="en-GB"/>
        </w:rPr>
        <w:t xml:space="preserve">value I added </w:t>
      </w:r>
      <w:commentRangeEnd w:id="179"/>
      <w:r w:rsidR="00281016">
        <w:rPr>
          <w:rStyle w:val="CommentReference"/>
        </w:rPr>
        <w:commentReference w:id="179"/>
      </w:r>
      <w:r w:rsidRPr="006F30FD">
        <w:rPr>
          <w:rFonts w:ascii="Segoe UI" w:eastAsia="Times New Roman" w:hAnsi="Segoe UI" w:cs="Segoe UI"/>
          <w:color w:val="24292E"/>
          <w:sz w:val="24"/>
          <w:szCs w:val="24"/>
          <w:lang w:eastAsia="en-GB"/>
        </w:rPr>
        <w:t xml:space="preserve">to those who I surrounded myself with. I had to sever those ties to satisfy my needs. </w:t>
      </w:r>
      <w:del w:id="180" w:author="Matthew Smith" w:date="2021-03-08T22:57:00Z">
        <w:r w:rsidRPr="006F30FD" w:rsidDel="00281016">
          <w:rPr>
            <w:rFonts w:ascii="Segoe UI" w:eastAsia="Times New Roman" w:hAnsi="Segoe UI" w:cs="Segoe UI"/>
            <w:color w:val="24292E"/>
            <w:sz w:val="24"/>
            <w:szCs w:val="24"/>
            <w:lang w:eastAsia="en-GB"/>
          </w:rPr>
          <w:delText xml:space="preserve">v? </w:delText>
        </w:r>
      </w:del>
      <w:r w:rsidRPr="006F30FD">
        <w:rPr>
          <w:rFonts w:ascii="Segoe UI" w:eastAsia="Times New Roman" w:hAnsi="Segoe UI" w:cs="Segoe UI"/>
          <w:color w:val="24292E"/>
          <w:sz w:val="24"/>
          <w:szCs w:val="24"/>
          <w:lang w:eastAsia="en-GB"/>
        </w:rPr>
        <w:t>Everyone accepted it; work was one of life’s necessities. Years in school and further education prepared us for it. It</w:t>
      </w:r>
      <w:ins w:id="181" w:author="Matthew Smith" w:date="2021-03-08T22:58:00Z">
        <w:r w:rsidR="00281016">
          <w:rPr>
            <w:rFonts w:ascii="Segoe UI" w:eastAsia="Times New Roman" w:hAnsi="Segoe UI" w:cs="Segoe UI"/>
            <w:color w:val="24292E"/>
            <w:sz w:val="24"/>
            <w:szCs w:val="24"/>
            <w:lang w:eastAsia="en-GB"/>
          </w:rPr>
          <w:t>’</w:t>
        </w:r>
      </w:ins>
      <w:del w:id="182" w:author="Matthew Smith" w:date="2021-03-08T22:58:00Z">
        <w:r w:rsidRPr="006F30FD" w:rsidDel="00281016">
          <w:rPr>
            <w:rFonts w:ascii="Segoe UI" w:eastAsia="Times New Roman" w:hAnsi="Segoe UI" w:cs="Segoe UI"/>
            <w:color w:val="24292E"/>
            <w:sz w:val="24"/>
            <w:szCs w:val="24"/>
            <w:lang w:eastAsia="en-GB"/>
          </w:rPr>
          <w:delText xml:space="preserve"> wa</w:delText>
        </w:r>
      </w:del>
      <w:r w:rsidRPr="006F30FD">
        <w:rPr>
          <w:rFonts w:ascii="Segoe UI" w:eastAsia="Times New Roman" w:hAnsi="Segoe UI" w:cs="Segoe UI"/>
          <w:color w:val="24292E"/>
          <w:sz w:val="24"/>
          <w:szCs w:val="24"/>
          <w:lang w:eastAsia="en-GB"/>
        </w:rPr>
        <w:t>s part of our identity and in many ways define</w:t>
      </w:r>
      <w:ins w:id="183" w:author="Matthew Smith" w:date="2021-03-08T22:58:00Z">
        <w:r w:rsidR="00281016">
          <w:rPr>
            <w:rFonts w:ascii="Segoe UI" w:eastAsia="Times New Roman" w:hAnsi="Segoe UI" w:cs="Segoe UI"/>
            <w:color w:val="24292E"/>
            <w:sz w:val="24"/>
            <w:szCs w:val="24"/>
            <w:lang w:eastAsia="en-GB"/>
          </w:rPr>
          <w:t>s</w:t>
        </w:r>
      </w:ins>
      <w:del w:id="184" w:author="Matthew Smith" w:date="2021-03-08T22:58:00Z">
        <w:r w:rsidRPr="006F30FD" w:rsidDel="00281016">
          <w:rPr>
            <w:rFonts w:ascii="Segoe UI" w:eastAsia="Times New Roman" w:hAnsi="Segoe UI" w:cs="Segoe UI"/>
            <w:color w:val="24292E"/>
            <w:sz w:val="24"/>
            <w:szCs w:val="24"/>
            <w:lang w:eastAsia="en-GB"/>
          </w:rPr>
          <w:delText>d</w:delText>
        </w:r>
      </w:del>
      <w:r w:rsidRPr="006F30FD">
        <w:rPr>
          <w:rFonts w:ascii="Segoe UI" w:eastAsia="Times New Roman" w:hAnsi="Segoe UI" w:cs="Segoe UI"/>
          <w:color w:val="24292E"/>
          <w:sz w:val="24"/>
          <w:szCs w:val="24"/>
          <w:lang w:eastAsia="en-GB"/>
        </w:rPr>
        <w:t xml:space="preserve"> who we are. I wanted to define who I am. Australia would be where I could do it.</w:t>
      </w:r>
    </w:p>
    <w:p w14:paraId="40C4C150" w14:textId="228163E2"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One morning, I searched for single way flights from Birmingham, UK to Sydney, Australia. The cost, as Mark had alluded to, would be </w:t>
      </w:r>
      <w:ins w:id="185" w:author="Matthew Smith" w:date="2021-03-08T23:01:00Z">
        <w:r w:rsidR="00281016">
          <w:rPr>
            <w:rFonts w:ascii="Segoe UI" w:eastAsia="Times New Roman" w:hAnsi="Segoe UI" w:cs="Segoe UI"/>
            <w:color w:val="24292E"/>
            <w:sz w:val="24"/>
            <w:szCs w:val="24"/>
            <w:lang w:eastAsia="en-GB"/>
          </w:rPr>
          <w:t xml:space="preserve">at </w:t>
        </w:r>
      </w:ins>
      <w:r w:rsidRPr="006F30FD">
        <w:rPr>
          <w:rFonts w:ascii="Segoe UI" w:eastAsia="Times New Roman" w:hAnsi="Segoe UI" w:cs="Segoe UI"/>
          <w:color w:val="24292E"/>
          <w:sz w:val="24"/>
          <w:szCs w:val="24"/>
          <w:lang w:eastAsia="en-GB"/>
        </w:rPr>
        <w:t xml:space="preserve">my </w:t>
      </w:r>
      <w:ins w:id="186" w:author="Matthew Smith" w:date="2021-03-08T23:01:00Z">
        <w:r w:rsidR="00281016">
          <w:rPr>
            <w:rFonts w:ascii="Segoe UI" w:eastAsia="Times New Roman" w:hAnsi="Segoe UI" w:cs="Segoe UI"/>
            <w:color w:val="24292E"/>
            <w:sz w:val="24"/>
            <w:szCs w:val="24"/>
            <w:lang w:eastAsia="en-GB"/>
          </w:rPr>
          <w:t xml:space="preserve">own </w:t>
        </w:r>
      </w:ins>
      <w:r w:rsidRPr="006F30FD">
        <w:rPr>
          <w:rFonts w:ascii="Segoe UI" w:eastAsia="Times New Roman" w:hAnsi="Segoe UI" w:cs="Segoe UI"/>
          <w:color w:val="24292E"/>
          <w:sz w:val="24"/>
          <w:szCs w:val="24"/>
          <w:lang w:eastAsia="en-GB"/>
        </w:rPr>
        <w:t xml:space="preserve">expense. Having been out of work for two months, my bank </w:t>
      </w:r>
      <w:del w:id="187" w:author="Matthew Smith" w:date="2021-03-08T22:59:00Z">
        <w:r w:rsidRPr="006F30FD" w:rsidDel="00281016">
          <w:rPr>
            <w:rFonts w:ascii="Segoe UI" w:eastAsia="Times New Roman" w:hAnsi="Segoe UI" w:cs="Segoe UI"/>
            <w:color w:val="24292E"/>
            <w:sz w:val="24"/>
            <w:szCs w:val="24"/>
            <w:lang w:eastAsia="en-GB"/>
          </w:rPr>
          <w:delText xml:space="preserve">bank </w:delText>
        </w:r>
      </w:del>
      <w:r w:rsidRPr="006F30FD">
        <w:rPr>
          <w:rFonts w:ascii="Segoe UI" w:eastAsia="Times New Roman" w:hAnsi="Segoe UI" w:cs="Segoe UI"/>
          <w:color w:val="24292E"/>
          <w:sz w:val="24"/>
          <w:szCs w:val="24"/>
          <w:lang w:eastAsia="en-GB"/>
        </w:rPr>
        <w:t xml:space="preserve">balance was </w:t>
      </w:r>
      <w:ins w:id="188" w:author="Matthew Smith" w:date="2021-03-08T23:00:00Z">
        <w:r w:rsidR="00281016">
          <w:rPr>
            <w:rFonts w:ascii="Segoe UI" w:eastAsia="Times New Roman" w:hAnsi="Segoe UI" w:cs="Segoe UI"/>
            <w:color w:val="24292E"/>
            <w:sz w:val="24"/>
            <w:szCs w:val="24"/>
            <w:lang w:eastAsia="en-GB"/>
          </w:rPr>
          <w:t xml:space="preserve">a bit </w:t>
        </w:r>
      </w:ins>
      <w:r w:rsidRPr="006F30FD">
        <w:rPr>
          <w:rFonts w:ascii="Segoe UI" w:eastAsia="Times New Roman" w:hAnsi="Segoe UI" w:cs="Segoe UI"/>
          <w:color w:val="24292E"/>
          <w:sz w:val="24"/>
          <w:szCs w:val="24"/>
          <w:lang w:eastAsia="en-GB"/>
        </w:rPr>
        <w:t>low. The flights during the week were a lot cheaper and sooner.</w:t>
      </w:r>
    </w:p>
    <w:p w14:paraId="5738F480"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Without consulting anyone, I </w:t>
      </w:r>
      <w:commentRangeStart w:id="189"/>
      <w:r w:rsidRPr="006F30FD">
        <w:rPr>
          <w:rFonts w:ascii="Segoe UI" w:eastAsia="Times New Roman" w:hAnsi="Segoe UI" w:cs="Segoe UI"/>
          <w:color w:val="24292E"/>
          <w:sz w:val="24"/>
          <w:szCs w:val="24"/>
          <w:lang w:eastAsia="en-GB"/>
        </w:rPr>
        <w:t>hesitantly</w:t>
      </w:r>
      <w:commentRangeEnd w:id="189"/>
      <w:r w:rsidR="00281016">
        <w:rPr>
          <w:rStyle w:val="CommentReference"/>
        </w:rPr>
        <w:commentReference w:id="189"/>
      </w:r>
      <w:r w:rsidRPr="006F30FD">
        <w:rPr>
          <w:rFonts w:ascii="Segoe UI" w:eastAsia="Times New Roman" w:hAnsi="Segoe UI" w:cs="Segoe UI"/>
          <w:color w:val="24292E"/>
          <w:sz w:val="24"/>
          <w:szCs w:val="24"/>
          <w:lang w:eastAsia="en-GB"/>
        </w:rPr>
        <w:t xml:space="preserve"> went through the booking process on the Emirates website. The prices marginally differed from one week to the next. </w:t>
      </w:r>
      <w:commentRangeStart w:id="190"/>
      <w:r w:rsidRPr="00D26EAC">
        <w:rPr>
          <w:rFonts w:ascii="Segoe UI" w:eastAsia="Times New Roman" w:hAnsi="Segoe UI" w:cs="Segoe UI"/>
          <w:color w:val="24292E"/>
          <w:sz w:val="24"/>
          <w:szCs w:val="24"/>
          <w:highlight w:val="yellow"/>
          <w:lang w:eastAsia="en-GB"/>
          <w:rPrChange w:id="191" w:author="Matthew Smith" w:date="2021-03-08T23:02:00Z">
            <w:rPr>
              <w:rFonts w:ascii="Segoe UI" w:eastAsia="Times New Roman" w:hAnsi="Segoe UI" w:cs="Segoe UI"/>
              <w:color w:val="24292E"/>
              <w:sz w:val="24"/>
              <w:szCs w:val="24"/>
              <w:lang w:eastAsia="en-GB"/>
            </w:rPr>
          </w:rPrChange>
        </w:rPr>
        <w:t>With</w:t>
      </w:r>
      <w:commentRangeEnd w:id="190"/>
      <w:r w:rsidR="00D26EAC">
        <w:rPr>
          <w:rStyle w:val="CommentReference"/>
        </w:rPr>
        <w:commentReference w:id="190"/>
      </w:r>
      <w:r w:rsidRPr="00D26EAC">
        <w:rPr>
          <w:rFonts w:ascii="Segoe UI" w:eastAsia="Times New Roman" w:hAnsi="Segoe UI" w:cs="Segoe UI"/>
          <w:color w:val="24292E"/>
          <w:sz w:val="24"/>
          <w:szCs w:val="24"/>
          <w:highlight w:val="yellow"/>
          <w:lang w:eastAsia="en-GB"/>
          <w:rPrChange w:id="192" w:author="Matthew Smith" w:date="2021-03-08T23:02:00Z">
            <w:rPr>
              <w:rFonts w:ascii="Segoe UI" w:eastAsia="Times New Roman" w:hAnsi="Segoe UI" w:cs="Segoe UI"/>
              <w:color w:val="24292E"/>
              <w:sz w:val="24"/>
              <w:szCs w:val="24"/>
              <w:lang w:eastAsia="en-GB"/>
            </w:rPr>
          </w:rPrChange>
        </w:rPr>
        <w:t xml:space="preserve"> a committed attitude, the earlier, the better.</w:t>
      </w:r>
      <w:r w:rsidRPr="006F30FD">
        <w:rPr>
          <w:rFonts w:ascii="Segoe UI" w:eastAsia="Times New Roman" w:hAnsi="Segoe UI" w:cs="Segoe UI"/>
          <w:color w:val="24292E"/>
          <w:sz w:val="24"/>
          <w:szCs w:val="24"/>
          <w:lang w:eastAsia="en-GB"/>
        </w:rPr>
        <w:t xml:space="preserve"> 6 steps later in the online booking process, the congratulatory confirmation page appeared. £800 had been ripped from the faintly beating heart of my bank account. I may have had no money, but I had a:</w:t>
      </w:r>
    </w:p>
    <w:p w14:paraId="3F08B58E" w14:textId="77777777" w:rsidR="006F30FD" w:rsidRPr="006F30FD" w:rsidRDefault="006F30FD" w:rsidP="006F30FD">
      <w:pPr>
        <w:numPr>
          <w:ilvl w:val="0"/>
          <w:numId w:val="2"/>
        </w:numPr>
        <w:shd w:val="clear" w:color="auto" w:fill="FFFFFF"/>
        <w:spacing w:before="100" w:beforeAutospacing="1"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visa</w:t>
      </w:r>
    </w:p>
    <w:p w14:paraId="4C29E75F" w14:textId="77777777" w:rsidR="006F30FD" w:rsidRPr="006F30FD" w:rsidRDefault="006F30FD" w:rsidP="006F30FD">
      <w:pPr>
        <w:numPr>
          <w:ilvl w:val="0"/>
          <w:numId w:val="2"/>
        </w:numPr>
        <w:shd w:val="clear" w:color="auto" w:fill="FFFFFF"/>
        <w:spacing w:before="60"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job contract</w:t>
      </w:r>
    </w:p>
    <w:p w14:paraId="7E9DF8BB" w14:textId="77777777" w:rsidR="006F30FD" w:rsidRPr="006F30FD" w:rsidRDefault="006F30FD" w:rsidP="006F30FD">
      <w:pPr>
        <w:numPr>
          <w:ilvl w:val="0"/>
          <w:numId w:val="2"/>
        </w:numPr>
        <w:shd w:val="clear" w:color="auto" w:fill="FFFFFF"/>
        <w:spacing w:before="60"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flight</w:t>
      </w:r>
    </w:p>
    <w:p w14:paraId="0D5C1A3E" w14:textId="77777777" w:rsidR="006F30FD" w:rsidRPr="006F30FD" w:rsidRDefault="006F30FD" w:rsidP="006F30FD">
      <w:pPr>
        <w:numPr>
          <w:ilvl w:val="0"/>
          <w:numId w:val="2"/>
        </w:numPr>
        <w:shd w:val="clear" w:color="auto" w:fill="FFFFFF"/>
        <w:spacing w:before="60"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place to stay, soon to be arranged by </w:t>
      </w:r>
      <w:proofErr w:type="gramStart"/>
      <w:r w:rsidRPr="006F30FD">
        <w:rPr>
          <w:rFonts w:ascii="Segoe UI" w:eastAsia="Times New Roman" w:hAnsi="Segoe UI" w:cs="Segoe UI"/>
          <w:color w:val="24292E"/>
          <w:sz w:val="24"/>
          <w:szCs w:val="24"/>
          <w:lang w:eastAsia="en-GB"/>
        </w:rPr>
        <w:t>work</w:t>
      </w:r>
      <w:proofErr w:type="gramEnd"/>
    </w:p>
    <w:p w14:paraId="21677D30" w14:textId="060D240D"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The doubts faded and the feeling of </w:t>
      </w:r>
      <w:del w:id="193" w:author="Matthew Smith" w:date="2021-03-08T23:00:00Z">
        <w:r w:rsidRPr="006F30FD" w:rsidDel="00281016">
          <w:rPr>
            <w:rFonts w:ascii="Segoe UI" w:eastAsia="Times New Roman" w:hAnsi="Segoe UI" w:cs="Segoe UI"/>
            <w:color w:val="24292E"/>
            <w:sz w:val="24"/>
            <w:szCs w:val="24"/>
            <w:lang w:eastAsia="en-GB"/>
          </w:rPr>
          <w:delText>accommplishment</w:delText>
        </w:r>
      </w:del>
      <w:ins w:id="194" w:author="Matthew Smith" w:date="2021-03-08T23:00:00Z">
        <w:r w:rsidR="00281016" w:rsidRPr="006F30FD">
          <w:rPr>
            <w:rFonts w:ascii="Segoe UI" w:eastAsia="Times New Roman" w:hAnsi="Segoe UI" w:cs="Segoe UI"/>
            <w:color w:val="24292E"/>
            <w:sz w:val="24"/>
            <w:szCs w:val="24"/>
            <w:lang w:eastAsia="en-GB"/>
          </w:rPr>
          <w:t>accomplishment</w:t>
        </w:r>
      </w:ins>
      <w:r w:rsidRPr="006F30FD">
        <w:rPr>
          <w:rFonts w:ascii="Segoe UI" w:eastAsia="Times New Roman" w:hAnsi="Segoe UI" w:cs="Segoe UI"/>
          <w:color w:val="24292E"/>
          <w:sz w:val="24"/>
          <w:szCs w:val="24"/>
          <w:lang w:eastAsia="en-GB"/>
        </w:rPr>
        <w:t xml:space="preserve"> began to bubble up. I was going to Australia. Wow.</w:t>
      </w:r>
    </w:p>
    <w:p w14:paraId="1A3A6AEA"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My mom walked into the dining room on her way to the kitchen. I grasped her shoulders, looked her in the eyes and said, "Mom, in 4 days-time I'm flying to Sydney." She paused. Her usual bubbly demeanour changed to one of apprehension. "Oh, good", she said </w:t>
      </w:r>
      <w:commentRangeStart w:id="195"/>
      <w:r w:rsidRPr="006F30FD">
        <w:rPr>
          <w:rFonts w:ascii="Segoe UI" w:eastAsia="Times New Roman" w:hAnsi="Segoe UI" w:cs="Segoe UI"/>
          <w:color w:val="24292E"/>
          <w:sz w:val="24"/>
          <w:szCs w:val="24"/>
          <w:lang w:eastAsia="en-GB"/>
        </w:rPr>
        <w:t>as</w:t>
      </w:r>
      <w:commentRangeEnd w:id="195"/>
      <w:r w:rsidR="00D26EAC">
        <w:rPr>
          <w:rStyle w:val="CommentReference"/>
        </w:rPr>
        <w:commentReference w:id="195"/>
      </w:r>
      <w:r w:rsidRPr="006F30FD">
        <w:rPr>
          <w:rFonts w:ascii="Segoe UI" w:eastAsia="Times New Roman" w:hAnsi="Segoe UI" w:cs="Segoe UI"/>
          <w:color w:val="24292E"/>
          <w:sz w:val="24"/>
          <w:szCs w:val="24"/>
          <w:lang w:eastAsia="en-GB"/>
        </w:rPr>
        <w:t xml:space="preserve"> she continued walking into the kitchen. I began feeling apathetic. </w:t>
      </w:r>
      <w:commentRangeStart w:id="196"/>
      <w:r w:rsidRPr="006F30FD">
        <w:rPr>
          <w:rFonts w:ascii="Segoe UI" w:eastAsia="Times New Roman" w:hAnsi="Segoe UI" w:cs="Segoe UI"/>
          <w:color w:val="24292E"/>
          <w:sz w:val="24"/>
          <w:szCs w:val="24"/>
          <w:lang w:eastAsia="en-GB"/>
        </w:rPr>
        <w:t xml:space="preserve">How would this decision affect my family? </w:t>
      </w:r>
      <w:commentRangeEnd w:id="196"/>
      <w:r w:rsidR="00D26EAC">
        <w:rPr>
          <w:rStyle w:val="CommentReference"/>
        </w:rPr>
        <w:commentReference w:id="196"/>
      </w:r>
      <w:r w:rsidRPr="006F30FD">
        <w:rPr>
          <w:rFonts w:ascii="Segoe UI" w:eastAsia="Times New Roman" w:hAnsi="Segoe UI" w:cs="Segoe UI"/>
          <w:color w:val="24292E"/>
          <w:sz w:val="24"/>
          <w:szCs w:val="24"/>
          <w:lang w:eastAsia="en-GB"/>
        </w:rPr>
        <w:t xml:space="preserve">I again questioned why I was doing this. In short, at that moment in time, to work again was the biggest priority in my life. </w:t>
      </w:r>
      <w:proofErr w:type="gramStart"/>
      <w:r w:rsidRPr="006F30FD">
        <w:rPr>
          <w:rFonts w:ascii="Segoe UI" w:eastAsia="Times New Roman" w:hAnsi="Segoe UI" w:cs="Segoe UI"/>
          <w:color w:val="24292E"/>
          <w:sz w:val="24"/>
          <w:szCs w:val="24"/>
          <w:lang w:eastAsia="en-GB"/>
        </w:rPr>
        <w:t>I’ll</w:t>
      </w:r>
      <w:proofErr w:type="gramEnd"/>
      <w:r w:rsidRPr="006F30FD">
        <w:rPr>
          <w:rFonts w:ascii="Segoe UI" w:eastAsia="Times New Roman" w:hAnsi="Segoe UI" w:cs="Segoe UI"/>
          <w:color w:val="24292E"/>
          <w:sz w:val="24"/>
          <w:szCs w:val="24"/>
          <w:lang w:eastAsia="en-GB"/>
        </w:rPr>
        <w:t xml:space="preserve"> give it 2 weeks and see how it goes. It was a thought I sold to myself. A thought I would revise repeatedly.</w:t>
      </w:r>
    </w:p>
    <w:p w14:paraId="4E2449A1" w14:textId="0CAD34D3"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Life refused to slow between the time I booked the flight and the day I was due to depart</w:t>
      </w:r>
      <w:ins w:id="197" w:author="Matthew Smith" w:date="2021-03-08T23:08:00Z">
        <w:r w:rsidR="00D26EAC">
          <w:rPr>
            <w:rFonts w:ascii="Segoe UI" w:eastAsia="Times New Roman" w:hAnsi="Segoe UI" w:cs="Segoe UI"/>
            <w:color w:val="24292E"/>
            <w:sz w:val="24"/>
            <w:szCs w:val="24"/>
            <w:lang w:eastAsia="en-GB"/>
          </w:rPr>
          <w:t xml:space="preserve"> but</w:t>
        </w:r>
      </w:ins>
      <w:del w:id="198" w:author="Matthew Smith" w:date="2021-03-08T23:08:00Z">
        <w:r w:rsidRPr="006F30FD" w:rsidDel="00D26EAC">
          <w:rPr>
            <w:rFonts w:ascii="Segoe UI" w:eastAsia="Times New Roman" w:hAnsi="Segoe UI" w:cs="Segoe UI"/>
            <w:color w:val="24292E"/>
            <w:sz w:val="24"/>
            <w:szCs w:val="24"/>
            <w:lang w:eastAsia="en-GB"/>
          </w:rPr>
          <w:delText>.</w:delText>
        </w:r>
      </w:del>
      <w:r w:rsidRPr="006F30FD">
        <w:rPr>
          <w:rFonts w:ascii="Segoe UI" w:eastAsia="Times New Roman" w:hAnsi="Segoe UI" w:cs="Segoe UI"/>
          <w:color w:val="24292E"/>
          <w:sz w:val="24"/>
          <w:szCs w:val="24"/>
          <w:lang w:eastAsia="en-GB"/>
        </w:rPr>
        <w:t xml:space="preserve"> I felt I was leaving with everything in order.</w:t>
      </w:r>
    </w:p>
    <w:p w14:paraId="61298F49" w14:textId="077BAAD5" w:rsidR="006F30FD" w:rsidRPr="006F30FD" w:rsidRDefault="00D26EAC" w:rsidP="006F30FD">
      <w:pPr>
        <w:numPr>
          <w:ilvl w:val="0"/>
          <w:numId w:val="3"/>
        </w:numPr>
        <w:shd w:val="clear" w:color="auto" w:fill="FFFFFF"/>
        <w:spacing w:before="100" w:beforeAutospacing="1" w:after="100" w:afterAutospacing="1" w:line="240" w:lineRule="auto"/>
        <w:rPr>
          <w:rFonts w:ascii="Segoe UI" w:eastAsia="Times New Roman" w:hAnsi="Segoe UI" w:cs="Segoe UI"/>
          <w:color w:val="24292E"/>
          <w:sz w:val="24"/>
          <w:szCs w:val="24"/>
          <w:lang w:eastAsia="en-GB"/>
        </w:rPr>
      </w:pPr>
      <w:ins w:id="199" w:author="Matthew Smith" w:date="2021-03-08T23:08:00Z">
        <w:r>
          <w:rPr>
            <w:rFonts w:ascii="Segoe UI" w:eastAsia="Times New Roman" w:hAnsi="Segoe UI" w:cs="Segoe UI"/>
            <w:color w:val="24292E"/>
            <w:sz w:val="24"/>
            <w:szCs w:val="24"/>
            <w:lang w:eastAsia="en-GB"/>
          </w:rPr>
          <w:lastRenderedPageBreak/>
          <w:t xml:space="preserve">New tenants were about to move into my </w:t>
        </w:r>
      </w:ins>
      <w:del w:id="200" w:author="Matthew Smith" w:date="2021-03-08T23:08:00Z">
        <w:r w:rsidR="006F30FD" w:rsidRPr="006F30FD" w:rsidDel="00D26EAC">
          <w:rPr>
            <w:rFonts w:ascii="Segoe UI" w:eastAsia="Times New Roman" w:hAnsi="Segoe UI" w:cs="Segoe UI"/>
            <w:color w:val="24292E"/>
            <w:sz w:val="24"/>
            <w:szCs w:val="24"/>
            <w:lang w:eastAsia="en-GB"/>
          </w:rPr>
          <w:delText xml:space="preserve">The </w:delText>
        </w:r>
      </w:del>
      <w:r w:rsidR="006F30FD" w:rsidRPr="006F30FD">
        <w:rPr>
          <w:rFonts w:ascii="Segoe UI" w:eastAsia="Times New Roman" w:hAnsi="Segoe UI" w:cs="Segoe UI"/>
          <w:color w:val="24292E"/>
          <w:sz w:val="24"/>
          <w:szCs w:val="24"/>
          <w:lang w:eastAsia="en-GB"/>
        </w:rPr>
        <w:t>Lichfield house</w:t>
      </w:r>
      <w:ins w:id="201" w:author="Matthew Smith" w:date="2021-03-08T23:09:00Z">
        <w:r>
          <w:rPr>
            <w:rFonts w:ascii="Segoe UI" w:eastAsia="Times New Roman" w:hAnsi="Segoe UI" w:cs="Segoe UI"/>
            <w:color w:val="24292E"/>
            <w:sz w:val="24"/>
            <w:szCs w:val="24"/>
            <w:lang w:eastAsia="en-GB"/>
          </w:rPr>
          <w:t>.</w:t>
        </w:r>
      </w:ins>
      <w:r w:rsidR="006F30FD" w:rsidRPr="006F30FD">
        <w:rPr>
          <w:rFonts w:ascii="Segoe UI" w:eastAsia="Times New Roman" w:hAnsi="Segoe UI" w:cs="Segoe UI"/>
          <w:color w:val="24292E"/>
          <w:sz w:val="24"/>
          <w:szCs w:val="24"/>
          <w:lang w:eastAsia="en-GB"/>
        </w:rPr>
        <w:t xml:space="preserve"> </w:t>
      </w:r>
      <w:del w:id="202" w:author="Matthew Smith" w:date="2021-03-08T23:09:00Z">
        <w:r w:rsidR="006F30FD" w:rsidRPr="006F30FD" w:rsidDel="00D26EAC">
          <w:rPr>
            <w:rFonts w:ascii="Segoe UI" w:eastAsia="Times New Roman" w:hAnsi="Segoe UI" w:cs="Segoe UI"/>
            <w:color w:val="24292E"/>
            <w:sz w:val="24"/>
            <w:szCs w:val="24"/>
            <w:lang w:eastAsia="en-GB"/>
          </w:rPr>
          <w:delText>was due new tenants.</w:delText>
        </w:r>
      </w:del>
    </w:p>
    <w:p w14:paraId="126ACFA5" w14:textId="77777777" w:rsidR="006F30FD" w:rsidRPr="006F30FD" w:rsidRDefault="006F30FD" w:rsidP="006F30FD">
      <w:pPr>
        <w:numPr>
          <w:ilvl w:val="0"/>
          <w:numId w:val="3"/>
        </w:numPr>
        <w:shd w:val="clear" w:color="auto" w:fill="FFFFFF"/>
        <w:spacing w:before="60"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My household goods were all but sold to close family and friends.</w:t>
      </w:r>
    </w:p>
    <w:p w14:paraId="26ACA48A" w14:textId="57D40970" w:rsidR="006F30FD" w:rsidRPr="006F30FD" w:rsidRDefault="006F30FD" w:rsidP="006F30FD">
      <w:pPr>
        <w:numPr>
          <w:ilvl w:val="0"/>
          <w:numId w:val="3"/>
        </w:numPr>
        <w:shd w:val="clear" w:color="auto" w:fill="FFFFFF"/>
        <w:spacing w:before="60"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Flights </w:t>
      </w:r>
      <w:ins w:id="203" w:author="Matthew Smith" w:date="2021-03-08T23:09:00Z">
        <w:r w:rsidR="00D26EAC">
          <w:rPr>
            <w:rFonts w:ascii="Segoe UI" w:eastAsia="Times New Roman" w:hAnsi="Segoe UI" w:cs="Segoe UI"/>
            <w:color w:val="24292E"/>
            <w:sz w:val="24"/>
            <w:szCs w:val="24"/>
            <w:lang w:eastAsia="en-GB"/>
          </w:rPr>
          <w:t xml:space="preserve">were </w:t>
        </w:r>
      </w:ins>
      <w:r w:rsidRPr="006F30FD">
        <w:rPr>
          <w:rFonts w:ascii="Segoe UI" w:eastAsia="Times New Roman" w:hAnsi="Segoe UI" w:cs="Segoe UI"/>
          <w:color w:val="24292E"/>
          <w:sz w:val="24"/>
          <w:szCs w:val="24"/>
          <w:lang w:eastAsia="en-GB"/>
        </w:rPr>
        <w:t>booked, bags packed,</w:t>
      </w:r>
      <w:ins w:id="204" w:author="Matthew Smith" w:date="2021-03-08T23:09:00Z">
        <w:r w:rsidR="00D26EAC">
          <w:rPr>
            <w:rFonts w:ascii="Segoe UI" w:eastAsia="Times New Roman" w:hAnsi="Segoe UI" w:cs="Segoe UI"/>
            <w:color w:val="24292E"/>
            <w:sz w:val="24"/>
            <w:szCs w:val="24"/>
            <w:lang w:eastAsia="en-GB"/>
          </w:rPr>
          <w:t xml:space="preserve"> and</w:t>
        </w:r>
      </w:ins>
      <w:r w:rsidRPr="006F30FD">
        <w:rPr>
          <w:rFonts w:ascii="Segoe UI" w:eastAsia="Times New Roman" w:hAnsi="Segoe UI" w:cs="Segoe UI"/>
          <w:color w:val="24292E"/>
          <w:sz w:val="24"/>
          <w:szCs w:val="24"/>
          <w:lang w:eastAsia="en-GB"/>
        </w:rPr>
        <w:t xml:space="preserve"> accommodation now organised.</w:t>
      </w:r>
    </w:p>
    <w:p w14:paraId="4831136E" w14:textId="7F2812B3"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I did my best to ensure I was going to hit Australia's red soils running. My soon to be boss Mark, advised I should setup an Australian bank account in the UK prior to my arrival. Unfortunately, it </w:t>
      </w:r>
      <w:proofErr w:type="gramStart"/>
      <w:r w:rsidRPr="006F30FD">
        <w:rPr>
          <w:rFonts w:ascii="Segoe UI" w:eastAsia="Times New Roman" w:hAnsi="Segoe UI" w:cs="Segoe UI"/>
          <w:color w:val="24292E"/>
          <w:sz w:val="24"/>
          <w:szCs w:val="24"/>
          <w:lang w:eastAsia="en-GB"/>
        </w:rPr>
        <w:t>wasn't</w:t>
      </w:r>
      <w:proofErr w:type="gramEnd"/>
      <w:r w:rsidRPr="006F30FD">
        <w:rPr>
          <w:rFonts w:ascii="Segoe UI" w:eastAsia="Times New Roman" w:hAnsi="Segoe UI" w:cs="Segoe UI"/>
          <w:color w:val="24292E"/>
          <w:sz w:val="24"/>
          <w:szCs w:val="24"/>
          <w:lang w:eastAsia="en-GB"/>
        </w:rPr>
        <w:t xml:space="preserve"> straightforward. Having secured an appointment with an HSBC advisor, the advice the </w:t>
      </w:r>
      <w:del w:id="205" w:author="Matthew Smith" w:date="2021-03-08T23:09:00Z">
        <w:r w:rsidRPr="006F30FD" w:rsidDel="00D26EAC">
          <w:rPr>
            <w:rFonts w:ascii="Segoe UI" w:eastAsia="Times New Roman" w:hAnsi="Segoe UI" w:cs="Segoe UI"/>
            <w:color w:val="24292E"/>
            <w:sz w:val="24"/>
            <w:szCs w:val="24"/>
            <w:lang w:eastAsia="en-GB"/>
          </w:rPr>
          <w:delText>tellor</w:delText>
        </w:r>
      </w:del>
      <w:ins w:id="206" w:author="Matthew Smith" w:date="2021-03-08T23:09:00Z">
        <w:r w:rsidR="00D26EAC" w:rsidRPr="006F30FD">
          <w:rPr>
            <w:rFonts w:ascii="Segoe UI" w:eastAsia="Times New Roman" w:hAnsi="Segoe UI" w:cs="Segoe UI"/>
            <w:color w:val="24292E"/>
            <w:sz w:val="24"/>
            <w:szCs w:val="24"/>
            <w:lang w:eastAsia="en-GB"/>
          </w:rPr>
          <w:t>teller</w:t>
        </w:r>
      </w:ins>
      <w:r w:rsidRPr="006F30FD">
        <w:rPr>
          <w:rFonts w:ascii="Segoe UI" w:eastAsia="Times New Roman" w:hAnsi="Segoe UI" w:cs="Segoe UI"/>
          <w:color w:val="24292E"/>
          <w:sz w:val="24"/>
          <w:szCs w:val="24"/>
          <w:lang w:eastAsia="en-GB"/>
        </w:rPr>
        <w:t xml:space="preserve"> gave was "it’s far easier to set up a bank account when in Australia". </w:t>
      </w:r>
      <w:ins w:id="207" w:author="Matthew Smith" w:date="2021-03-08T23:10:00Z">
        <w:r w:rsidR="00D26EAC">
          <w:rPr>
            <w:rFonts w:ascii="Segoe UI" w:eastAsia="Times New Roman" w:hAnsi="Segoe UI" w:cs="Segoe UI"/>
            <w:color w:val="24292E"/>
            <w:sz w:val="24"/>
            <w:szCs w:val="24"/>
            <w:lang w:eastAsia="en-GB"/>
          </w:rPr>
          <w:t xml:space="preserve">Ok, change of plan then, </w:t>
        </w:r>
      </w:ins>
      <w:del w:id="208" w:author="Matthew Smith" w:date="2021-03-08T23:10:00Z">
        <w:r w:rsidRPr="006F30FD" w:rsidDel="00D26EAC">
          <w:rPr>
            <w:rFonts w:ascii="Segoe UI" w:eastAsia="Times New Roman" w:hAnsi="Segoe UI" w:cs="Segoe UI"/>
            <w:color w:val="24292E"/>
            <w:sz w:val="24"/>
            <w:szCs w:val="24"/>
            <w:lang w:eastAsia="en-GB"/>
          </w:rPr>
          <w:delText>O</w:delText>
        </w:r>
      </w:del>
      <w:ins w:id="209" w:author="Matthew Smith" w:date="2021-03-08T23:10:00Z">
        <w:r w:rsidR="00D26EAC">
          <w:rPr>
            <w:rFonts w:ascii="Segoe UI" w:eastAsia="Times New Roman" w:hAnsi="Segoe UI" w:cs="Segoe UI"/>
            <w:color w:val="24292E"/>
            <w:sz w:val="24"/>
            <w:szCs w:val="24"/>
            <w:lang w:eastAsia="en-GB"/>
          </w:rPr>
          <w:t>after</w:t>
        </w:r>
      </w:ins>
      <w:del w:id="210" w:author="Matthew Smith" w:date="2021-03-08T23:10:00Z">
        <w:r w:rsidRPr="006F30FD" w:rsidDel="00D26EAC">
          <w:rPr>
            <w:rFonts w:ascii="Segoe UI" w:eastAsia="Times New Roman" w:hAnsi="Segoe UI" w:cs="Segoe UI"/>
            <w:color w:val="24292E"/>
            <w:sz w:val="24"/>
            <w:szCs w:val="24"/>
            <w:lang w:eastAsia="en-GB"/>
          </w:rPr>
          <w:delText>utside</w:delText>
        </w:r>
      </w:del>
      <w:r w:rsidRPr="006F30FD">
        <w:rPr>
          <w:rFonts w:ascii="Segoe UI" w:eastAsia="Times New Roman" w:hAnsi="Segoe UI" w:cs="Segoe UI"/>
          <w:color w:val="24292E"/>
          <w:sz w:val="24"/>
          <w:szCs w:val="24"/>
          <w:lang w:eastAsia="en-GB"/>
        </w:rPr>
        <w:t xml:space="preserve"> obtaining sustenance and keys to my accommodation, my priority on landing in Australia would be to open a bank account.</w:t>
      </w:r>
    </w:p>
    <w:p w14:paraId="1DC33FE0"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My most immediate priority was packing. How do you pack for a new life? Could I base my packing list on recent summer holidays: flip-flops, </w:t>
      </w:r>
      <w:proofErr w:type="gramStart"/>
      <w:r w:rsidRPr="006F30FD">
        <w:rPr>
          <w:rFonts w:ascii="Segoe UI" w:eastAsia="Times New Roman" w:hAnsi="Segoe UI" w:cs="Segoe UI"/>
          <w:color w:val="24292E"/>
          <w:sz w:val="24"/>
          <w:szCs w:val="24"/>
          <w:lang w:eastAsia="en-GB"/>
        </w:rPr>
        <w:t>shorts</w:t>
      </w:r>
      <w:proofErr w:type="gramEnd"/>
      <w:r w:rsidRPr="006F30FD">
        <w:rPr>
          <w:rFonts w:ascii="Segoe UI" w:eastAsia="Times New Roman" w:hAnsi="Segoe UI" w:cs="Segoe UI"/>
          <w:color w:val="24292E"/>
          <w:sz w:val="24"/>
          <w:szCs w:val="24"/>
          <w:lang w:eastAsia="en-GB"/>
        </w:rPr>
        <w:t xml:space="preserve"> and a pair of speedos? It was </w:t>
      </w:r>
      <w:proofErr w:type="gramStart"/>
      <w:r w:rsidRPr="006F30FD">
        <w:rPr>
          <w:rFonts w:ascii="Segoe UI" w:eastAsia="Times New Roman" w:hAnsi="Segoe UI" w:cs="Segoe UI"/>
          <w:color w:val="24292E"/>
          <w:sz w:val="24"/>
          <w:szCs w:val="24"/>
          <w:lang w:eastAsia="en-GB"/>
        </w:rPr>
        <w:t>summer time</w:t>
      </w:r>
      <w:proofErr w:type="gramEnd"/>
      <w:r w:rsidRPr="006F30FD">
        <w:rPr>
          <w:rFonts w:ascii="Segoe UI" w:eastAsia="Times New Roman" w:hAnsi="Segoe UI" w:cs="Segoe UI"/>
          <w:color w:val="24292E"/>
          <w:sz w:val="24"/>
          <w:szCs w:val="24"/>
          <w:lang w:eastAsia="en-GB"/>
        </w:rPr>
        <w:t xml:space="preserve"> in Sydney, Australia. The weather forecast was for hot and humid conditions. I was probably fine with summer holiday wears. However, I needed clothes to shield me from conditions at the airport and on the air-conditioned aeroplane.</w:t>
      </w:r>
    </w:p>
    <w:p w14:paraId="667630D7" w14:textId="668D463A"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I had a rummage for packing list items at home. I forgot I had snorkelling wears. </w:t>
      </w:r>
      <w:del w:id="211" w:author="Matthew Smith" w:date="2021-03-08T23:11:00Z">
        <w:r w:rsidRPr="006F30FD" w:rsidDel="00D26EAC">
          <w:rPr>
            <w:rFonts w:ascii="Segoe UI" w:eastAsia="Times New Roman" w:hAnsi="Segoe UI" w:cs="Segoe UI"/>
            <w:color w:val="24292E"/>
            <w:sz w:val="24"/>
            <w:szCs w:val="24"/>
            <w:lang w:eastAsia="en-GB"/>
          </w:rPr>
          <w:delText>What better an</w:delText>
        </w:r>
      </w:del>
      <w:ins w:id="212" w:author="Matthew Smith" w:date="2021-03-08T23:11:00Z">
        <w:r w:rsidR="00D26EAC">
          <w:rPr>
            <w:rFonts w:ascii="Segoe UI" w:eastAsia="Times New Roman" w:hAnsi="Segoe UI" w:cs="Segoe UI"/>
            <w:color w:val="24292E"/>
            <w:sz w:val="24"/>
            <w:szCs w:val="24"/>
            <w:lang w:eastAsia="en-GB"/>
          </w:rPr>
          <w:t>There could hardly be a better</w:t>
        </w:r>
      </w:ins>
      <w:r w:rsidRPr="006F30FD">
        <w:rPr>
          <w:rFonts w:ascii="Segoe UI" w:eastAsia="Times New Roman" w:hAnsi="Segoe UI" w:cs="Segoe UI"/>
          <w:color w:val="24292E"/>
          <w:sz w:val="24"/>
          <w:szCs w:val="24"/>
          <w:lang w:eastAsia="en-GB"/>
        </w:rPr>
        <w:t xml:space="preserve"> opportunity to </w:t>
      </w:r>
      <w:ins w:id="213" w:author="Matthew Smith" w:date="2021-03-08T23:11:00Z">
        <w:r w:rsidR="00D26EAC">
          <w:rPr>
            <w:rFonts w:ascii="Segoe UI" w:eastAsia="Times New Roman" w:hAnsi="Segoe UI" w:cs="Segoe UI"/>
            <w:color w:val="24292E"/>
            <w:sz w:val="24"/>
            <w:szCs w:val="24"/>
            <w:lang w:eastAsia="en-GB"/>
          </w:rPr>
          <w:t xml:space="preserve">put them to </w:t>
        </w:r>
      </w:ins>
      <w:r w:rsidRPr="006F30FD">
        <w:rPr>
          <w:rFonts w:ascii="Segoe UI" w:eastAsia="Times New Roman" w:hAnsi="Segoe UI" w:cs="Segoe UI"/>
          <w:color w:val="24292E"/>
          <w:sz w:val="24"/>
          <w:szCs w:val="24"/>
          <w:lang w:eastAsia="en-GB"/>
        </w:rPr>
        <w:t>use</w:t>
      </w:r>
      <w:del w:id="214" w:author="Matthew Smith" w:date="2021-03-08T23:11:00Z">
        <w:r w:rsidRPr="006F30FD" w:rsidDel="00D26EAC">
          <w:rPr>
            <w:rFonts w:ascii="Segoe UI" w:eastAsia="Times New Roman" w:hAnsi="Segoe UI" w:cs="Segoe UI"/>
            <w:color w:val="24292E"/>
            <w:sz w:val="24"/>
            <w:szCs w:val="24"/>
            <w:lang w:eastAsia="en-GB"/>
          </w:rPr>
          <w:delText xml:space="preserve"> them</w:delText>
        </w:r>
      </w:del>
      <w:r w:rsidRPr="006F30FD">
        <w:rPr>
          <w:rFonts w:ascii="Segoe UI" w:eastAsia="Times New Roman" w:hAnsi="Segoe UI" w:cs="Segoe UI"/>
          <w:color w:val="24292E"/>
          <w:sz w:val="24"/>
          <w:szCs w:val="24"/>
          <w:lang w:eastAsia="en-GB"/>
        </w:rPr>
        <w:t xml:space="preserve">, but they were bulky. </w:t>
      </w:r>
      <w:ins w:id="215" w:author="Matthew Smith" w:date="2021-03-08T23:12:00Z">
        <w:r w:rsidR="00DC321A">
          <w:rPr>
            <w:rFonts w:ascii="Segoe UI" w:eastAsia="Times New Roman" w:hAnsi="Segoe UI" w:cs="Segoe UI"/>
            <w:color w:val="24292E"/>
            <w:sz w:val="24"/>
            <w:szCs w:val="24"/>
            <w:lang w:eastAsia="en-GB"/>
          </w:rPr>
          <w:t>Hap</w:t>
        </w:r>
      </w:ins>
      <w:ins w:id="216" w:author="Matthew Smith" w:date="2021-03-08T23:13:00Z">
        <w:r w:rsidR="00DC321A">
          <w:rPr>
            <w:rFonts w:ascii="Segoe UI" w:eastAsia="Times New Roman" w:hAnsi="Segoe UI" w:cs="Segoe UI"/>
            <w:color w:val="24292E"/>
            <w:sz w:val="24"/>
            <w:szCs w:val="24"/>
            <w:lang w:eastAsia="en-GB"/>
          </w:rPr>
          <w:t>pily, they did fit</w:t>
        </w:r>
        <w:r w:rsidR="00DC321A" w:rsidRPr="00DC321A">
          <w:rPr>
            <w:rFonts w:ascii="Segoe UI" w:eastAsia="Times New Roman" w:hAnsi="Segoe UI" w:cs="Segoe UI"/>
            <w:color w:val="24292E"/>
            <w:sz w:val="24"/>
            <w:szCs w:val="24"/>
            <w:lang w:eastAsia="en-GB"/>
          </w:rPr>
          <w:t xml:space="preserve"> </w:t>
        </w:r>
        <w:r w:rsidR="00DC321A" w:rsidRPr="006F30FD">
          <w:rPr>
            <w:rFonts w:ascii="Segoe UI" w:eastAsia="Times New Roman" w:hAnsi="Segoe UI" w:cs="Segoe UI"/>
            <w:color w:val="24292E"/>
            <w:sz w:val="24"/>
            <w:szCs w:val="24"/>
            <w:lang w:eastAsia="en-GB"/>
          </w:rPr>
          <w:t>in my large suitcase</w:t>
        </w:r>
        <w:r w:rsidR="00DC321A">
          <w:rPr>
            <w:rFonts w:ascii="Segoe UI" w:eastAsia="Times New Roman" w:hAnsi="Segoe UI" w:cs="Segoe UI"/>
            <w:color w:val="24292E"/>
            <w:sz w:val="24"/>
            <w:szCs w:val="24"/>
            <w:lang w:eastAsia="en-GB"/>
          </w:rPr>
          <w:t xml:space="preserve">, but </w:t>
        </w:r>
      </w:ins>
      <w:del w:id="217" w:author="Matthew Smith" w:date="2021-03-08T23:13:00Z">
        <w:r w:rsidRPr="006F30FD" w:rsidDel="00DC321A">
          <w:rPr>
            <w:rFonts w:ascii="Segoe UI" w:eastAsia="Times New Roman" w:hAnsi="Segoe UI" w:cs="Segoe UI"/>
            <w:color w:val="24292E"/>
            <w:sz w:val="24"/>
            <w:szCs w:val="24"/>
            <w:lang w:eastAsia="en-GB"/>
          </w:rPr>
          <w:delText>T</w:delText>
        </w:r>
      </w:del>
      <w:ins w:id="218" w:author="Matthew Smith" w:date="2021-03-08T23:13:00Z">
        <w:r w:rsidR="00DC321A">
          <w:rPr>
            <w:rFonts w:ascii="Segoe UI" w:eastAsia="Times New Roman" w:hAnsi="Segoe UI" w:cs="Segoe UI"/>
            <w:color w:val="24292E"/>
            <w:sz w:val="24"/>
            <w:szCs w:val="24"/>
            <w:lang w:eastAsia="en-GB"/>
          </w:rPr>
          <w:t>t</w:t>
        </w:r>
      </w:ins>
      <w:r w:rsidRPr="006F30FD">
        <w:rPr>
          <w:rFonts w:ascii="Segoe UI" w:eastAsia="Times New Roman" w:hAnsi="Segoe UI" w:cs="Segoe UI"/>
          <w:color w:val="24292E"/>
          <w:sz w:val="24"/>
          <w:szCs w:val="24"/>
          <w:lang w:eastAsia="en-GB"/>
        </w:rPr>
        <w:t xml:space="preserve">he fins </w:t>
      </w:r>
      <w:ins w:id="219" w:author="Matthew Smith" w:date="2021-03-08T23:13:00Z">
        <w:r w:rsidR="00DC321A">
          <w:rPr>
            <w:rFonts w:ascii="Segoe UI" w:eastAsia="Times New Roman" w:hAnsi="Segoe UI" w:cs="Segoe UI"/>
            <w:color w:val="24292E"/>
            <w:sz w:val="24"/>
            <w:szCs w:val="24"/>
            <w:lang w:eastAsia="en-GB"/>
          </w:rPr>
          <w:t xml:space="preserve">only </w:t>
        </w:r>
      </w:ins>
      <w:del w:id="220" w:author="Matthew Smith" w:date="2021-03-08T23:13:00Z">
        <w:r w:rsidRPr="006F30FD" w:rsidDel="00DC321A">
          <w:rPr>
            <w:rFonts w:ascii="Segoe UI" w:eastAsia="Times New Roman" w:hAnsi="Segoe UI" w:cs="Segoe UI"/>
            <w:color w:val="24292E"/>
            <w:sz w:val="24"/>
            <w:szCs w:val="24"/>
            <w:lang w:eastAsia="en-GB"/>
          </w:rPr>
          <w:delText>alone barely fitted</w:delText>
        </w:r>
      </w:del>
      <w:ins w:id="221" w:author="Matthew Smith" w:date="2021-03-08T23:13:00Z">
        <w:r w:rsidR="00DC321A">
          <w:rPr>
            <w:rFonts w:ascii="Segoe UI" w:eastAsia="Times New Roman" w:hAnsi="Segoe UI" w:cs="Segoe UI"/>
            <w:color w:val="24292E"/>
            <w:sz w:val="24"/>
            <w:szCs w:val="24"/>
            <w:lang w:eastAsia="en-GB"/>
          </w:rPr>
          <w:t>just barely</w:t>
        </w:r>
      </w:ins>
      <w:del w:id="222" w:author="Matthew Smith" w:date="2021-03-08T23:13:00Z">
        <w:r w:rsidRPr="006F30FD" w:rsidDel="00DC321A">
          <w:rPr>
            <w:rFonts w:ascii="Segoe UI" w:eastAsia="Times New Roman" w:hAnsi="Segoe UI" w:cs="Segoe UI"/>
            <w:color w:val="24292E"/>
            <w:sz w:val="24"/>
            <w:szCs w:val="24"/>
            <w:lang w:eastAsia="en-GB"/>
          </w:rPr>
          <w:delText xml:space="preserve"> in my large suitcase</w:delText>
        </w:r>
      </w:del>
      <w:r w:rsidRPr="006F30FD">
        <w:rPr>
          <w:rFonts w:ascii="Segoe UI" w:eastAsia="Times New Roman" w:hAnsi="Segoe UI" w:cs="Segoe UI"/>
          <w:color w:val="24292E"/>
          <w:sz w:val="24"/>
          <w:szCs w:val="24"/>
          <w:lang w:eastAsia="en-GB"/>
        </w:rPr>
        <w:t xml:space="preserve">. </w:t>
      </w:r>
      <w:commentRangeStart w:id="223"/>
      <w:r w:rsidRPr="00DC321A">
        <w:rPr>
          <w:rFonts w:ascii="Segoe UI" w:eastAsia="Times New Roman" w:hAnsi="Segoe UI" w:cs="Segoe UI"/>
          <w:color w:val="24292E"/>
          <w:sz w:val="24"/>
          <w:szCs w:val="24"/>
          <w:highlight w:val="yellow"/>
          <w:lang w:eastAsia="en-GB"/>
          <w:rPrChange w:id="224" w:author="Matthew Smith" w:date="2021-03-08T23:14:00Z">
            <w:rPr>
              <w:rFonts w:ascii="Segoe UI" w:eastAsia="Times New Roman" w:hAnsi="Segoe UI" w:cs="Segoe UI"/>
              <w:color w:val="24292E"/>
              <w:sz w:val="24"/>
              <w:szCs w:val="24"/>
              <w:lang w:eastAsia="en-GB"/>
            </w:rPr>
          </w:rPrChange>
        </w:rPr>
        <w:t>It</w:t>
      </w:r>
      <w:commentRangeEnd w:id="223"/>
      <w:r w:rsidR="00D26EAC" w:rsidRPr="00DC321A">
        <w:rPr>
          <w:rStyle w:val="CommentReference"/>
          <w:highlight w:val="yellow"/>
          <w:rPrChange w:id="225" w:author="Matthew Smith" w:date="2021-03-08T23:14:00Z">
            <w:rPr>
              <w:rStyle w:val="CommentReference"/>
            </w:rPr>
          </w:rPrChange>
        </w:rPr>
        <w:commentReference w:id="223"/>
      </w:r>
      <w:r w:rsidRPr="00DC321A">
        <w:rPr>
          <w:rFonts w:ascii="Segoe UI" w:eastAsia="Times New Roman" w:hAnsi="Segoe UI" w:cs="Segoe UI"/>
          <w:color w:val="24292E"/>
          <w:sz w:val="24"/>
          <w:szCs w:val="24"/>
          <w:highlight w:val="yellow"/>
          <w:lang w:eastAsia="en-GB"/>
          <w:rPrChange w:id="226" w:author="Matthew Smith" w:date="2021-03-08T23:14:00Z">
            <w:rPr>
              <w:rFonts w:ascii="Segoe UI" w:eastAsia="Times New Roman" w:hAnsi="Segoe UI" w:cs="Segoe UI"/>
              <w:color w:val="24292E"/>
              <w:sz w:val="24"/>
              <w:szCs w:val="24"/>
              <w:lang w:eastAsia="en-GB"/>
            </w:rPr>
          </w:rPrChange>
        </w:rPr>
        <w:t xml:space="preserve"> did a fine effort in swallowing most of my wears.</w:t>
      </w:r>
      <w:r w:rsidRPr="006F30FD">
        <w:rPr>
          <w:rFonts w:ascii="Segoe UI" w:eastAsia="Times New Roman" w:hAnsi="Segoe UI" w:cs="Segoe UI"/>
          <w:color w:val="24292E"/>
          <w:sz w:val="24"/>
          <w:szCs w:val="24"/>
          <w:lang w:eastAsia="en-GB"/>
        </w:rPr>
        <w:t xml:space="preserve"> Excess baggage made its way into my small backpack. Unfortunately, some essentials </w:t>
      </w:r>
      <w:commentRangeStart w:id="227"/>
      <w:r w:rsidRPr="006F30FD">
        <w:rPr>
          <w:rFonts w:ascii="Segoe UI" w:eastAsia="Times New Roman" w:hAnsi="Segoe UI" w:cs="Segoe UI"/>
          <w:color w:val="24292E"/>
          <w:sz w:val="24"/>
          <w:szCs w:val="24"/>
          <w:lang w:eastAsia="en-GB"/>
        </w:rPr>
        <w:t>would</w:t>
      </w:r>
      <w:commentRangeEnd w:id="227"/>
      <w:r w:rsidR="00DC321A">
        <w:rPr>
          <w:rStyle w:val="CommentReference"/>
        </w:rPr>
        <w:commentReference w:id="227"/>
      </w:r>
      <w:r w:rsidRPr="006F30FD">
        <w:rPr>
          <w:rFonts w:ascii="Segoe UI" w:eastAsia="Times New Roman" w:hAnsi="Segoe UI" w:cs="Segoe UI"/>
          <w:color w:val="24292E"/>
          <w:sz w:val="24"/>
          <w:szCs w:val="24"/>
          <w:lang w:eastAsia="en-GB"/>
        </w:rPr>
        <w:t xml:space="preserve"> have to stay in the UK.</w:t>
      </w:r>
    </w:p>
    <w:p w14:paraId="5F3C9859" w14:textId="3B5691BD"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The day came. </w:t>
      </w:r>
      <w:r w:rsidRPr="00DC321A">
        <w:rPr>
          <w:rFonts w:ascii="Segoe UI" w:eastAsia="Times New Roman" w:hAnsi="Segoe UI" w:cs="Segoe UI"/>
          <w:color w:val="24292E"/>
          <w:sz w:val="24"/>
          <w:szCs w:val="24"/>
          <w:highlight w:val="yellow"/>
          <w:lang w:eastAsia="en-GB"/>
          <w:rPrChange w:id="228" w:author="Matthew Smith" w:date="2021-03-08T23:15:00Z">
            <w:rPr>
              <w:rFonts w:ascii="Segoe UI" w:eastAsia="Times New Roman" w:hAnsi="Segoe UI" w:cs="Segoe UI"/>
              <w:color w:val="24292E"/>
              <w:sz w:val="24"/>
              <w:szCs w:val="24"/>
              <w:lang w:eastAsia="en-GB"/>
            </w:rPr>
          </w:rPrChange>
        </w:rPr>
        <w:t>I followed the first steps of my extensive plan.</w:t>
      </w:r>
      <w:r w:rsidRPr="006F30FD">
        <w:rPr>
          <w:rFonts w:ascii="Segoe UI" w:eastAsia="Times New Roman" w:hAnsi="Segoe UI" w:cs="Segoe UI"/>
          <w:color w:val="24292E"/>
          <w:sz w:val="24"/>
          <w:szCs w:val="24"/>
          <w:lang w:eastAsia="en-GB"/>
        </w:rPr>
        <w:t xml:space="preserve"> </w:t>
      </w:r>
      <w:del w:id="229" w:author="Matthew Smith" w:date="2021-03-08T23:16:00Z">
        <w:r w:rsidRPr="006F30FD" w:rsidDel="00DC321A">
          <w:rPr>
            <w:rFonts w:ascii="Segoe UI" w:eastAsia="Times New Roman" w:hAnsi="Segoe UI" w:cs="Segoe UI"/>
            <w:color w:val="24292E"/>
            <w:sz w:val="24"/>
            <w:szCs w:val="24"/>
            <w:lang w:eastAsia="en-GB"/>
          </w:rPr>
          <w:delText>Fly t</w:delText>
        </w:r>
      </w:del>
      <w:ins w:id="230" w:author="Matthew Smith" w:date="2021-03-08T23:16:00Z">
        <w:r w:rsidR="00DC321A">
          <w:rPr>
            <w:rFonts w:ascii="Segoe UI" w:eastAsia="Times New Roman" w:hAnsi="Segoe UI" w:cs="Segoe UI"/>
            <w:color w:val="24292E"/>
            <w:sz w:val="24"/>
            <w:szCs w:val="24"/>
            <w:lang w:eastAsia="en-GB"/>
          </w:rPr>
          <w:t>T</w:t>
        </w:r>
      </w:ins>
      <w:r w:rsidRPr="006F30FD">
        <w:rPr>
          <w:rFonts w:ascii="Segoe UI" w:eastAsia="Times New Roman" w:hAnsi="Segoe UI" w:cs="Segoe UI"/>
          <w:color w:val="24292E"/>
          <w:sz w:val="24"/>
          <w:szCs w:val="24"/>
          <w:lang w:eastAsia="en-GB"/>
        </w:rPr>
        <w:t xml:space="preserve">he first leg of the flight </w:t>
      </w:r>
      <w:ins w:id="231" w:author="Matthew Smith" w:date="2021-03-08T23:15:00Z">
        <w:r w:rsidR="00DC321A">
          <w:rPr>
            <w:rFonts w:ascii="Segoe UI" w:eastAsia="Times New Roman" w:hAnsi="Segoe UI" w:cs="Segoe UI"/>
            <w:color w:val="24292E"/>
            <w:sz w:val="24"/>
            <w:szCs w:val="24"/>
            <w:lang w:eastAsia="en-GB"/>
          </w:rPr>
          <w:t xml:space="preserve">to Sydney, </w:t>
        </w:r>
      </w:ins>
      <w:del w:id="232" w:author="Matthew Smith" w:date="2021-03-08T23:15:00Z">
        <w:r w:rsidRPr="006F30FD" w:rsidDel="00DC321A">
          <w:rPr>
            <w:rFonts w:ascii="Segoe UI" w:eastAsia="Times New Roman" w:hAnsi="Segoe UI" w:cs="Segoe UI"/>
            <w:color w:val="24292E"/>
            <w:sz w:val="24"/>
            <w:szCs w:val="24"/>
            <w:lang w:eastAsia="en-GB"/>
          </w:rPr>
          <w:delText>from</w:delText>
        </w:r>
      </w:del>
      <w:ins w:id="233" w:author="Matthew Smith" w:date="2021-03-08T23:16:00Z">
        <w:r w:rsidR="00DC321A">
          <w:rPr>
            <w:rFonts w:ascii="Segoe UI" w:eastAsia="Times New Roman" w:hAnsi="Segoe UI" w:cs="Segoe UI"/>
            <w:color w:val="24292E"/>
            <w:sz w:val="24"/>
            <w:szCs w:val="24"/>
            <w:lang w:eastAsia="en-GB"/>
          </w:rPr>
          <w:t>from</w:t>
        </w:r>
      </w:ins>
      <w:r w:rsidRPr="006F30FD">
        <w:rPr>
          <w:rFonts w:ascii="Segoe UI" w:eastAsia="Times New Roman" w:hAnsi="Segoe UI" w:cs="Segoe UI"/>
          <w:color w:val="24292E"/>
          <w:sz w:val="24"/>
          <w:szCs w:val="24"/>
          <w:lang w:eastAsia="en-GB"/>
        </w:rPr>
        <w:t xml:space="preserve"> Birmingham to Dubai. Mom and Dad were, just like concerned parents should be, happy to </w:t>
      </w:r>
      <w:del w:id="234" w:author="Matthew Smith" w:date="2021-03-08T23:15:00Z">
        <w:r w:rsidRPr="006F30FD" w:rsidDel="00DC321A">
          <w:rPr>
            <w:rFonts w:ascii="Segoe UI" w:eastAsia="Times New Roman" w:hAnsi="Segoe UI" w:cs="Segoe UI"/>
            <w:color w:val="24292E"/>
            <w:sz w:val="24"/>
            <w:szCs w:val="24"/>
            <w:lang w:eastAsia="en-GB"/>
          </w:rPr>
          <w:delText xml:space="preserve">see </w:delText>
        </w:r>
      </w:del>
      <w:ins w:id="235" w:author="Matthew Smith" w:date="2021-03-08T23:15:00Z">
        <w:r w:rsidR="00DC321A">
          <w:rPr>
            <w:rFonts w:ascii="Segoe UI" w:eastAsia="Times New Roman" w:hAnsi="Segoe UI" w:cs="Segoe UI"/>
            <w:color w:val="24292E"/>
            <w:sz w:val="24"/>
            <w:szCs w:val="24"/>
            <w:lang w:eastAsia="en-GB"/>
          </w:rPr>
          <w:t>get</w:t>
        </w:r>
        <w:r w:rsidR="00DC321A" w:rsidRPr="006F30FD">
          <w:rPr>
            <w:rFonts w:ascii="Segoe UI" w:eastAsia="Times New Roman" w:hAnsi="Segoe UI" w:cs="Segoe UI"/>
            <w:color w:val="24292E"/>
            <w:sz w:val="24"/>
            <w:szCs w:val="24"/>
            <w:lang w:eastAsia="en-GB"/>
          </w:rPr>
          <w:t xml:space="preserve"> </w:t>
        </w:r>
      </w:ins>
      <w:r w:rsidRPr="006F30FD">
        <w:rPr>
          <w:rFonts w:ascii="Segoe UI" w:eastAsia="Times New Roman" w:hAnsi="Segoe UI" w:cs="Segoe UI"/>
          <w:color w:val="24292E"/>
          <w:sz w:val="24"/>
          <w:szCs w:val="24"/>
          <w:lang w:eastAsia="en-GB"/>
        </w:rPr>
        <w:t xml:space="preserve">me </w:t>
      </w:r>
      <w:ins w:id="236" w:author="Matthew Smith" w:date="2021-03-08T23:15:00Z">
        <w:r w:rsidR="00DC321A">
          <w:rPr>
            <w:rFonts w:ascii="Segoe UI" w:eastAsia="Times New Roman" w:hAnsi="Segoe UI" w:cs="Segoe UI"/>
            <w:color w:val="24292E"/>
            <w:sz w:val="24"/>
            <w:szCs w:val="24"/>
            <w:lang w:eastAsia="en-GB"/>
          </w:rPr>
          <w:t>to the airport</w:t>
        </w:r>
      </w:ins>
      <w:del w:id="237" w:author="Matthew Smith" w:date="2021-03-08T23:15:00Z">
        <w:r w:rsidRPr="006F30FD" w:rsidDel="00DC321A">
          <w:rPr>
            <w:rFonts w:ascii="Segoe UI" w:eastAsia="Times New Roman" w:hAnsi="Segoe UI" w:cs="Segoe UI"/>
            <w:color w:val="24292E"/>
            <w:sz w:val="24"/>
            <w:szCs w:val="24"/>
            <w:lang w:eastAsia="en-GB"/>
          </w:rPr>
          <w:delText>arrive</w:delText>
        </w:r>
      </w:del>
      <w:r w:rsidRPr="006F30FD">
        <w:rPr>
          <w:rFonts w:ascii="Segoe UI" w:eastAsia="Times New Roman" w:hAnsi="Segoe UI" w:cs="Segoe UI"/>
          <w:color w:val="24292E"/>
          <w:sz w:val="24"/>
          <w:szCs w:val="24"/>
          <w:lang w:eastAsia="en-GB"/>
        </w:rPr>
        <w:t xml:space="preserve"> 3 hours before the flight departure time. It was nice to be chauffeured </w:t>
      </w:r>
      <w:ins w:id="238" w:author="Matthew Smith" w:date="2021-03-08T23:16:00Z">
        <w:r w:rsidR="00DC321A">
          <w:rPr>
            <w:rFonts w:ascii="Segoe UI" w:eastAsia="Times New Roman" w:hAnsi="Segoe UI" w:cs="Segoe UI"/>
            <w:color w:val="24292E"/>
            <w:sz w:val="24"/>
            <w:szCs w:val="24"/>
            <w:lang w:eastAsia="en-GB"/>
          </w:rPr>
          <w:t xml:space="preserve">there </w:t>
        </w:r>
      </w:ins>
      <w:r w:rsidRPr="006F30FD">
        <w:rPr>
          <w:rFonts w:ascii="Segoe UI" w:eastAsia="Times New Roman" w:hAnsi="Segoe UI" w:cs="Segoe UI"/>
          <w:color w:val="24292E"/>
          <w:sz w:val="24"/>
          <w:szCs w:val="24"/>
          <w:lang w:eastAsia="en-GB"/>
        </w:rPr>
        <w:t xml:space="preserve">in the family Toyota </w:t>
      </w:r>
      <w:proofErr w:type="spellStart"/>
      <w:r w:rsidRPr="006F30FD">
        <w:rPr>
          <w:rFonts w:ascii="Segoe UI" w:eastAsia="Times New Roman" w:hAnsi="Segoe UI" w:cs="Segoe UI"/>
          <w:color w:val="24292E"/>
          <w:sz w:val="24"/>
          <w:szCs w:val="24"/>
          <w:lang w:eastAsia="en-GB"/>
        </w:rPr>
        <w:t>Avensis</w:t>
      </w:r>
      <w:proofErr w:type="spellEnd"/>
      <w:r w:rsidRPr="006F30FD">
        <w:rPr>
          <w:rFonts w:ascii="Segoe UI" w:eastAsia="Times New Roman" w:hAnsi="Segoe UI" w:cs="Segoe UI"/>
          <w:color w:val="24292E"/>
          <w:sz w:val="24"/>
          <w:szCs w:val="24"/>
          <w:lang w:eastAsia="en-GB"/>
        </w:rPr>
        <w:t xml:space="preserve">, "the princess" as I called it. </w:t>
      </w:r>
      <w:r w:rsidRPr="00DC321A">
        <w:rPr>
          <w:rFonts w:ascii="Segoe UI" w:eastAsia="Times New Roman" w:hAnsi="Segoe UI" w:cs="Segoe UI"/>
          <w:color w:val="24292E"/>
          <w:sz w:val="24"/>
          <w:szCs w:val="24"/>
          <w:highlight w:val="yellow"/>
          <w:lang w:eastAsia="en-GB"/>
          <w:rPrChange w:id="239" w:author="Matthew Smith" w:date="2021-03-08T23:15:00Z">
            <w:rPr>
              <w:rFonts w:ascii="Segoe UI" w:eastAsia="Times New Roman" w:hAnsi="Segoe UI" w:cs="Segoe UI"/>
              <w:color w:val="24292E"/>
              <w:sz w:val="24"/>
              <w:szCs w:val="24"/>
              <w:lang w:eastAsia="en-GB"/>
            </w:rPr>
          </w:rPrChange>
        </w:rPr>
        <w:t>The car was parked in the short stay, a mere one-minute walk from the airport’s main entrance.</w:t>
      </w:r>
      <w:r w:rsidRPr="006F30FD">
        <w:rPr>
          <w:rFonts w:ascii="Segoe UI" w:eastAsia="Times New Roman" w:hAnsi="Segoe UI" w:cs="Segoe UI"/>
          <w:color w:val="24292E"/>
          <w:sz w:val="24"/>
          <w:szCs w:val="24"/>
          <w:lang w:eastAsia="en-GB"/>
        </w:rPr>
        <w:t xml:space="preserve"> Emirates, the flight operator, had nearly half of the departure gates dedicated to their operations. Money = power, as they say. So, there I was, waiting in the queue to check in. I had </w:t>
      </w:r>
      <w:ins w:id="240" w:author="Matthew Smith" w:date="2021-03-08T23:16:00Z">
        <w:r w:rsidR="00DC321A">
          <w:rPr>
            <w:rFonts w:ascii="Segoe UI" w:eastAsia="Times New Roman" w:hAnsi="Segoe UI" w:cs="Segoe UI"/>
            <w:color w:val="24292E"/>
            <w:sz w:val="24"/>
            <w:szCs w:val="24"/>
            <w:lang w:eastAsia="en-GB"/>
          </w:rPr>
          <w:t>my</w:t>
        </w:r>
      </w:ins>
      <w:del w:id="241" w:author="Matthew Smith" w:date="2021-03-08T23:16:00Z">
        <w:r w:rsidRPr="006F30FD" w:rsidDel="00DC321A">
          <w:rPr>
            <w:rFonts w:ascii="Segoe UI" w:eastAsia="Times New Roman" w:hAnsi="Segoe UI" w:cs="Segoe UI"/>
            <w:color w:val="24292E"/>
            <w:sz w:val="24"/>
            <w:szCs w:val="24"/>
            <w:lang w:eastAsia="en-GB"/>
          </w:rPr>
          <w:delText>a</w:delText>
        </w:r>
      </w:del>
      <w:r w:rsidRPr="006F30FD">
        <w:rPr>
          <w:rFonts w:ascii="Segoe UI" w:eastAsia="Times New Roman" w:hAnsi="Segoe UI" w:cs="Segoe UI"/>
          <w:color w:val="24292E"/>
          <w:sz w:val="24"/>
          <w:szCs w:val="24"/>
          <w:lang w:eastAsia="en-GB"/>
        </w:rPr>
        <w:t xml:space="preserve"> passport and flight ticket in hand, dressed in t-shirt and jeans. Mom and dad did a fine job making me anxious by asking embarrassing, interrogative questions e.g., "did you pack your verruca cream? You know your skin flares up when you don’t…". It was a relief to be called up to the check-in counter.</w:t>
      </w:r>
    </w:p>
    <w:p w14:paraId="32AD6BEB" w14:textId="3004A786"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I handed over my passport. The staff member asked me to lift my luggage onto the conveyor/scales. As the numbers on the scales began to increase, I began to stress. I was dumbfounded why my luggage was so heavy. Maybe my parents had thrown in the kitchen sink while I </w:t>
      </w:r>
      <w:proofErr w:type="gramStart"/>
      <w:r w:rsidRPr="006F30FD">
        <w:rPr>
          <w:rFonts w:ascii="Segoe UI" w:eastAsia="Times New Roman" w:hAnsi="Segoe UI" w:cs="Segoe UI"/>
          <w:color w:val="24292E"/>
          <w:sz w:val="24"/>
          <w:szCs w:val="24"/>
          <w:lang w:eastAsia="en-GB"/>
        </w:rPr>
        <w:t>was</w:t>
      </w:r>
      <w:ins w:id="242" w:author="Matthew Smith" w:date="2021-03-08T23:18:00Z">
        <w:r w:rsidR="00DC321A">
          <w:rPr>
            <w:rFonts w:ascii="Segoe UI" w:eastAsia="Times New Roman" w:hAnsi="Segoe UI" w:cs="Segoe UI"/>
            <w:color w:val="24292E"/>
            <w:sz w:val="24"/>
            <w:szCs w:val="24"/>
            <w:lang w:eastAsia="en-GB"/>
          </w:rPr>
          <w:t>n’t</w:t>
        </w:r>
        <w:proofErr w:type="gramEnd"/>
        <w:r w:rsidR="00DC321A">
          <w:rPr>
            <w:rFonts w:ascii="Segoe UI" w:eastAsia="Times New Roman" w:hAnsi="Segoe UI" w:cs="Segoe UI"/>
            <w:color w:val="24292E"/>
            <w:sz w:val="24"/>
            <w:szCs w:val="24"/>
            <w:lang w:eastAsia="en-GB"/>
          </w:rPr>
          <w:t xml:space="preserve"> looking</w:t>
        </w:r>
      </w:ins>
      <w:del w:id="243" w:author="Matthew Smith" w:date="2021-03-08T23:18:00Z">
        <w:r w:rsidRPr="006F30FD" w:rsidDel="00DC321A">
          <w:rPr>
            <w:rFonts w:ascii="Segoe UI" w:eastAsia="Times New Roman" w:hAnsi="Segoe UI" w:cs="Segoe UI"/>
            <w:color w:val="24292E"/>
            <w:sz w:val="24"/>
            <w:szCs w:val="24"/>
            <w:lang w:eastAsia="en-GB"/>
          </w:rPr>
          <w:delText xml:space="preserve"> occupied</w:delText>
        </w:r>
      </w:del>
      <w:r w:rsidRPr="006F30FD">
        <w:rPr>
          <w:rFonts w:ascii="Segoe UI" w:eastAsia="Times New Roman" w:hAnsi="Segoe UI" w:cs="Segoe UI"/>
          <w:color w:val="24292E"/>
          <w:sz w:val="24"/>
          <w:szCs w:val="24"/>
          <w:lang w:eastAsia="en-GB"/>
        </w:rPr>
        <w:t xml:space="preserve">!? Well, something had to be taken out to drop its weight below the allowance. I pulled the luggage to one side. With my parents’ assistance, we began shifting some of weight. The question was, what was going to </w:t>
      </w:r>
      <w:r w:rsidRPr="006F30FD">
        <w:rPr>
          <w:rFonts w:ascii="Segoe UI" w:eastAsia="Times New Roman" w:hAnsi="Segoe UI" w:cs="Segoe UI"/>
          <w:color w:val="24292E"/>
          <w:sz w:val="24"/>
          <w:szCs w:val="24"/>
          <w:lang w:eastAsia="en-GB"/>
        </w:rPr>
        <w:lastRenderedPageBreak/>
        <w:t xml:space="preserve">be removed? I frantically began taking out some of the outer wears. I did what was </w:t>
      </w:r>
      <w:commentRangeStart w:id="244"/>
      <w:r w:rsidRPr="006F30FD">
        <w:rPr>
          <w:rFonts w:ascii="Segoe UI" w:eastAsia="Times New Roman" w:hAnsi="Segoe UI" w:cs="Segoe UI"/>
          <w:color w:val="24292E"/>
          <w:sz w:val="24"/>
          <w:szCs w:val="24"/>
          <w:lang w:eastAsia="en-GB"/>
        </w:rPr>
        <w:t>akin to a scene in TV Drama Friends</w:t>
      </w:r>
      <w:commentRangeEnd w:id="244"/>
      <w:r w:rsidR="00DC321A">
        <w:rPr>
          <w:rStyle w:val="CommentReference"/>
        </w:rPr>
        <w:commentReference w:id="244"/>
      </w:r>
      <w:r w:rsidRPr="006F30FD">
        <w:rPr>
          <w:rFonts w:ascii="Segoe UI" w:eastAsia="Times New Roman" w:hAnsi="Segoe UI" w:cs="Segoe UI"/>
          <w:color w:val="24292E"/>
          <w:sz w:val="24"/>
          <w:szCs w:val="24"/>
          <w:lang w:eastAsia="en-GB"/>
        </w:rPr>
        <w:t xml:space="preserve">. I added more layers to me, wearing larger, outer clothing. Smaller items were then painstakingly condensed and squeezed into what remained of onboard luggage space. </w:t>
      </w:r>
      <w:ins w:id="245" w:author="Matthew Smith" w:date="2021-03-08T23:20:00Z">
        <w:r w:rsidR="00DC321A">
          <w:rPr>
            <w:rFonts w:ascii="Segoe UI" w:eastAsia="Times New Roman" w:hAnsi="Segoe UI" w:cs="Segoe UI"/>
            <w:color w:val="24292E"/>
            <w:sz w:val="24"/>
            <w:szCs w:val="24"/>
            <w:lang w:eastAsia="en-GB"/>
          </w:rPr>
          <w:t xml:space="preserve">We got it under the limit. </w:t>
        </w:r>
      </w:ins>
      <w:r w:rsidRPr="006F30FD">
        <w:rPr>
          <w:rFonts w:ascii="Segoe UI" w:eastAsia="Times New Roman" w:hAnsi="Segoe UI" w:cs="Segoe UI"/>
          <w:color w:val="24292E"/>
          <w:sz w:val="24"/>
          <w:szCs w:val="24"/>
          <w:lang w:eastAsia="en-GB"/>
        </w:rPr>
        <w:t xml:space="preserve">After </w:t>
      </w:r>
      <w:ins w:id="246" w:author="Matthew Smith" w:date="2021-03-08T23:20:00Z">
        <w:r w:rsidR="00DC321A">
          <w:rPr>
            <w:rFonts w:ascii="Segoe UI" w:eastAsia="Times New Roman" w:hAnsi="Segoe UI" w:cs="Segoe UI"/>
            <w:color w:val="24292E"/>
            <w:sz w:val="24"/>
            <w:szCs w:val="24"/>
            <w:lang w:eastAsia="en-GB"/>
          </w:rPr>
          <w:t xml:space="preserve">these </w:t>
        </w:r>
      </w:ins>
      <w:r w:rsidRPr="006F30FD">
        <w:rPr>
          <w:rFonts w:ascii="Segoe UI" w:eastAsia="Times New Roman" w:hAnsi="Segoe UI" w:cs="Segoe UI"/>
          <w:color w:val="24292E"/>
          <w:sz w:val="24"/>
          <w:szCs w:val="24"/>
          <w:lang w:eastAsia="en-GB"/>
        </w:rPr>
        <w:t>packing shenanigans, my brow and first layer of clothing was laden with sweat. I felt uncomfortable. Additional outer layers were trapping the heat, keeping my temperature elevated. I sighed,</w:t>
      </w:r>
      <w:commentRangeStart w:id="247"/>
      <w:r w:rsidRPr="006F30FD">
        <w:rPr>
          <w:rFonts w:ascii="Segoe UI" w:eastAsia="Times New Roman" w:hAnsi="Segoe UI" w:cs="Segoe UI"/>
          <w:color w:val="24292E"/>
          <w:sz w:val="24"/>
          <w:szCs w:val="24"/>
          <w:lang w:eastAsia="en-GB"/>
        </w:rPr>
        <w:t xml:space="preserve"> better to bring too much than too little.</w:t>
      </w:r>
      <w:commentRangeEnd w:id="247"/>
      <w:r w:rsidR="00DC321A">
        <w:rPr>
          <w:rStyle w:val="CommentReference"/>
        </w:rPr>
        <w:commentReference w:id="247"/>
      </w:r>
    </w:p>
    <w:p w14:paraId="4211EB31" w14:textId="62AA06E5"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After </w:t>
      </w:r>
      <w:commentRangeStart w:id="248"/>
      <w:del w:id="249" w:author="Matthew Smith" w:date="2021-03-08T23:20:00Z">
        <w:r w:rsidRPr="006F30FD" w:rsidDel="00DC321A">
          <w:rPr>
            <w:rFonts w:ascii="Segoe UI" w:eastAsia="Times New Roman" w:hAnsi="Segoe UI" w:cs="Segoe UI"/>
            <w:color w:val="24292E"/>
            <w:sz w:val="24"/>
            <w:szCs w:val="24"/>
            <w:lang w:eastAsia="en-GB"/>
          </w:rPr>
          <w:delText>a successfully</w:delText>
        </w:r>
      </w:del>
      <w:ins w:id="250" w:author="Matthew Smith" w:date="2021-03-08T23:20:00Z">
        <w:r w:rsidR="00DC321A">
          <w:rPr>
            <w:rFonts w:ascii="Segoe UI" w:eastAsia="Times New Roman" w:hAnsi="Segoe UI" w:cs="Segoe UI"/>
            <w:color w:val="24292E"/>
            <w:sz w:val="24"/>
            <w:szCs w:val="24"/>
            <w:lang w:eastAsia="en-GB"/>
          </w:rPr>
          <w:t>finally</w:t>
        </w:r>
        <w:commentRangeEnd w:id="248"/>
        <w:r w:rsidR="00DC321A">
          <w:rPr>
            <w:rStyle w:val="CommentReference"/>
          </w:rPr>
          <w:commentReference w:id="248"/>
        </w:r>
      </w:ins>
      <w:r w:rsidRPr="006F30FD">
        <w:rPr>
          <w:rFonts w:ascii="Segoe UI" w:eastAsia="Times New Roman" w:hAnsi="Segoe UI" w:cs="Segoe UI"/>
          <w:color w:val="24292E"/>
          <w:sz w:val="24"/>
          <w:szCs w:val="24"/>
          <w:lang w:eastAsia="en-GB"/>
        </w:rPr>
        <w:t xml:space="preserve"> checking in, Mom, Dad and I made our way to the departure lounge entrance. I fell silent as I looked at my flight tickets. </w:t>
      </w:r>
      <w:commentRangeStart w:id="251"/>
      <w:r w:rsidRPr="006F30FD">
        <w:rPr>
          <w:rFonts w:ascii="Segoe UI" w:eastAsia="Times New Roman" w:hAnsi="Segoe UI" w:cs="Segoe UI"/>
          <w:color w:val="24292E"/>
          <w:sz w:val="24"/>
          <w:szCs w:val="24"/>
          <w:lang w:eastAsia="en-GB"/>
        </w:rPr>
        <w:t xml:space="preserve">Mom added a cursory statement "well that’s it now" as we reached the top of the escalator. I saw the cordoned off area where a small number of passengers were queueing. I slowly turned to face my parents. I hugged my mom and kissed her. Dad was not an affectionate person. How should I </w:t>
      </w:r>
      <w:del w:id="252" w:author="Matthew Smith" w:date="2021-03-08T23:22:00Z">
        <w:r w:rsidRPr="006F30FD" w:rsidDel="00DC321A">
          <w:rPr>
            <w:rFonts w:ascii="Segoe UI" w:eastAsia="Times New Roman" w:hAnsi="Segoe UI" w:cs="Segoe UI"/>
            <w:color w:val="24292E"/>
            <w:sz w:val="24"/>
            <w:szCs w:val="24"/>
            <w:lang w:eastAsia="en-GB"/>
          </w:rPr>
          <w:delText>greet him a long</w:delText>
        </w:r>
      </w:del>
      <w:ins w:id="253" w:author="Matthew Smith" w:date="2021-03-08T23:22:00Z">
        <w:r w:rsidR="00DC321A">
          <w:rPr>
            <w:rFonts w:ascii="Segoe UI" w:eastAsia="Times New Roman" w:hAnsi="Segoe UI" w:cs="Segoe UI"/>
            <w:color w:val="24292E"/>
            <w:sz w:val="24"/>
            <w:szCs w:val="24"/>
            <w:lang w:eastAsia="en-GB"/>
          </w:rPr>
          <w:t>say a proper</w:t>
        </w:r>
      </w:ins>
      <w:r w:rsidRPr="006F30FD">
        <w:rPr>
          <w:rFonts w:ascii="Segoe UI" w:eastAsia="Times New Roman" w:hAnsi="Segoe UI" w:cs="Segoe UI"/>
          <w:color w:val="24292E"/>
          <w:sz w:val="24"/>
          <w:szCs w:val="24"/>
          <w:lang w:eastAsia="en-GB"/>
        </w:rPr>
        <w:t xml:space="preserve"> farewell</w:t>
      </w:r>
      <w:ins w:id="254" w:author="Matthew Smith" w:date="2021-03-08T23:22:00Z">
        <w:r w:rsidR="00DC321A">
          <w:rPr>
            <w:rFonts w:ascii="Segoe UI" w:eastAsia="Times New Roman" w:hAnsi="Segoe UI" w:cs="Segoe UI"/>
            <w:color w:val="24292E"/>
            <w:sz w:val="24"/>
            <w:szCs w:val="24"/>
            <w:lang w:eastAsia="en-GB"/>
          </w:rPr>
          <w:t xml:space="preserve"> for what could be a </w:t>
        </w:r>
        <w:r w:rsidR="00306205">
          <w:rPr>
            <w:rFonts w:ascii="Segoe UI" w:eastAsia="Times New Roman" w:hAnsi="Segoe UI" w:cs="Segoe UI"/>
            <w:color w:val="24292E"/>
            <w:sz w:val="24"/>
            <w:szCs w:val="24"/>
            <w:lang w:eastAsia="en-GB"/>
          </w:rPr>
          <w:t xml:space="preserve">long </w:t>
        </w:r>
        <w:r w:rsidR="00DC321A">
          <w:rPr>
            <w:rFonts w:ascii="Segoe UI" w:eastAsia="Times New Roman" w:hAnsi="Segoe UI" w:cs="Segoe UI"/>
            <w:color w:val="24292E"/>
            <w:sz w:val="24"/>
            <w:szCs w:val="24"/>
            <w:lang w:eastAsia="en-GB"/>
          </w:rPr>
          <w:t>while</w:t>
        </w:r>
      </w:ins>
      <w:r w:rsidRPr="006F30FD">
        <w:rPr>
          <w:rFonts w:ascii="Segoe UI" w:eastAsia="Times New Roman" w:hAnsi="Segoe UI" w:cs="Segoe UI"/>
          <w:color w:val="24292E"/>
          <w:sz w:val="24"/>
          <w:szCs w:val="24"/>
          <w:lang w:eastAsia="en-GB"/>
        </w:rPr>
        <w:t xml:space="preserve">? I knew a handshake was acceptable. In the moment after our handshake, I took a step forward and hugged him for the first time in my life. It was a short moment that felt like eternity. I turned to face the departure lounge, joined the end of the </w:t>
      </w:r>
      <w:proofErr w:type="gramStart"/>
      <w:r w:rsidRPr="006F30FD">
        <w:rPr>
          <w:rFonts w:ascii="Segoe UI" w:eastAsia="Times New Roman" w:hAnsi="Segoe UI" w:cs="Segoe UI"/>
          <w:color w:val="24292E"/>
          <w:sz w:val="24"/>
          <w:szCs w:val="24"/>
          <w:lang w:eastAsia="en-GB"/>
        </w:rPr>
        <w:t>queue</w:t>
      </w:r>
      <w:proofErr w:type="gramEnd"/>
      <w:r w:rsidRPr="006F30FD">
        <w:rPr>
          <w:rFonts w:ascii="Segoe UI" w:eastAsia="Times New Roman" w:hAnsi="Segoe UI" w:cs="Segoe UI"/>
          <w:color w:val="24292E"/>
          <w:sz w:val="24"/>
          <w:szCs w:val="24"/>
          <w:lang w:eastAsia="en-GB"/>
        </w:rPr>
        <w:t xml:space="preserve"> and waved back </w:t>
      </w:r>
      <w:commentRangeEnd w:id="251"/>
      <w:r w:rsidR="00306205">
        <w:rPr>
          <w:rStyle w:val="CommentReference"/>
        </w:rPr>
        <w:commentReference w:id="251"/>
      </w:r>
      <w:r w:rsidRPr="006F30FD">
        <w:rPr>
          <w:rFonts w:ascii="Segoe UI" w:eastAsia="Times New Roman" w:hAnsi="Segoe UI" w:cs="Segoe UI"/>
          <w:color w:val="24292E"/>
          <w:sz w:val="24"/>
          <w:szCs w:val="24"/>
          <w:lang w:eastAsia="en-GB"/>
        </w:rPr>
        <w:t xml:space="preserve">to my parents. I could clearly see tears in my dad’s eyes. I </w:t>
      </w:r>
      <w:commentRangeStart w:id="255"/>
      <w:r w:rsidRPr="006F30FD">
        <w:rPr>
          <w:rFonts w:ascii="Segoe UI" w:eastAsia="Times New Roman" w:hAnsi="Segoe UI" w:cs="Segoe UI"/>
          <w:color w:val="24292E"/>
          <w:sz w:val="24"/>
          <w:szCs w:val="24"/>
          <w:lang w:eastAsia="en-GB"/>
        </w:rPr>
        <w:t xml:space="preserve">had to force myself from crying. </w:t>
      </w:r>
      <w:commentRangeEnd w:id="255"/>
      <w:r w:rsidR="00DC321A">
        <w:rPr>
          <w:rStyle w:val="CommentReference"/>
        </w:rPr>
        <w:commentReference w:id="255"/>
      </w:r>
      <w:r w:rsidRPr="006F30FD">
        <w:rPr>
          <w:rFonts w:ascii="Segoe UI" w:eastAsia="Times New Roman" w:hAnsi="Segoe UI" w:cs="Segoe UI"/>
          <w:color w:val="24292E"/>
          <w:sz w:val="24"/>
          <w:szCs w:val="24"/>
          <w:lang w:eastAsia="en-GB"/>
        </w:rPr>
        <w:t>I continued to wave and onwards I walked into the departure lounge.</w:t>
      </w:r>
    </w:p>
    <w:p w14:paraId="447881F4" w14:textId="22FE2EAE"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Birmingham International Airport was once my part-time place of work. It was a place where I earnt beer tokens during my time in college back in the late 90s. Back then I worked at the UK retail giant WHSmith. </w:t>
      </w:r>
      <w:del w:id="256" w:author="Matthew Smith" w:date="2021-03-08T23:23:00Z">
        <w:r w:rsidRPr="00306205" w:rsidDel="00306205">
          <w:rPr>
            <w:rFonts w:ascii="Segoe UI" w:eastAsia="Times New Roman" w:hAnsi="Segoe UI" w:cs="Segoe UI"/>
            <w:color w:val="24292E"/>
            <w:sz w:val="24"/>
            <w:szCs w:val="24"/>
            <w:highlight w:val="yellow"/>
            <w:lang w:eastAsia="en-GB"/>
            <w:rPrChange w:id="257" w:author="Matthew Smith" w:date="2021-03-08T23:23:00Z">
              <w:rPr>
                <w:rFonts w:ascii="Segoe UI" w:eastAsia="Times New Roman" w:hAnsi="Segoe UI" w:cs="Segoe UI"/>
                <w:color w:val="24292E"/>
                <w:sz w:val="24"/>
                <w:szCs w:val="24"/>
                <w:lang w:eastAsia="en-GB"/>
              </w:rPr>
            </w:rPrChange>
          </w:rPr>
          <w:delText>They had shops in all areas of the airport: check-in, land-side (before departures) &amp; air-side (departure lounge).</w:delText>
        </w:r>
        <w:r w:rsidRPr="006F30FD" w:rsidDel="00306205">
          <w:rPr>
            <w:rFonts w:ascii="Segoe UI" w:eastAsia="Times New Roman" w:hAnsi="Segoe UI" w:cs="Segoe UI"/>
            <w:color w:val="24292E"/>
            <w:sz w:val="24"/>
            <w:szCs w:val="24"/>
            <w:lang w:eastAsia="en-GB"/>
          </w:rPr>
          <w:delText xml:space="preserve"> </w:delText>
        </w:r>
      </w:del>
      <w:r w:rsidRPr="006F30FD">
        <w:rPr>
          <w:rFonts w:ascii="Segoe UI" w:eastAsia="Times New Roman" w:hAnsi="Segoe UI" w:cs="Segoe UI"/>
          <w:color w:val="24292E"/>
          <w:sz w:val="24"/>
          <w:szCs w:val="24"/>
          <w:lang w:eastAsia="en-GB"/>
        </w:rPr>
        <w:t xml:space="preserve">In total I completed 4 </w:t>
      </w:r>
      <w:proofErr w:type="gramStart"/>
      <w:r w:rsidRPr="006F30FD">
        <w:rPr>
          <w:rFonts w:ascii="Segoe UI" w:eastAsia="Times New Roman" w:hAnsi="Segoe UI" w:cs="Segoe UI"/>
          <w:color w:val="24292E"/>
          <w:sz w:val="24"/>
          <w:szCs w:val="24"/>
          <w:lang w:eastAsia="en-GB"/>
        </w:rPr>
        <w:t>years’</w:t>
      </w:r>
      <w:proofErr w:type="gramEnd"/>
      <w:r w:rsidRPr="006F30FD">
        <w:rPr>
          <w:rFonts w:ascii="Segoe UI" w:eastAsia="Times New Roman" w:hAnsi="Segoe UI" w:cs="Segoe UI"/>
          <w:color w:val="24292E"/>
          <w:sz w:val="24"/>
          <w:szCs w:val="24"/>
          <w:lang w:eastAsia="en-GB"/>
        </w:rPr>
        <w:t xml:space="preserve"> of service. On the day I left I was told I was close to being promoted to </w:t>
      </w:r>
      <w:ins w:id="258" w:author="Matthew Smith" w:date="2021-03-08T23:23:00Z">
        <w:r w:rsidR="00306205">
          <w:rPr>
            <w:rFonts w:ascii="Segoe UI" w:eastAsia="Times New Roman" w:hAnsi="Segoe UI" w:cs="Segoe UI"/>
            <w:color w:val="24292E"/>
            <w:sz w:val="24"/>
            <w:szCs w:val="24"/>
            <w:lang w:eastAsia="en-GB"/>
          </w:rPr>
          <w:t xml:space="preserve">shop </w:t>
        </w:r>
      </w:ins>
      <w:r w:rsidRPr="006F30FD">
        <w:rPr>
          <w:rFonts w:ascii="Segoe UI" w:eastAsia="Times New Roman" w:hAnsi="Segoe UI" w:cs="Segoe UI"/>
          <w:color w:val="24292E"/>
          <w:sz w:val="24"/>
          <w:szCs w:val="24"/>
          <w:lang w:eastAsia="en-GB"/>
        </w:rPr>
        <w:t xml:space="preserve">supervisor. </w:t>
      </w:r>
      <w:commentRangeStart w:id="259"/>
      <w:proofErr w:type="gramStart"/>
      <w:r w:rsidRPr="006F30FD">
        <w:rPr>
          <w:rFonts w:ascii="Segoe UI" w:eastAsia="Times New Roman" w:hAnsi="Segoe UI" w:cs="Segoe UI"/>
          <w:color w:val="24292E"/>
          <w:sz w:val="24"/>
          <w:szCs w:val="24"/>
          <w:lang w:eastAsia="en-GB"/>
        </w:rPr>
        <w:t>I’m</w:t>
      </w:r>
      <w:proofErr w:type="gramEnd"/>
      <w:r w:rsidRPr="006F30FD">
        <w:rPr>
          <w:rFonts w:ascii="Segoe UI" w:eastAsia="Times New Roman" w:hAnsi="Segoe UI" w:cs="Segoe UI"/>
          <w:color w:val="24292E"/>
          <w:sz w:val="24"/>
          <w:szCs w:val="24"/>
          <w:lang w:eastAsia="en-GB"/>
        </w:rPr>
        <w:t xml:space="preserve"> sure that would have been an interesting chapter in my life, or not.</w:t>
      </w:r>
      <w:commentRangeEnd w:id="259"/>
      <w:r w:rsidR="00306205">
        <w:rPr>
          <w:rStyle w:val="CommentReference"/>
        </w:rPr>
        <w:commentReference w:id="259"/>
      </w:r>
    </w:p>
    <w:p w14:paraId="5E1E4E99" w14:textId="0279A38D"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The number of WHSmith stores in the airport were less than I anticipated. Another newsagent had taken trading turf. Who let that happen? In the departure lounge I took a whistle-stop tour of the shops. I started in duty-free, the fleeting focal point of any airport departure lounge. The duty-free section never failed to amaze. "Why so many expensive fragrances?", I uttered to myself. I tried not to look at the staff, a sure sign of interest. It had been well over 8 years since I last worked at WHSmith. </w:t>
      </w:r>
      <w:del w:id="260" w:author="Matthew Smith" w:date="2021-03-08T23:25:00Z">
        <w:r w:rsidRPr="006F30FD" w:rsidDel="00306205">
          <w:rPr>
            <w:rFonts w:ascii="Segoe UI" w:eastAsia="Times New Roman" w:hAnsi="Segoe UI" w:cs="Segoe UI"/>
            <w:color w:val="24292E"/>
            <w:sz w:val="24"/>
            <w:szCs w:val="24"/>
            <w:lang w:eastAsia="en-GB"/>
          </w:rPr>
          <w:delText>There was</w:delText>
        </w:r>
      </w:del>
      <w:ins w:id="261" w:author="Matthew Smith" w:date="2021-03-08T23:25:00Z">
        <w:r w:rsidR="00306205">
          <w:rPr>
            <w:rFonts w:ascii="Segoe UI" w:eastAsia="Times New Roman" w:hAnsi="Segoe UI" w:cs="Segoe UI"/>
            <w:color w:val="24292E"/>
            <w:sz w:val="24"/>
            <w:szCs w:val="24"/>
            <w:lang w:eastAsia="en-GB"/>
          </w:rPr>
          <w:t>I had a small</w:t>
        </w:r>
      </w:ins>
      <w:del w:id="262" w:author="Matthew Smith" w:date="2021-03-08T23:25:00Z">
        <w:r w:rsidRPr="006F30FD" w:rsidDel="00306205">
          <w:rPr>
            <w:rFonts w:ascii="Segoe UI" w:eastAsia="Times New Roman" w:hAnsi="Segoe UI" w:cs="Segoe UI"/>
            <w:color w:val="24292E"/>
            <w:sz w:val="24"/>
            <w:szCs w:val="24"/>
            <w:lang w:eastAsia="en-GB"/>
          </w:rPr>
          <w:delText xml:space="preserve"> a</w:delText>
        </w:r>
      </w:del>
      <w:ins w:id="263" w:author="Matthew Smith" w:date="2021-03-08T23:25:00Z">
        <w:r w:rsidR="00306205">
          <w:rPr>
            <w:rFonts w:ascii="Segoe UI" w:eastAsia="Times New Roman" w:hAnsi="Segoe UI" w:cs="Segoe UI"/>
            <w:color w:val="24292E"/>
            <w:sz w:val="24"/>
            <w:szCs w:val="24"/>
            <w:lang w:eastAsia="en-GB"/>
          </w:rPr>
          <w:t xml:space="preserve"> foolish</w:t>
        </w:r>
      </w:ins>
      <w:r w:rsidRPr="006F30FD">
        <w:rPr>
          <w:rFonts w:ascii="Segoe UI" w:eastAsia="Times New Roman" w:hAnsi="Segoe UI" w:cs="Segoe UI"/>
          <w:color w:val="24292E"/>
          <w:sz w:val="24"/>
          <w:szCs w:val="24"/>
          <w:lang w:eastAsia="en-GB"/>
        </w:rPr>
        <w:t xml:space="preserve"> hope that when I moseyed on into a store, </w:t>
      </w:r>
      <w:r w:rsidRPr="00306205">
        <w:rPr>
          <w:rFonts w:ascii="Segoe UI" w:eastAsia="Times New Roman" w:hAnsi="Segoe UI" w:cs="Segoe UI"/>
          <w:color w:val="24292E"/>
          <w:sz w:val="24"/>
          <w:szCs w:val="24"/>
          <w:highlight w:val="yellow"/>
          <w:lang w:eastAsia="en-GB"/>
          <w:rPrChange w:id="264" w:author="Matthew Smith" w:date="2021-03-08T23:25:00Z">
            <w:rPr>
              <w:rFonts w:ascii="Segoe UI" w:eastAsia="Times New Roman" w:hAnsi="Segoe UI" w:cs="Segoe UI"/>
              <w:color w:val="24292E"/>
              <w:sz w:val="24"/>
              <w:szCs w:val="24"/>
              <w:lang w:eastAsia="en-GB"/>
            </w:rPr>
          </w:rPrChange>
        </w:rPr>
        <w:t>I</w:t>
      </w:r>
      <w:commentRangeStart w:id="265"/>
      <w:r w:rsidRPr="00306205">
        <w:rPr>
          <w:rFonts w:ascii="Segoe UI" w:eastAsia="Times New Roman" w:hAnsi="Segoe UI" w:cs="Segoe UI"/>
          <w:color w:val="24292E"/>
          <w:sz w:val="24"/>
          <w:szCs w:val="24"/>
          <w:highlight w:val="yellow"/>
          <w:lang w:eastAsia="en-GB"/>
          <w:rPrChange w:id="266" w:author="Matthew Smith" w:date="2021-03-08T23:25:00Z">
            <w:rPr>
              <w:rFonts w:ascii="Segoe UI" w:eastAsia="Times New Roman" w:hAnsi="Segoe UI" w:cs="Segoe UI"/>
              <w:color w:val="24292E"/>
              <w:sz w:val="24"/>
              <w:szCs w:val="24"/>
              <w:lang w:eastAsia="en-GB"/>
            </w:rPr>
          </w:rPrChange>
        </w:rPr>
        <w:t xml:space="preserve"> would be surrounded with adulating workers</w:t>
      </w:r>
      <w:commentRangeEnd w:id="265"/>
      <w:r w:rsidR="00306205">
        <w:rPr>
          <w:rStyle w:val="CommentReference"/>
        </w:rPr>
        <w:commentReference w:id="265"/>
      </w:r>
      <w:r w:rsidRPr="006F30FD">
        <w:rPr>
          <w:rFonts w:ascii="Segoe UI" w:eastAsia="Times New Roman" w:hAnsi="Segoe UI" w:cs="Segoe UI"/>
          <w:color w:val="24292E"/>
          <w:sz w:val="24"/>
          <w:szCs w:val="24"/>
          <w:lang w:eastAsia="en-GB"/>
        </w:rPr>
        <w:t xml:space="preserve">. In such a transient workplace, were there any people I recognised? I looked at the staff on the check-outs. Who were these strangers? Where was the magazine stacker Matthew Eton, the literary expert, Anthony </w:t>
      </w:r>
      <w:proofErr w:type="gramStart"/>
      <w:r w:rsidRPr="006F30FD">
        <w:rPr>
          <w:rFonts w:ascii="Segoe UI" w:eastAsia="Times New Roman" w:hAnsi="Segoe UI" w:cs="Segoe UI"/>
          <w:color w:val="24292E"/>
          <w:sz w:val="24"/>
          <w:szCs w:val="24"/>
          <w:lang w:eastAsia="en-GB"/>
        </w:rPr>
        <w:t>Bailey</w:t>
      </w:r>
      <w:proofErr w:type="gramEnd"/>
      <w:r w:rsidRPr="006F30FD">
        <w:rPr>
          <w:rFonts w:ascii="Segoe UI" w:eastAsia="Times New Roman" w:hAnsi="Segoe UI" w:cs="Segoe UI"/>
          <w:color w:val="24292E"/>
          <w:sz w:val="24"/>
          <w:szCs w:val="24"/>
          <w:lang w:eastAsia="en-GB"/>
        </w:rPr>
        <w:t xml:space="preserve"> or boss lady Wendy? More importantly, where was my home coming celebrations? ‘Ah </w:t>
      </w:r>
      <w:proofErr w:type="gramStart"/>
      <w:r w:rsidRPr="006F30FD">
        <w:rPr>
          <w:rFonts w:ascii="Segoe UI" w:eastAsia="Times New Roman" w:hAnsi="Segoe UI" w:cs="Segoe UI"/>
          <w:color w:val="24292E"/>
          <w:sz w:val="24"/>
          <w:szCs w:val="24"/>
          <w:lang w:eastAsia="en-GB"/>
        </w:rPr>
        <w:t>shit</w:t>
      </w:r>
      <w:proofErr w:type="gramEnd"/>
      <w:r w:rsidRPr="006F30FD">
        <w:rPr>
          <w:rFonts w:ascii="Segoe UI" w:eastAsia="Times New Roman" w:hAnsi="Segoe UI" w:cs="Segoe UI"/>
          <w:color w:val="24292E"/>
          <w:sz w:val="24"/>
          <w:szCs w:val="24"/>
          <w:lang w:eastAsia="en-GB"/>
        </w:rPr>
        <w:t>, has no one told them!’ I thought, before heading over to the car magazine section.</w:t>
      </w:r>
    </w:p>
    <w:p w14:paraId="4BBA1F12" w14:textId="09B1CC80"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commentRangeStart w:id="267"/>
      <w:r w:rsidRPr="006F30FD">
        <w:rPr>
          <w:rFonts w:ascii="Segoe UI" w:eastAsia="Times New Roman" w:hAnsi="Segoe UI" w:cs="Segoe UI"/>
          <w:color w:val="24292E"/>
          <w:sz w:val="24"/>
          <w:szCs w:val="24"/>
          <w:lang w:eastAsia="en-GB"/>
        </w:rPr>
        <w:t xml:space="preserve">Even though I </w:t>
      </w:r>
      <w:proofErr w:type="gramStart"/>
      <w:r w:rsidRPr="006F30FD">
        <w:rPr>
          <w:rFonts w:ascii="Segoe UI" w:eastAsia="Times New Roman" w:hAnsi="Segoe UI" w:cs="Segoe UI"/>
          <w:color w:val="24292E"/>
          <w:sz w:val="24"/>
          <w:szCs w:val="24"/>
          <w:lang w:eastAsia="en-GB"/>
        </w:rPr>
        <w:t>wasn’t</w:t>
      </w:r>
      <w:proofErr w:type="gramEnd"/>
      <w:r w:rsidRPr="006F30FD">
        <w:rPr>
          <w:rFonts w:ascii="Segoe UI" w:eastAsia="Times New Roman" w:hAnsi="Segoe UI" w:cs="Segoe UI"/>
          <w:color w:val="24292E"/>
          <w:sz w:val="24"/>
          <w:szCs w:val="24"/>
          <w:lang w:eastAsia="en-GB"/>
        </w:rPr>
        <w:t xml:space="preserve"> a car enthusiast, I admired cars. They were relatable things that </w:t>
      </w:r>
      <w:ins w:id="268" w:author="Matthew Smith" w:date="2021-03-08T23:26:00Z">
        <w:r w:rsidR="00306205">
          <w:rPr>
            <w:rFonts w:ascii="Segoe UI" w:eastAsia="Times New Roman" w:hAnsi="Segoe UI" w:cs="Segoe UI"/>
            <w:color w:val="24292E"/>
            <w:sz w:val="24"/>
            <w:szCs w:val="24"/>
            <w:lang w:eastAsia="en-GB"/>
          </w:rPr>
          <w:t xml:space="preserve">me and </w:t>
        </w:r>
      </w:ins>
      <w:r w:rsidRPr="006F30FD">
        <w:rPr>
          <w:rFonts w:ascii="Segoe UI" w:eastAsia="Times New Roman" w:hAnsi="Segoe UI" w:cs="Segoe UI"/>
          <w:color w:val="24292E"/>
          <w:sz w:val="24"/>
          <w:szCs w:val="24"/>
          <w:lang w:eastAsia="en-GB"/>
        </w:rPr>
        <w:t xml:space="preserve">my family appreciated. As I skimmed the final pages of Car magazine, I looked up at the departure information screen. The gate for </w:t>
      </w:r>
      <w:proofErr w:type="gramStart"/>
      <w:r w:rsidRPr="006F30FD">
        <w:rPr>
          <w:rFonts w:ascii="Segoe UI" w:eastAsia="Times New Roman" w:hAnsi="Segoe UI" w:cs="Segoe UI"/>
          <w:color w:val="24292E"/>
          <w:sz w:val="24"/>
          <w:szCs w:val="24"/>
          <w:lang w:eastAsia="en-GB"/>
        </w:rPr>
        <w:t>Emirates</w:t>
      </w:r>
      <w:proofErr w:type="gramEnd"/>
      <w:r w:rsidRPr="006F30FD">
        <w:rPr>
          <w:rFonts w:ascii="Segoe UI" w:eastAsia="Times New Roman" w:hAnsi="Segoe UI" w:cs="Segoe UI"/>
          <w:color w:val="24292E"/>
          <w:sz w:val="24"/>
          <w:szCs w:val="24"/>
          <w:lang w:eastAsia="en-GB"/>
        </w:rPr>
        <w:t xml:space="preserve"> flight to Sydney, Australia, via Dubai, was opening. Which gate? Yep, found it. It was now a </w:t>
      </w:r>
      <w:r w:rsidRPr="006F30FD">
        <w:rPr>
          <w:rFonts w:ascii="Segoe UI" w:eastAsia="Times New Roman" w:hAnsi="Segoe UI" w:cs="Segoe UI"/>
          <w:color w:val="24292E"/>
          <w:sz w:val="24"/>
          <w:szCs w:val="24"/>
          <w:lang w:eastAsia="en-GB"/>
        </w:rPr>
        <w:lastRenderedPageBreak/>
        <w:t xml:space="preserve">matter of leaving the comfort of the shops and walking a long way to the </w:t>
      </w:r>
      <w:proofErr w:type="gramStart"/>
      <w:r w:rsidRPr="006F30FD">
        <w:rPr>
          <w:rFonts w:ascii="Segoe UI" w:eastAsia="Times New Roman" w:hAnsi="Segoe UI" w:cs="Segoe UI"/>
          <w:color w:val="24292E"/>
          <w:sz w:val="24"/>
          <w:szCs w:val="24"/>
          <w:lang w:eastAsia="en-GB"/>
        </w:rPr>
        <w:t>arse</w:t>
      </w:r>
      <w:proofErr w:type="gramEnd"/>
      <w:r w:rsidRPr="006F30FD">
        <w:rPr>
          <w:rFonts w:ascii="Segoe UI" w:eastAsia="Times New Roman" w:hAnsi="Segoe UI" w:cs="Segoe UI"/>
          <w:color w:val="24292E"/>
          <w:sz w:val="24"/>
          <w:szCs w:val="24"/>
          <w:lang w:eastAsia="en-GB"/>
        </w:rPr>
        <w:t xml:space="preserve"> end of the airport.</w:t>
      </w:r>
      <w:commentRangeEnd w:id="267"/>
      <w:r w:rsidR="00306205">
        <w:rPr>
          <w:rStyle w:val="CommentReference"/>
        </w:rPr>
        <w:commentReference w:id="267"/>
      </w:r>
    </w:p>
    <w:p w14:paraId="3E46C710"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I could see the queue for the Emirates gate from a comfortable distance away. It was a good 50 people deep already. There were plenty of folk confined to the jail-like emirates gate waiting area. As I walked to the end of the queue, I took a good look at my soon to be flight neighbours. What I </w:t>
      </w:r>
      <w:proofErr w:type="gramStart"/>
      <w:r w:rsidRPr="006F30FD">
        <w:rPr>
          <w:rFonts w:ascii="Segoe UI" w:eastAsia="Times New Roman" w:hAnsi="Segoe UI" w:cs="Segoe UI"/>
          <w:color w:val="24292E"/>
          <w:sz w:val="24"/>
          <w:szCs w:val="24"/>
          <w:lang w:eastAsia="en-GB"/>
        </w:rPr>
        <w:t>wasn’t</w:t>
      </w:r>
      <w:proofErr w:type="gramEnd"/>
      <w:r w:rsidRPr="006F30FD">
        <w:rPr>
          <w:rFonts w:ascii="Segoe UI" w:eastAsia="Times New Roman" w:hAnsi="Segoe UI" w:cs="Segoe UI"/>
          <w:color w:val="24292E"/>
          <w:sz w:val="24"/>
          <w:szCs w:val="24"/>
          <w:lang w:eastAsia="en-GB"/>
        </w:rPr>
        <w:t xml:space="preserve"> expecting was to see anyone recognisable. ‘Was that?’, my brain </w:t>
      </w:r>
      <w:proofErr w:type="gramStart"/>
      <w:r w:rsidRPr="006F30FD">
        <w:rPr>
          <w:rFonts w:ascii="Segoe UI" w:eastAsia="Times New Roman" w:hAnsi="Segoe UI" w:cs="Segoe UI"/>
          <w:color w:val="24292E"/>
          <w:sz w:val="24"/>
          <w:szCs w:val="24"/>
          <w:lang w:eastAsia="en-GB"/>
        </w:rPr>
        <w:t>wasn’t</w:t>
      </w:r>
      <w:proofErr w:type="gramEnd"/>
      <w:r w:rsidRPr="006F30FD">
        <w:rPr>
          <w:rFonts w:ascii="Segoe UI" w:eastAsia="Times New Roman" w:hAnsi="Segoe UI" w:cs="Segoe UI"/>
          <w:color w:val="24292E"/>
          <w:sz w:val="24"/>
          <w:szCs w:val="24"/>
          <w:lang w:eastAsia="en-GB"/>
        </w:rPr>
        <w:t xml:space="preserve"> firing on all cylinders. It took a while to put the faces to names. In this case to a popular name in Birmingham music. Bloody hell, </w:t>
      </w:r>
      <w:proofErr w:type="gramStart"/>
      <w:r w:rsidRPr="006F30FD">
        <w:rPr>
          <w:rFonts w:ascii="Segoe UI" w:eastAsia="Times New Roman" w:hAnsi="Segoe UI" w:cs="Segoe UI"/>
          <w:color w:val="24292E"/>
          <w:sz w:val="24"/>
          <w:szCs w:val="24"/>
          <w:lang w:eastAsia="en-GB"/>
        </w:rPr>
        <w:t>it’s</w:t>
      </w:r>
      <w:proofErr w:type="gramEnd"/>
      <w:r w:rsidRPr="006F30FD">
        <w:rPr>
          <w:rFonts w:ascii="Segoe UI" w:eastAsia="Times New Roman" w:hAnsi="Segoe UI" w:cs="Segoe UI"/>
          <w:color w:val="24292E"/>
          <w:sz w:val="24"/>
          <w:szCs w:val="24"/>
          <w:lang w:eastAsia="en-GB"/>
        </w:rPr>
        <w:t xml:space="preserve"> Moseley’s finest, Ocean Colour Scene. A "back in the day" band that signalled memories of drinking unhealthy amounts of alcohol, hitting the dance floor &amp; positioning traffic cones on monuments. Good times? Questionable, but the tunes that accompanied those days in the late 90s were bloody awesome. Maybe this journey would be special, given Ocean Colour Scene’s presence.</w:t>
      </w:r>
    </w:p>
    <w:p w14:paraId="3C4F7C44" w14:textId="412758CF"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commentRangeStart w:id="269"/>
      <w:r w:rsidRPr="006F30FD">
        <w:rPr>
          <w:rFonts w:ascii="Segoe UI" w:eastAsia="Times New Roman" w:hAnsi="Segoe UI" w:cs="Segoe UI"/>
          <w:color w:val="24292E"/>
          <w:sz w:val="24"/>
          <w:szCs w:val="24"/>
          <w:lang w:eastAsia="en-GB"/>
        </w:rPr>
        <w:t>As</w:t>
      </w:r>
      <w:commentRangeEnd w:id="269"/>
      <w:r w:rsidR="005A0C9F">
        <w:rPr>
          <w:rStyle w:val="CommentReference"/>
        </w:rPr>
        <w:commentReference w:id="269"/>
      </w:r>
      <w:r w:rsidRPr="006F30FD">
        <w:rPr>
          <w:rFonts w:ascii="Segoe UI" w:eastAsia="Times New Roman" w:hAnsi="Segoe UI" w:cs="Segoe UI"/>
          <w:color w:val="24292E"/>
          <w:sz w:val="24"/>
          <w:szCs w:val="24"/>
          <w:lang w:eastAsia="en-GB"/>
        </w:rPr>
        <w:t xml:space="preserve"> I waited patiently in the queue I peered out through the huge, bright departure gate windows. I knew the plane was going to be big, given the distance it was to travel, but nothing prepared me for the scale of the Emirates A380. It was the </w:t>
      </w:r>
      <w:commentRangeStart w:id="270"/>
      <w:ins w:id="271" w:author="Matthew Smith" w:date="2021-03-08T23:29:00Z">
        <w:r w:rsidR="00306205">
          <w:rPr>
            <w:rFonts w:ascii="Segoe UI" w:eastAsia="Times New Roman" w:hAnsi="Segoe UI" w:cs="Segoe UI"/>
            <w:color w:val="24292E"/>
            <w:sz w:val="24"/>
            <w:szCs w:val="24"/>
            <w:lang w:eastAsia="en-GB"/>
          </w:rPr>
          <w:t>B</w:t>
        </w:r>
      </w:ins>
      <w:del w:id="272" w:author="Matthew Smith" w:date="2021-03-08T23:29:00Z">
        <w:r w:rsidRPr="006F30FD" w:rsidDel="00306205">
          <w:rPr>
            <w:rFonts w:ascii="Segoe UI" w:eastAsia="Times New Roman" w:hAnsi="Segoe UI" w:cs="Segoe UI"/>
            <w:color w:val="24292E"/>
            <w:sz w:val="24"/>
            <w:szCs w:val="24"/>
            <w:lang w:eastAsia="en-GB"/>
          </w:rPr>
          <w:delText>b</w:delText>
        </w:r>
      </w:del>
      <w:r w:rsidRPr="006F30FD">
        <w:rPr>
          <w:rFonts w:ascii="Segoe UI" w:eastAsia="Times New Roman" w:hAnsi="Segoe UI" w:cs="Segoe UI"/>
          <w:color w:val="24292E"/>
          <w:sz w:val="24"/>
          <w:szCs w:val="24"/>
          <w:lang w:eastAsia="en-GB"/>
        </w:rPr>
        <w:t xml:space="preserve">ig </w:t>
      </w:r>
      <w:ins w:id="273" w:author="Matthew Smith" w:date="2021-03-08T23:29:00Z">
        <w:r w:rsidR="00306205">
          <w:rPr>
            <w:rFonts w:ascii="Segoe UI" w:eastAsia="Times New Roman" w:hAnsi="Segoe UI" w:cs="Segoe UI"/>
            <w:color w:val="24292E"/>
            <w:sz w:val="24"/>
            <w:szCs w:val="24"/>
            <w:lang w:eastAsia="en-GB"/>
          </w:rPr>
          <w:t>F</w:t>
        </w:r>
      </w:ins>
      <w:del w:id="274" w:author="Matthew Smith" w:date="2021-03-08T23:29:00Z">
        <w:r w:rsidRPr="006F30FD" w:rsidDel="00306205">
          <w:rPr>
            <w:rFonts w:ascii="Segoe UI" w:eastAsia="Times New Roman" w:hAnsi="Segoe UI" w:cs="Segoe UI"/>
            <w:color w:val="24292E"/>
            <w:sz w:val="24"/>
            <w:szCs w:val="24"/>
            <w:lang w:eastAsia="en-GB"/>
          </w:rPr>
          <w:delText>f</w:delText>
        </w:r>
      </w:del>
      <w:r w:rsidRPr="006F30FD">
        <w:rPr>
          <w:rFonts w:ascii="Segoe UI" w:eastAsia="Times New Roman" w:hAnsi="Segoe UI" w:cs="Segoe UI"/>
          <w:color w:val="24292E"/>
          <w:sz w:val="24"/>
          <w:szCs w:val="24"/>
          <w:lang w:eastAsia="en-GB"/>
        </w:rPr>
        <w:t>oot monster truck</w:t>
      </w:r>
      <w:commentRangeEnd w:id="270"/>
      <w:r w:rsidR="00306205">
        <w:rPr>
          <w:rStyle w:val="CommentReference"/>
        </w:rPr>
        <w:commentReference w:id="270"/>
      </w:r>
      <w:r w:rsidRPr="006F30FD">
        <w:rPr>
          <w:rFonts w:ascii="Segoe UI" w:eastAsia="Times New Roman" w:hAnsi="Segoe UI" w:cs="Segoe UI"/>
          <w:color w:val="24292E"/>
          <w:sz w:val="24"/>
          <w:szCs w:val="24"/>
          <w:lang w:eastAsia="en-GB"/>
        </w:rPr>
        <w:t xml:space="preserve"> of aircraft with an upper and a lower deck. It had to be special, given the length of time I was going to be using it for; Anything less than monster just </w:t>
      </w:r>
      <w:proofErr w:type="gramStart"/>
      <w:r w:rsidRPr="006F30FD">
        <w:rPr>
          <w:rFonts w:ascii="Segoe UI" w:eastAsia="Times New Roman" w:hAnsi="Segoe UI" w:cs="Segoe UI"/>
          <w:color w:val="24292E"/>
          <w:sz w:val="24"/>
          <w:szCs w:val="24"/>
          <w:lang w:eastAsia="en-GB"/>
        </w:rPr>
        <w:t>wouldn’t</w:t>
      </w:r>
      <w:proofErr w:type="gramEnd"/>
      <w:r w:rsidRPr="006F30FD">
        <w:rPr>
          <w:rFonts w:ascii="Segoe UI" w:eastAsia="Times New Roman" w:hAnsi="Segoe UI" w:cs="Segoe UI"/>
          <w:color w:val="24292E"/>
          <w:sz w:val="24"/>
          <w:szCs w:val="24"/>
          <w:lang w:eastAsia="en-GB"/>
        </w:rPr>
        <w:t xml:space="preserve"> cut the mustard. After my boarding pass and passport were checked I saw the passenger tunnel(s) to the A380’s entrances. It was an endless labyrinth with signs indicating seat numbers and class levels. I made a conservative guess which queue was economy.</w:t>
      </w:r>
    </w:p>
    <w:p w14:paraId="505F132B"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I finally made it to the entrance. I stepped on-board, greeted by humble, female staff wearing saris, red </w:t>
      </w:r>
      <w:proofErr w:type="gramStart"/>
      <w:r w:rsidRPr="006F30FD">
        <w:rPr>
          <w:rFonts w:ascii="Segoe UI" w:eastAsia="Times New Roman" w:hAnsi="Segoe UI" w:cs="Segoe UI"/>
          <w:color w:val="24292E"/>
          <w:sz w:val="24"/>
          <w:szCs w:val="24"/>
          <w:lang w:eastAsia="en-GB"/>
        </w:rPr>
        <w:t>caps</w:t>
      </w:r>
      <w:proofErr w:type="gramEnd"/>
      <w:r w:rsidRPr="006F30FD">
        <w:rPr>
          <w:rFonts w:ascii="Segoe UI" w:eastAsia="Times New Roman" w:hAnsi="Segoe UI" w:cs="Segoe UI"/>
          <w:color w:val="24292E"/>
          <w:sz w:val="24"/>
          <w:szCs w:val="24"/>
          <w:lang w:eastAsia="en-GB"/>
        </w:rPr>
        <w:t xml:space="preserve"> and tanned business suits. Being a parochial Brummie lad, I stared at the elegant, foreign, yet smart attire of the crew. Thankfully, </w:t>
      </w:r>
      <w:commentRangeStart w:id="275"/>
      <w:r w:rsidRPr="006F30FD">
        <w:rPr>
          <w:rFonts w:ascii="Segoe UI" w:eastAsia="Times New Roman" w:hAnsi="Segoe UI" w:cs="Segoe UI"/>
          <w:color w:val="24292E"/>
          <w:sz w:val="24"/>
          <w:szCs w:val="24"/>
          <w:lang w:eastAsia="en-GB"/>
        </w:rPr>
        <w:t>after a flick of the head I regained my composure.</w:t>
      </w:r>
      <w:commentRangeEnd w:id="275"/>
      <w:r w:rsidR="00306205">
        <w:rPr>
          <w:rStyle w:val="CommentReference"/>
        </w:rPr>
        <w:commentReference w:id="275"/>
      </w:r>
      <w:r w:rsidRPr="006F30FD">
        <w:rPr>
          <w:rFonts w:ascii="Segoe UI" w:eastAsia="Times New Roman" w:hAnsi="Segoe UI" w:cs="Segoe UI"/>
          <w:color w:val="24292E"/>
          <w:sz w:val="24"/>
          <w:szCs w:val="24"/>
          <w:lang w:eastAsia="en-GB"/>
        </w:rPr>
        <w:t xml:space="preserve"> I showed my boarding pass, which usually resulted in a nod of the air host/hostess’s head. This time, I was given Google Map style directions. I walked past the space-age capsule seats of first and business class, entering economy class.</w:t>
      </w:r>
    </w:p>
    <w:p w14:paraId="6A6F49FC"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This was no ordinary economy class. It was huge and more importantly it was empty. I had at my disposal a bank of 4 seats all to myself. "If only I had a mattress", I thought. I sat down. I felt an immense sense of joy taking off multiple layers of non-essential wears. My body felt unshackled, my skin breathed again. I sat up tall and stretched my neck. My vision was consumed by the display on the back of the seat headrest in front of me. "What, in the name of inflight entertainment was this? Is that a "wide" screen!?", I said excitedly. I reached for the controller that formed part of the entertainment system. This controller, much like a coin, had two sides. One was a straightforward interpretation of the couch potato’s TV controller. The other side was reminiscent of the golden era of home gaming. What entertainment possibilities lay </w:t>
      </w:r>
      <w:r w:rsidRPr="006F30FD">
        <w:rPr>
          <w:rFonts w:ascii="Segoe UI" w:eastAsia="Times New Roman" w:hAnsi="Segoe UI" w:cs="Segoe UI"/>
          <w:color w:val="24292E"/>
          <w:sz w:val="24"/>
          <w:szCs w:val="24"/>
          <w:lang w:eastAsia="en-GB"/>
        </w:rPr>
        <w:lastRenderedPageBreak/>
        <w:t>ahead? In the meantime, while the default, unchangeable flight path screen was visible, I just had to wait.</w:t>
      </w:r>
    </w:p>
    <w:p w14:paraId="4A7641EE" w14:textId="5F7E1539"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It was a time to get comfortable and aware of my surroundings. Having a weak bladder and a thirst for beer, I needed eyes on bathroom and kitchen locations. Dubai was a good 8-hour journey ahead. I wanted it to be stress free, with as much entertainment time that my brain could possibly process. One thing I love about long haul flights, apart from the video entertainment, is the free-ness of everything. </w:t>
      </w:r>
      <w:ins w:id="276" w:author="Matthew Smith" w:date="2021-03-08T23:33:00Z">
        <w:r w:rsidR="005A0C9F">
          <w:rPr>
            <w:rFonts w:ascii="Segoe UI" w:eastAsia="Times New Roman" w:hAnsi="Segoe UI" w:cs="Segoe UI"/>
            <w:color w:val="24292E"/>
            <w:sz w:val="24"/>
            <w:szCs w:val="24"/>
            <w:lang w:eastAsia="en-GB"/>
          </w:rPr>
          <w:t xml:space="preserve">The </w:t>
        </w:r>
      </w:ins>
      <w:del w:id="277" w:author="Matthew Smith" w:date="2021-03-08T23:33:00Z">
        <w:r w:rsidRPr="006F30FD" w:rsidDel="005A0C9F">
          <w:rPr>
            <w:rFonts w:ascii="Segoe UI" w:eastAsia="Times New Roman" w:hAnsi="Segoe UI" w:cs="Segoe UI"/>
            <w:color w:val="24292E"/>
            <w:sz w:val="24"/>
            <w:szCs w:val="24"/>
            <w:lang w:eastAsia="en-GB"/>
          </w:rPr>
          <w:delText>S</w:delText>
        </w:r>
      </w:del>
      <w:ins w:id="278" w:author="Matthew Smith" w:date="2021-03-08T23:33:00Z">
        <w:r w:rsidR="005A0C9F">
          <w:rPr>
            <w:rFonts w:ascii="Segoe UI" w:eastAsia="Times New Roman" w:hAnsi="Segoe UI" w:cs="Segoe UI"/>
            <w:color w:val="24292E"/>
            <w:sz w:val="24"/>
            <w:szCs w:val="24"/>
            <w:lang w:eastAsia="en-GB"/>
          </w:rPr>
          <w:t>s</w:t>
        </w:r>
      </w:ins>
      <w:r w:rsidRPr="006F30FD">
        <w:rPr>
          <w:rFonts w:ascii="Segoe UI" w:eastAsia="Times New Roman" w:hAnsi="Segoe UI" w:cs="Segoe UI"/>
          <w:color w:val="24292E"/>
          <w:sz w:val="24"/>
          <w:szCs w:val="24"/>
          <w:lang w:eastAsia="en-GB"/>
        </w:rPr>
        <w:t>pace may</w:t>
      </w:r>
      <w:ins w:id="279" w:author="Matthew Smith" w:date="2021-03-08T23:33:00Z">
        <w:r w:rsidR="005A0C9F">
          <w:rPr>
            <w:rFonts w:ascii="Segoe UI" w:eastAsia="Times New Roman" w:hAnsi="Segoe UI" w:cs="Segoe UI"/>
            <w:color w:val="24292E"/>
            <w:sz w:val="24"/>
            <w:szCs w:val="24"/>
            <w:lang w:eastAsia="en-GB"/>
          </w:rPr>
          <w:t xml:space="preserve"> have </w:t>
        </w:r>
      </w:ins>
      <w:r w:rsidRPr="006F30FD">
        <w:rPr>
          <w:rFonts w:ascii="Segoe UI" w:eastAsia="Times New Roman" w:hAnsi="Segoe UI" w:cs="Segoe UI"/>
          <w:color w:val="24292E"/>
          <w:sz w:val="24"/>
          <w:szCs w:val="24"/>
          <w:lang w:eastAsia="en-GB"/>
        </w:rPr>
        <w:t>be</w:t>
      </w:r>
      <w:ins w:id="280" w:author="Matthew Smith" w:date="2021-03-08T23:33:00Z">
        <w:r w:rsidR="005A0C9F">
          <w:rPr>
            <w:rFonts w:ascii="Segoe UI" w:eastAsia="Times New Roman" w:hAnsi="Segoe UI" w:cs="Segoe UI"/>
            <w:color w:val="24292E"/>
            <w:sz w:val="24"/>
            <w:szCs w:val="24"/>
            <w:lang w:eastAsia="en-GB"/>
          </w:rPr>
          <w:t>en</w:t>
        </w:r>
      </w:ins>
      <w:r w:rsidRPr="006F30FD">
        <w:rPr>
          <w:rFonts w:ascii="Segoe UI" w:eastAsia="Times New Roman" w:hAnsi="Segoe UI" w:cs="Segoe UI"/>
          <w:color w:val="24292E"/>
          <w:sz w:val="24"/>
          <w:szCs w:val="24"/>
          <w:lang w:eastAsia="en-GB"/>
        </w:rPr>
        <w:t xml:space="preserve"> tight by the standards we are used to in everyday life</w:t>
      </w:r>
      <w:ins w:id="281" w:author="Matthew Smith" w:date="2021-03-08T23:33:00Z">
        <w:r w:rsidR="005A0C9F">
          <w:rPr>
            <w:rFonts w:ascii="Segoe UI" w:eastAsia="Times New Roman" w:hAnsi="Segoe UI" w:cs="Segoe UI"/>
            <w:color w:val="24292E"/>
            <w:sz w:val="24"/>
            <w:szCs w:val="24"/>
            <w:lang w:eastAsia="en-GB"/>
          </w:rPr>
          <w:t>, but</w:t>
        </w:r>
      </w:ins>
      <w:del w:id="282" w:author="Matthew Smith" w:date="2021-03-08T23:33:00Z">
        <w:r w:rsidRPr="006F30FD" w:rsidDel="005A0C9F">
          <w:rPr>
            <w:rFonts w:ascii="Segoe UI" w:eastAsia="Times New Roman" w:hAnsi="Segoe UI" w:cs="Segoe UI"/>
            <w:color w:val="24292E"/>
            <w:sz w:val="24"/>
            <w:szCs w:val="24"/>
            <w:lang w:eastAsia="en-GB"/>
          </w:rPr>
          <w:delText>. B</w:delText>
        </w:r>
      </w:del>
      <w:ins w:id="283" w:author="Matthew Smith" w:date="2021-03-08T23:33:00Z">
        <w:r w:rsidR="005A0C9F">
          <w:rPr>
            <w:rFonts w:ascii="Segoe UI" w:eastAsia="Times New Roman" w:hAnsi="Segoe UI" w:cs="Segoe UI"/>
            <w:color w:val="24292E"/>
            <w:sz w:val="24"/>
            <w:szCs w:val="24"/>
            <w:lang w:eastAsia="en-GB"/>
          </w:rPr>
          <w:t xml:space="preserve"> b</w:t>
        </w:r>
      </w:ins>
      <w:r w:rsidRPr="006F30FD">
        <w:rPr>
          <w:rFonts w:ascii="Segoe UI" w:eastAsia="Times New Roman" w:hAnsi="Segoe UI" w:cs="Segoe UI"/>
          <w:color w:val="24292E"/>
          <w:sz w:val="24"/>
          <w:szCs w:val="24"/>
          <w:lang w:eastAsia="en-GB"/>
        </w:rPr>
        <w:t xml:space="preserve">y aircraft standards, this plane’s cabin room was huge. </w:t>
      </w:r>
      <w:del w:id="284" w:author="Matthew Smith" w:date="2021-03-08T23:33:00Z">
        <w:r w:rsidRPr="006F30FD" w:rsidDel="005A0C9F">
          <w:rPr>
            <w:rFonts w:ascii="Segoe UI" w:eastAsia="Times New Roman" w:hAnsi="Segoe UI" w:cs="Segoe UI"/>
            <w:color w:val="24292E"/>
            <w:sz w:val="24"/>
            <w:szCs w:val="24"/>
            <w:lang w:eastAsia="en-GB"/>
          </w:rPr>
          <w:delText>What was</w:delText>
        </w:r>
      </w:del>
      <w:ins w:id="285" w:author="Matthew Smith" w:date="2021-03-08T23:33:00Z">
        <w:r w:rsidR="005A0C9F">
          <w:rPr>
            <w:rFonts w:ascii="Segoe UI" w:eastAsia="Times New Roman" w:hAnsi="Segoe UI" w:cs="Segoe UI"/>
            <w:color w:val="24292E"/>
            <w:sz w:val="24"/>
            <w:szCs w:val="24"/>
            <w:lang w:eastAsia="en-GB"/>
          </w:rPr>
          <w:t>Even</w:t>
        </w:r>
      </w:ins>
      <w:r w:rsidRPr="006F30FD">
        <w:rPr>
          <w:rFonts w:ascii="Segoe UI" w:eastAsia="Times New Roman" w:hAnsi="Segoe UI" w:cs="Segoe UI"/>
          <w:color w:val="24292E"/>
          <w:sz w:val="24"/>
          <w:szCs w:val="24"/>
          <w:lang w:eastAsia="en-GB"/>
        </w:rPr>
        <w:t xml:space="preserve"> more awesome was the available elbow space. The row of 4 seats had no other passengers assigned to them. This made me think about the possible sleeping configurations that figuratively lay before me.</w:t>
      </w:r>
    </w:p>
    <w:p w14:paraId="35CC2B31"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Priorities, firstly, take off my shoes. I noticed that Emirates had supplied a nice little bag of onboard night-time comforts: toothpaste, blind fold, </w:t>
      </w:r>
      <w:proofErr w:type="gramStart"/>
      <w:r w:rsidRPr="006F30FD">
        <w:rPr>
          <w:rFonts w:ascii="Segoe UI" w:eastAsia="Times New Roman" w:hAnsi="Segoe UI" w:cs="Segoe UI"/>
          <w:color w:val="24292E"/>
          <w:sz w:val="24"/>
          <w:szCs w:val="24"/>
          <w:lang w:eastAsia="en-GB"/>
        </w:rPr>
        <w:t>slippers</w:t>
      </w:r>
      <w:proofErr w:type="gramEnd"/>
      <w:r w:rsidRPr="006F30FD">
        <w:rPr>
          <w:rFonts w:ascii="Segoe UI" w:eastAsia="Times New Roman" w:hAnsi="Segoe UI" w:cs="Segoe UI"/>
          <w:color w:val="24292E"/>
          <w:sz w:val="24"/>
          <w:szCs w:val="24"/>
          <w:lang w:eastAsia="en-GB"/>
        </w:rPr>
        <w:t xml:space="preserve"> and bed socks. In my 30 years on this </w:t>
      </w:r>
      <w:proofErr w:type="gramStart"/>
      <w:r w:rsidRPr="006F30FD">
        <w:rPr>
          <w:rFonts w:ascii="Segoe UI" w:eastAsia="Times New Roman" w:hAnsi="Segoe UI" w:cs="Segoe UI"/>
          <w:color w:val="24292E"/>
          <w:sz w:val="24"/>
          <w:szCs w:val="24"/>
          <w:lang w:eastAsia="en-GB"/>
        </w:rPr>
        <w:t>planet</w:t>
      </w:r>
      <w:proofErr w:type="gramEnd"/>
      <w:r w:rsidRPr="006F30FD">
        <w:rPr>
          <w:rFonts w:ascii="Segoe UI" w:eastAsia="Times New Roman" w:hAnsi="Segoe UI" w:cs="Segoe UI"/>
          <w:color w:val="24292E"/>
          <w:sz w:val="24"/>
          <w:szCs w:val="24"/>
          <w:lang w:eastAsia="en-GB"/>
        </w:rPr>
        <w:t xml:space="preserve"> I had not tried bed socks, now was the time. Of all life’s experiences I </w:t>
      </w:r>
      <w:proofErr w:type="gramStart"/>
      <w:r w:rsidRPr="006F30FD">
        <w:rPr>
          <w:rFonts w:ascii="Segoe UI" w:eastAsia="Times New Roman" w:hAnsi="Segoe UI" w:cs="Segoe UI"/>
          <w:color w:val="24292E"/>
          <w:sz w:val="24"/>
          <w:szCs w:val="24"/>
          <w:lang w:eastAsia="en-GB"/>
        </w:rPr>
        <w:t>wouldn’t</w:t>
      </w:r>
      <w:proofErr w:type="gramEnd"/>
      <w:r w:rsidRPr="006F30FD">
        <w:rPr>
          <w:rFonts w:ascii="Segoe UI" w:eastAsia="Times New Roman" w:hAnsi="Segoe UI" w:cs="Segoe UI"/>
          <w:color w:val="24292E"/>
          <w:sz w:val="24"/>
          <w:szCs w:val="24"/>
          <w:lang w:eastAsia="en-GB"/>
        </w:rPr>
        <w:t xml:space="preserve"> say I was blown away by the generic, one size fits all, bed sock wearing experience. At least it made me appreciate the socks I took off, which fitted me.</w:t>
      </w:r>
    </w:p>
    <w:p w14:paraId="74A1C792" w14:textId="26610248"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I was buckled up and ready to go. After a surge from the engines, a climb to cruising altitude and with seat belt signs turned off, I looked around me. People were staring at their in-flight entertainment systems like zombies watching a documentary about autopsies. I sat back down and </w:t>
      </w:r>
      <w:del w:id="286" w:author="Matthew Smith" w:date="2021-03-08T23:36:00Z">
        <w:r w:rsidRPr="006F30FD" w:rsidDel="005A0C9F">
          <w:rPr>
            <w:rFonts w:ascii="Segoe UI" w:eastAsia="Times New Roman" w:hAnsi="Segoe UI" w:cs="Segoe UI"/>
            <w:color w:val="24292E"/>
            <w:sz w:val="24"/>
            <w:szCs w:val="24"/>
            <w:lang w:eastAsia="en-GB"/>
          </w:rPr>
          <w:delText xml:space="preserve">"do as the Romans do", absorbed the swathe </w:delText>
        </w:r>
      </w:del>
      <w:ins w:id="287" w:author="Matthew Smith" w:date="2021-03-08T23:36:00Z">
        <w:r w:rsidR="005A0C9F">
          <w:rPr>
            <w:rFonts w:ascii="Segoe UI" w:eastAsia="Times New Roman" w:hAnsi="Segoe UI" w:cs="Segoe UI"/>
            <w:color w:val="24292E"/>
            <w:sz w:val="24"/>
            <w:szCs w:val="24"/>
            <w:lang w:eastAsia="en-GB"/>
          </w:rPr>
          <w:t xml:space="preserve">immersed myself in the </w:t>
        </w:r>
      </w:ins>
      <w:del w:id="288" w:author="Matthew Smith" w:date="2021-03-08T23:36:00Z">
        <w:r w:rsidRPr="006F30FD" w:rsidDel="005A0C9F">
          <w:rPr>
            <w:rFonts w:ascii="Segoe UI" w:eastAsia="Times New Roman" w:hAnsi="Segoe UI" w:cs="Segoe UI"/>
            <w:color w:val="24292E"/>
            <w:sz w:val="24"/>
            <w:szCs w:val="24"/>
            <w:lang w:eastAsia="en-GB"/>
          </w:rPr>
          <w:delText xml:space="preserve">of </w:delText>
        </w:r>
      </w:del>
      <w:r w:rsidRPr="006F30FD">
        <w:rPr>
          <w:rFonts w:ascii="Segoe UI" w:eastAsia="Times New Roman" w:hAnsi="Segoe UI" w:cs="Segoe UI"/>
          <w:color w:val="24292E"/>
          <w:sz w:val="24"/>
          <w:szCs w:val="24"/>
          <w:lang w:eastAsia="en-GB"/>
        </w:rPr>
        <w:t xml:space="preserve">entertainment. Films, Games, Music, TV Shows &amp; Flight Data filled my senses. While the joy of this 21st Century experience continued, meals (presented in accordance with a printed set menu), were served around the clock. I was even able to use the in-flight entertainment system to request snacks and drinks whenever I desired. </w:t>
      </w:r>
      <w:proofErr w:type="gramStart"/>
      <w:r w:rsidRPr="006F30FD">
        <w:rPr>
          <w:rFonts w:ascii="Segoe UI" w:eastAsia="Times New Roman" w:hAnsi="Segoe UI" w:cs="Segoe UI"/>
          <w:color w:val="24292E"/>
          <w:sz w:val="24"/>
          <w:szCs w:val="24"/>
          <w:lang w:eastAsia="en-GB"/>
        </w:rPr>
        <w:t>I'm</w:t>
      </w:r>
      <w:proofErr w:type="gramEnd"/>
      <w:r w:rsidRPr="006F30FD">
        <w:rPr>
          <w:rFonts w:ascii="Segoe UI" w:eastAsia="Times New Roman" w:hAnsi="Segoe UI" w:cs="Segoe UI"/>
          <w:color w:val="24292E"/>
          <w:sz w:val="24"/>
          <w:szCs w:val="24"/>
          <w:lang w:eastAsia="en-GB"/>
        </w:rPr>
        <w:t xml:space="preserve"> of the mindset, you get as good as you give. What was the catch? I had forgotten, I had spent close to a grand for this experience. This thought gave me more of a reason to order my money's worth.</w:t>
      </w:r>
    </w:p>
    <w:p w14:paraId="7D7224E5"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We arrived at Dubai Airport early in the morning. I needed a bed. I also knew there was a long wait till my next flight. To stop myself falling asleep I needed a beverage or a night club. I walked from the A380 to Dubai Airport's Mall like Departure Lounge. I enjoy getting to know my surroundings. I walked, climbed, clambered to every Shop, café, newsagents, duty free in the environment. It was then when I saw it. I must have missed on my initial recce. The bar, situated on the first floor, looked like a shipping container. Where were the stairs? They were out of view, but accessible.</w:t>
      </w:r>
    </w:p>
    <w:p w14:paraId="1EFE64F2" w14:textId="47280EB5"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I climbed the stairs. What I </w:t>
      </w:r>
      <w:proofErr w:type="gramStart"/>
      <w:r w:rsidRPr="006F30FD">
        <w:rPr>
          <w:rFonts w:ascii="Segoe UI" w:eastAsia="Times New Roman" w:hAnsi="Segoe UI" w:cs="Segoe UI"/>
          <w:color w:val="24292E"/>
          <w:sz w:val="24"/>
          <w:szCs w:val="24"/>
          <w:lang w:eastAsia="en-GB"/>
        </w:rPr>
        <w:t>didn’t</w:t>
      </w:r>
      <w:proofErr w:type="gramEnd"/>
      <w:r w:rsidRPr="006F30FD">
        <w:rPr>
          <w:rFonts w:ascii="Segoe UI" w:eastAsia="Times New Roman" w:hAnsi="Segoe UI" w:cs="Segoe UI"/>
          <w:color w:val="24292E"/>
          <w:sz w:val="24"/>
          <w:szCs w:val="24"/>
          <w:lang w:eastAsia="en-GB"/>
        </w:rPr>
        <w:t xml:space="preserve"> realise as I got to the first floor was the size of the bar. The draught selection was a </w:t>
      </w:r>
      <w:del w:id="289" w:author="Matthew Smith" w:date="2021-03-08T23:38:00Z">
        <w:r w:rsidRPr="006F30FD" w:rsidDel="005A0C9F">
          <w:rPr>
            <w:rFonts w:ascii="Segoe UI" w:eastAsia="Times New Roman" w:hAnsi="Segoe UI" w:cs="Segoe UI"/>
            <w:color w:val="24292E"/>
            <w:sz w:val="24"/>
            <w:szCs w:val="24"/>
            <w:lang w:eastAsia="en-GB"/>
          </w:rPr>
          <w:delText>magnificient</w:delText>
        </w:r>
      </w:del>
      <w:ins w:id="290" w:author="Matthew Smith" w:date="2021-03-08T23:38:00Z">
        <w:r w:rsidR="005A0C9F" w:rsidRPr="006F30FD">
          <w:rPr>
            <w:rFonts w:ascii="Segoe UI" w:eastAsia="Times New Roman" w:hAnsi="Segoe UI" w:cs="Segoe UI"/>
            <w:color w:val="24292E"/>
            <w:sz w:val="24"/>
            <w:szCs w:val="24"/>
            <w:lang w:eastAsia="en-GB"/>
          </w:rPr>
          <w:t>magnificent</w:t>
        </w:r>
      </w:ins>
      <w:r w:rsidRPr="006F30FD">
        <w:rPr>
          <w:rFonts w:ascii="Segoe UI" w:eastAsia="Times New Roman" w:hAnsi="Segoe UI" w:cs="Segoe UI"/>
          <w:color w:val="24292E"/>
          <w:sz w:val="24"/>
          <w:szCs w:val="24"/>
          <w:lang w:eastAsia="en-GB"/>
        </w:rPr>
        <w:t xml:space="preserve"> medley of </w:t>
      </w:r>
      <w:del w:id="291" w:author="Matthew Smith" w:date="2021-03-08T23:38:00Z">
        <w:r w:rsidRPr="006F30FD" w:rsidDel="005A0C9F">
          <w:rPr>
            <w:rFonts w:ascii="Segoe UI" w:eastAsia="Times New Roman" w:hAnsi="Segoe UI" w:cs="Segoe UI"/>
            <w:color w:val="24292E"/>
            <w:sz w:val="24"/>
            <w:szCs w:val="24"/>
            <w:lang w:eastAsia="en-GB"/>
          </w:rPr>
          <w:delText xml:space="preserve">worldly </w:delText>
        </w:r>
      </w:del>
      <w:r w:rsidRPr="006F30FD">
        <w:rPr>
          <w:rFonts w:ascii="Segoe UI" w:eastAsia="Times New Roman" w:hAnsi="Segoe UI" w:cs="Segoe UI"/>
          <w:color w:val="24292E"/>
          <w:sz w:val="24"/>
          <w:szCs w:val="24"/>
          <w:lang w:eastAsia="en-GB"/>
        </w:rPr>
        <w:t>alcoholic beverages</w:t>
      </w:r>
      <w:ins w:id="292" w:author="Matthew Smith" w:date="2021-03-08T23:38:00Z">
        <w:r w:rsidR="005A0C9F" w:rsidRPr="005A0C9F">
          <w:rPr>
            <w:rFonts w:ascii="Segoe UI" w:eastAsia="Times New Roman" w:hAnsi="Segoe UI" w:cs="Segoe UI"/>
            <w:color w:val="24292E"/>
            <w:sz w:val="24"/>
            <w:szCs w:val="24"/>
            <w:lang w:eastAsia="en-GB"/>
          </w:rPr>
          <w:t xml:space="preserve"> </w:t>
        </w:r>
        <w:r w:rsidR="005A0C9F">
          <w:rPr>
            <w:rFonts w:ascii="Segoe UI" w:eastAsia="Times New Roman" w:hAnsi="Segoe UI" w:cs="Segoe UI"/>
            <w:color w:val="24292E"/>
            <w:sz w:val="24"/>
            <w:szCs w:val="24"/>
            <w:lang w:eastAsia="en-GB"/>
          </w:rPr>
          <w:t xml:space="preserve">from around the </w:t>
        </w:r>
        <w:r w:rsidR="005A0C9F" w:rsidRPr="006F30FD">
          <w:rPr>
            <w:rFonts w:ascii="Segoe UI" w:eastAsia="Times New Roman" w:hAnsi="Segoe UI" w:cs="Segoe UI"/>
            <w:color w:val="24292E"/>
            <w:sz w:val="24"/>
            <w:szCs w:val="24"/>
            <w:lang w:eastAsia="en-GB"/>
          </w:rPr>
          <w:t>world</w:t>
        </w:r>
      </w:ins>
      <w:r w:rsidRPr="006F30FD">
        <w:rPr>
          <w:rFonts w:ascii="Segoe UI" w:eastAsia="Times New Roman" w:hAnsi="Segoe UI" w:cs="Segoe UI"/>
          <w:color w:val="24292E"/>
          <w:sz w:val="24"/>
          <w:szCs w:val="24"/>
          <w:lang w:eastAsia="en-GB"/>
        </w:rPr>
        <w:t xml:space="preserve">. I was partial to a pint of Guinness. I placed my order. Before pouring, the bar man announced the price. I was shocked, hesitantly reaching for my </w:t>
      </w:r>
      <w:r w:rsidRPr="006F30FD">
        <w:rPr>
          <w:rFonts w:ascii="Segoe UI" w:eastAsia="Times New Roman" w:hAnsi="Segoe UI" w:cs="Segoe UI"/>
          <w:color w:val="24292E"/>
          <w:sz w:val="24"/>
          <w:szCs w:val="24"/>
          <w:lang w:eastAsia="en-GB"/>
        </w:rPr>
        <w:lastRenderedPageBreak/>
        <w:t>wallet with mouth ajar. £5 for a pint of beer back in 2009 was more than double the price at a Birmingham public house. It even made inflated night club drinks prices pale in comparison. I closed my eyes and unwillingly handed the money over. The bar man asked me to take a seat.</w:t>
      </w:r>
    </w:p>
    <w:p w14:paraId="20736637" w14:textId="4297FA51"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A staff member escorted me to the lounge behind the bar. I quizzically looked at the large living space. "Is that a sofa all for me?", I said. I was handed a remote control. I bemusedly looked at the device, "what.</w:t>
      </w:r>
      <w:ins w:id="293" w:author="Matthew Smith" w:date="2021-03-08T23:38:00Z">
        <w:r w:rsidR="005A0C9F">
          <w:rPr>
            <w:rFonts w:ascii="Segoe UI" w:eastAsia="Times New Roman" w:hAnsi="Segoe UI" w:cs="Segoe UI"/>
            <w:color w:val="24292E"/>
            <w:sz w:val="24"/>
            <w:szCs w:val="24"/>
            <w:lang w:eastAsia="en-GB"/>
          </w:rPr>
          <w:t>.</w:t>
        </w:r>
      </w:ins>
      <w:r w:rsidRPr="006F30FD">
        <w:rPr>
          <w:rFonts w:ascii="Segoe UI" w:eastAsia="Times New Roman" w:hAnsi="Segoe UI" w:cs="Segoe UI"/>
          <w:color w:val="24292E"/>
          <w:sz w:val="24"/>
          <w:szCs w:val="24"/>
          <w:lang w:eastAsia="en-GB"/>
        </w:rPr>
        <w:t>.</w:t>
      </w:r>
      <w:ins w:id="294" w:author="Matthew Smith" w:date="2021-03-08T23:38:00Z">
        <w:r w:rsidR="005A0C9F">
          <w:rPr>
            <w:rFonts w:ascii="Segoe UI" w:eastAsia="Times New Roman" w:hAnsi="Segoe UI" w:cs="Segoe UI"/>
            <w:color w:val="24292E"/>
            <w:sz w:val="24"/>
            <w:szCs w:val="24"/>
            <w:lang w:eastAsia="en-GB"/>
          </w:rPr>
          <w:t>?</w:t>
        </w:r>
      </w:ins>
      <w:r w:rsidRPr="006F30FD">
        <w:rPr>
          <w:rFonts w:ascii="Segoe UI" w:eastAsia="Times New Roman" w:hAnsi="Segoe UI" w:cs="Segoe UI"/>
          <w:color w:val="24292E"/>
          <w:sz w:val="24"/>
          <w:szCs w:val="24"/>
          <w:lang w:eastAsia="en-GB"/>
        </w:rPr>
        <w:t xml:space="preserve">", I turned to behold the large, widescreen TV that lay before me. I sat back, my body soaked into the large, </w:t>
      </w:r>
      <w:del w:id="295" w:author="Matthew Smith" w:date="2021-03-08T23:38:00Z">
        <w:r w:rsidRPr="006F30FD" w:rsidDel="005A0C9F">
          <w:rPr>
            <w:rFonts w:ascii="Segoe UI" w:eastAsia="Times New Roman" w:hAnsi="Segoe UI" w:cs="Segoe UI"/>
            <w:color w:val="24292E"/>
            <w:sz w:val="24"/>
            <w:szCs w:val="24"/>
            <w:lang w:eastAsia="en-GB"/>
          </w:rPr>
          <w:delText>sumptous</w:delText>
        </w:r>
      </w:del>
      <w:ins w:id="296" w:author="Matthew Smith" w:date="2021-03-08T23:38:00Z">
        <w:r w:rsidR="005A0C9F" w:rsidRPr="006F30FD">
          <w:rPr>
            <w:rFonts w:ascii="Segoe UI" w:eastAsia="Times New Roman" w:hAnsi="Segoe UI" w:cs="Segoe UI"/>
            <w:color w:val="24292E"/>
            <w:sz w:val="24"/>
            <w:szCs w:val="24"/>
            <w:lang w:eastAsia="en-GB"/>
          </w:rPr>
          <w:t>sumptuous</w:t>
        </w:r>
      </w:ins>
      <w:r w:rsidRPr="006F30FD">
        <w:rPr>
          <w:rFonts w:ascii="Segoe UI" w:eastAsia="Times New Roman" w:hAnsi="Segoe UI" w:cs="Segoe UI"/>
          <w:color w:val="24292E"/>
          <w:sz w:val="24"/>
          <w:szCs w:val="24"/>
          <w:lang w:eastAsia="en-GB"/>
        </w:rPr>
        <w:t xml:space="preserve"> leather. My drink arrived, perfectly </w:t>
      </w:r>
      <w:proofErr w:type="gramStart"/>
      <w:r w:rsidRPr="006F30FD">
        <w:rPr>
          <w:rFonts w:ascii="Segoe UI" w:eastAsia="Times New Roman" w:hAnsi="Segoe UI" w:cs="Segoe UI"/>
          <w:color w:val="24292E"/>
          <w:sz w:val="24"/>
          <w:szCs w:val="24"/>
          <w:lang w:eastAsia="en-GB"/>
        </w:rPr>
        <w:t>chilled</w:t>
      </w:r>
      <w:proofErr w:type="gramEnd"/>
      <w:r w:rsidRPr="006F30FD">
        <w:rPr>
          <w:rFonts w:ascii="Segoe UI" w:eastAsia="Times New Roman" w:hAnsi="Segoe UI" w:cs="Segoe UI"/>
          <w:color w:val="24292E"/>
          <w:sz w:val="24"/>
          <w:szCs w:val="24"/>
          <w:lang w:eastAsia="en-GB"/>
        </w:rPr>
        <w:t xml:space="preserve"> and accompanied by a selection of savoury peanuts. I smiled as I pointed the controller at the TV. After pressing the ON </w:t>
      </w:r>
      <w:proofErr w:type="gramStart"/>
      <w:r w:rsidRPr="006F30FD">
        <w:rPr>
          <w:rFonts w:ascii="Segoe UI" w:eastAsia="Times New Roman" w:hAnsi="Segoe UI" w:cs="Segoe UI"/>
          <w:color w:val="24292E"/>
          <w:sz w:val="24"/>
          <w:szCs w:val="24"/>
          <w:lang w:eastAsia="en-GB"/>
        </w:rPr>
        <w:t>button</w:t>
      </w:r>
      <w:proofErr w:type="gramEnd"/>
      <w:r w:rsidRPr="006F30FD">
        <w:rPr>
          <w:rFonts w:ascii="Segoe UI" w:eastAsia="Times New Roman" w:hAnsi="Segoe UI" w:cs="Segoe UI"/>
          <w:color w:val="24292E"/>
          <w:sz w:val="24"/>
          <w:szCs w:val="24"/>
          <w:lang w:eastAsia="en-GB"/>
        </w:rPr>
        <w:t xml:space="preserve"> the hymn sheet of channels was presented. It was then I saw the Xtreme Sports Channel, the </w:t>
      </w:r>
      <w:del w:id="297" w:author="Matthew Smith" w:date="2021-03-08T23:39:00Z">
        <w:r w:rsidRPr="006F30FD" w:rsidDel="005A0C9F">
          <w:rPr>
            <w:rFonts w:ascii="Segoe UI" w:eastAsia="Times New Roman" w:hAnsi="Segoe UI" w:cs="Segoe UI"/>
            <w:color w:val="24292E"/>
            <w:sz w:val="24"/>
            <w:szCs w:val="24"/>
            <w:lang w:eastAsia="en-GB"/>
          </w:rPr>
          <w:delText>pinaccle</w:delText>
        </w:r>
      </w:del>
      <w:ins w:id="298" w:author="Matthew Smith" w:date="2021-03-08T23:39:00Z">
        <w:r w:rsidR="005A0C9F" w:rsidRPr="006F30FD">
          <w:rPr>
            <w:rFonts w:ascii="Segoe UI" w:eastAsia="Times New Roman" w:hAnsi="Segoe UI" w:cs="Segoe UI"/>
            <w:color w:val="24292E"/>
            <w:sz w:val="24"/>
            <w:szCs w:val="24"/>
            <w:lang w:eastAsia="en-GB"/>
          </w:rPr>
          <w:t>pinnacle</w:t>
        </w:r>
      </w:ins>
      <w:r w:rsidRPr="006F30FD">
        <w:rPr>
          <w:rFonts w:ascii="Segoe UI" w:eastAsia="Times New Roman" w:hAnsi="Segoe UI" w:cs="Segoe UI"/>
          <w:color w:val="24292E"/>
          <w:sz w:val="24"/>
          <w:szCs w:val="24"/>
          <w:lang w:eastAsia="en-GB"/>
        </w:rPr>
        <w:t xml:space="preserve"> of sports entertainment. I was a big martial arts fan at the time. I looked to the heavens and requested UFC (Ultimate Fighting Championship), the pinnacle in televised mixed martial arts (MMA). I changed the channel. The "Best of UFC" began to play.</w:t>
      </w:r>
    </w:p>
    <w:p w14:paraId="06251EB5" w14:textId="4D824ACE"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I placed the controller down and wiped the tears of joy from my eyes. I reached for a generous helping of savoury snacks followed by a slow measure of Guinness. The cool, smooth, roasty tones of my drink complemented the roasty notes of the nuts. I lay there, content as a pig in </w:t>
      </w:r>
      <w:del w:id="299" w:author="Matthew Smith" w:date="2021-03-08T23:39:00Z">
        <w:r w:rsidRPr="006F30FD" w:rsidDel="005A0C9F">
          <w:rPr>
            <w:rFonts w:ascii="Segoe UI" w:eastAsia="Times New Roman" w:hAnsi="Segoe UI" w:cs="Segoe UI"/>
            <w:color w:val="24292E"/>
            <w:sz w:val="24"/>
            <w:szCs w:val="24"/>
            <w:lang w:eastAsia="en-GB"/>
          </w:rPr>
          <w:delText xml:space="preserve">pig </w:delText>
        </w:r>
      </w:del>
      <w:proofErr w:type="gramStart"/>
      <w:r w:rsidRPr="006F30FD">
        <w:rPr>
          <w:rFonts w:ascii="Segoe UI" w:eastAsia="Times New Roman" w:hAnsi="Segoe UI" w:cs="Segoe UI"/>
          <w:color w:val="24292E"/>
          <w:sz w:val="24"/>
          <w:szCs w:val="24"/>
          <w:lang w:eastAsia="en-GB"/>
        </w:rPr>
        <w:t>shit</w:t>
      </w:r>
      <w:proofErr w:type="gramEnd"/>
      <w:r w:rsidRPr="006F30FD">
        <w:rPr>
          <w:rFonts w:ascii="Segoe UI" w:eastAsia="Times New Roman" w:hAnsi="Segoe UI" w:cs="Segoe UI"/>
          <w:color w:val="24292E"/>
          <w:sz w:val="24"/>
          <w:szCs w:val="24"/>
          <w:lang w:eastAsia="en-GB"/>
        </w:rPr>
        <w:t xml:space="preserve">. My face beamed with a huge smile as I watched 2 UFC competitors beat ten bells of </w:t>
      </w:r>
      <w:proofErr w:type="gramStart"/>
      <w:r w:rsidRPr="006F30FD">
        <w:rPr>
          <w:rFonts w:ascii="Segoe UI" w:eastAsia="Times New Roman" w:hAnsi="Segoe UI" w:cs="Segoe UI"/>
          <w:color w:val="24292E"/>
          <w:sz w:val="24"/>
          <w:szCs w:val="24"/>
          <w:lang w:eastAsia="en-GB"/>
        </w:rPr>
        <w:t>shit</w:t>
      </w:r>
      <w:proofErr w:type="gramEnd"/>
      <w:r w:rsidRPr="006F30FD">
        <w:rPr>
          <w:rFonts w:ascii="Segoe UI" w:eastAsia="Times New Roman" w:hAnsi="Segoe UI" w:cs="Segoe UI"/>
          <w:color w:val="24292E"/>
          <w:sz w:val="24"/>
          <w:szCs w:val="24"/>
          <w:lang w:eastAsia="en-GB"/>
        </w:rPr>
        <w:t xml:space="preserve"> out of each other. The tiredness took its toll. As relaxing as it was lying on a sofa, what I really wanted was a bed. I felt I had to keep awake, after watching the concluding moments of the contest.</w:t>
      </w:r>
    </w:p>
    <w:p w14:paraId="5917A73F" w14:textId="4B7299EF"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I made it back to the concourse for a lethargic wander. It </w:t>
      </w:r>
      <w:proofErr w:type="gramStart"/>
      <w:r w:rsidRPr="006F30FD">
        <w:rPr>
          <w:rFonts w:ascii="Segoe UI" w:eastAsia="Times New Roman" w:hAnsi="Segoe UI" w:cs="Segoe UI"/>
          <w:color w:val="24292E"/>
          <w:sz w:val="24"/>
          <w:szCs w:val="24"/>
          <w:lang w:eastAsia="en-GB"/>
        </w:rPr>
        <w:t>wasn’t</w:t>
      </w:r>
      <w:proofErr w:type="gramEnd"/>
      <w:r w:rsidRPr="006F30FD">
        <w:rPr>
          <w:rFonts w:ascii="Segoe UI" w:eastAsia="Times New Roman" w:hAnsi="Segoe UI" w:cs="Segoe UI"/>
          <w:color w:val="24292E"/>
          <w:sz w:val="24"/>
          <w:szCs w:val="24"/>
          <w:lang w:eastAsia="en-GB"/>
        </w:rPr>
        <w:t xml:space="preserve"> the most comfortable of walks, lugging around an onboard suitcase, wearing winterwears. As I walked on, I saw what can only be described as posh, indoor sun loungers: Long, leather covered seating. The loungers I initially saw were all taken by forty-winkers. I walked on, staggering more so than walking, my brain experiencing a dull fuzz that I </w:t>
      </w:r>
      <w:proofErr w:type="gramStart"/>
      <w:r w:rsidRPr="006F30FD">
        <w:rPr>
          <w:rFonts w:ascii="Segoe UI" w:eastAsia="Times New Roman" w:hAnsi="Segoe UI" w:cs="Segoe UI"/>
          <w:color w:val="24292E"/>
          <w:sz w:val="24"/>
          <w:szCs w:val="24"/>
          <w:lang w:eastAsia="en-GB"/>
        </w:rPr>
        <w:t>couldn't</w:t>
      </w:r>
      <w:proofErr w:type="gramEnd"/>
      <w:r w:rsidRPr="006F30FD">
        <w:rPr>
          <w:rFonts w:ascii="Segoe UI" w:eastAsia="Times New Roman" w:hAnsi="Segoe UI" w:cs="Segoe UI"/>
          <w:color w:val="24292E"/>
          <w:sz w:val="24"/>
          <w:szCs w:val="24"/>
          <w:lang w:eastAsia="en-GB"/>
        </w:rPr>
        <w:t xml:space="preserve"> shake. It was then, as what happens when you least expect it, when I saw them. I looked to the heavens and said a thank you as </w:t>
      </w:r>
      <w:del w:id="300" w:author="Matthew Smith" w:date="2021-03-08T23:40:00Z">
        <w:r w:rsidRPr="006F30FD" w:rsidDel="005A0C9F">
          <w:rPr>
            <w:rFonts w:ascii="Segoe UI" w:eastAsia="Times New Roman" w:hAnsi="Segoe UI" w:cs="Segoe UI"/>
            <w:color w:val="24292E"/>
            <w:sz w:val="24"/>
            <w:szCs w:val="24"/>
            <w:lang w:eastAsia="en-GB"/>
          </w:rPr>
          <w:delText xml:space="preserve">I lay </w:delText>
        </w:r>
      </w:del>
      <w:r w:rsidRPr="006F30FD">
        <w:rPr>
          <w:rFonts w:ascii="Segoe UI" w:eastAsia="Times New Roman" w:hAnsi="Segoe UI" w:cs="Segoe UI"/>
          <w:color w:val="24292E"/>
          <w:sz w:val="24"/>
          <w:szCs w:val="24"/>
          <w:lang w:eastAsia="en-GB"/>
        </w:rPr>
        <w:t>my eyes</w:t>
      </w:r>
      <w:ins w:id="301" w:author="Matthew Smith" w:date="2021-03-08T23:40:00Z">
        <w:r w:rsidR="005A0C9F">
          <w:rPr>
            <w:rFonts w:ascii="Segoe UI" w:eastAsia="Times New Roman" w:hAnsi="Segoe UI" w:cs="Segoe UI"/>
            <w:color w:val="24292E"/>
            <w:sz w:val="24"/>
            <w:szCs w:val="24"/>
            <w:lang w:eastAsia="en-GB"/>
          </w:rPr>
          <w:t xml:space="preserve"> fell upon</w:t>
        </w:r>
      </w:ins>
      <w:r w:rsidRPr="006F30FD">
        <w:rPr>
          <w:rFonts w:ascii="Segoe UI" w:eastAsia="Times New Roman" w:hAnsi="Segoe UI" w:cs="Segoe UI"/>
          <w:color w:val="24292E"/>
          <w:sz w:val="24"/>
          <w:szCs w:val="24"/>
          <w:lang w:eastAsia="en-GB"/>
        </w:rPr>
        <w:t xml:space="preserve"> </w:t>
      </w:r>
      <w:ins w:id="302" w:author="Matthew Smith" w:date="2021-03-08T23:40:00Z">
        <w:r w:rsidR="005A0C9F">
          <w:rPr>
            <w:rFonts w:ascii="Segoe UI" w:eastAsia="Times New Roman" w:hAnsi="Segoe UI" w:cs="Segoe UI"/>
            <w:color w:val="24292E"/>
            <w:sz w:val="24"/>
            <w:szCs w:val="24"/>
            <w:lang w:eastAsia="en-GB"/>
          </w:rPr>
          <w:t xml:space="preserve">some </w:t>
        </w:r>
      </w:ins>
      <w:del w:id="303" w:author="Matthew Smith" w:date="2021-03-08T23:40:00Z">
        <w:r w:rsidRPr="006F30FD" w:rsidDel="005A0C9F">
          <w:rPr>
            <w:rFonts w:ascii="Segoe UI" w:eastAsia="Times New Roman" w:hAnsi="Segoe UI" w:cs="Segoe UI"/>
            <w:color w:val="24292E"/>
            <w:sz w:val="24"/>
            <w:szCs w:val="24"/>
            <w:lang w:eastAsia="en-GB"/>
          </w:rPr>
          <w:delText xml:space="preserve">on the </w:delText>
        </w:r>
      </w:del>
      <w:r w:rsidRPr="006F30FD">
        <w:rPr>
          <w:rFonts w:ascii="Segoe UI" w:eastAsia="Times New Roman" w:hAnsi="Segoe UI" w:cs="Segoe UI"/>
          <w:color w:val="24292E"/>
          <w:sz w:val="24"/>
          <w:szCs w:val="24"/>
          <w:lang w:eastAsia="en-GB"/>
        </w:rPr>
        <w:t>available loungers.</w:t>
      </w:r>
    </w:p>
    <w:p w14:paraId="7B77FD24" w14:textId="00AE0705"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I literally leapt onto the bed</w:t>
      </w:r>
      <w:ins w:id="304" w:author="Matthew Smith" w:date="2021-03-08T23:40:00Z">
        <w:r w:rsidR="005A0C9F">
          <w:rPr>
            <w:rFonts w:ascii="Segoe UI" w:eastAsia="Times New Roman" w:hAnsi="Segoe UI" w:cs="Segoe UI"/>
            <w:color w:val="24292E"/>
            <w:sz w:val="24"/>
            <w:szCs w:val="24"/>
            <w:lang w:eastAsia="en-GB"/>
          </w:rPr>
          <w:t>-</w:t>
        </w:r>
      </w:ins>
      <w:del w:id="305" w:author="Matthew Smith" w:date="2021-03-08T23:40:00Z">
        <w:r w:rsidRPr="006F30FD" w:rsidDel="005A0C9F">
          <w:rPr>
            <w:rFonts w:ascii="Segoe UI" w:eastAsia="Times New Roman" w:hAnsi="Segoe UI" w:cs="Segoe UI"/>
            <w:color w:val="24292E"/>
            <w:sz w:val="24"/>
            <w:szCs w:val="24"/>
            <w:lang w:eastAsia="en-GB"/>
          </w:rPr>
          <w:delText xml:space="preserve"> </w:delText>
        </w:r>
      </w:del>
      <w:r w:rsidRPr="006F30FD">
        <w:rPr>
          <w:rFonts w:ascii="Segoe UI" w:eastAsia="Times New Roman" w:hAnsi="Segoe UI" w:cs="Segoe UI"/>
          <w:color w:val="24292E"/>
          <w:sz w:val="24"/>
          <w:szCs w:val="24"/>
          <w:lang w:eastAsia="en-GB"/>
        </w:rPr>
        <w:t xml:space="preserve">like structure and tried to get comfy. After much faffing I </w:t>
      </w:r>
      <w:del w:id="306" w:author="Matthew Smith" w:date="2021-03-08T23:40:00Z">
        <w:r w:rsidRPr="006F30FD" w:rsidDel="005A0C9F">
          <w:rPr>
            <w:rFonts w:ascii="Segoe UI" w:eastAsia="Times New Roman" w:hAnsi="Segoe UI" w:cs="Segoe UI"/>
            <w:color w:val="24292E"/>
            <w:sz w:val="24"/>
            <w:szCs w:val="24"/>
            <w:lang w:eastAsia="en-GB"/>
          </w:rPr>
          <w:delText xml:space="preserve">got my </w:delText>
        </w:r>
      </w:del>
      <w:r w:rsidRPr="006F30FD">
        <w:rPr>
          <w:rFonts w:ascii="Segoe UI" w:eastAsia="Times New Roman" w:hAnsi="Segoe UI" w:cs="Segoe UI"/>
          <w:color w:val="24292E"/>
          <w:sz w:val="24"/>
          <w:szCs w:val="24"/>
          <w:lang w:eastAsia="en-GB"/>
        </w:rPr>
        <w:t xml:space="preserve">contorted </w:t>
      </w:r>
      <w:ins w:id="307" w:author="Matthew Smith" w:date="2021-03-08T23:40:00Z">
        <w:r w:rsidR="005A0C9F">
          <w:rPr>
            <w:rFonts w:ascii="Segoe UI" w:eastAsia="Times New Roman" w:hAnsi="Segoe UI" w:cs="Segoe UI"/>
            <w:color w:val="24292E"/>
            <w:sz w:val="24"/>
            <w:szCs w:val="24"/>
            <w:lang w:eastAsia="en-GB"/>
          </w:rPr>
          <w:t xml:space="preserve">my </w:t>
        </w:r>
      </w:ins>
      <w:r w:rsidRPr="006F30FD">
        <w:rPr>
          <w:rFonts w:ascii="Segoe UI" w:eastAsia="Times New Roman" w:hAnsi="Segoe UI" w:cs="Segoe UI"/>
          <w:color w:val="24292E"/>
          <w:sz w:val="24"/>
          <w:szCs w:val="24"/>
          <w:lang w:eastAsia="en-GB"/>
        </w:rPr>
        <w:t xml:space="preserve">body into, what I thought was, the ideal sleeping posture. It was akin to the foetal position. I closed my eyes and… I felt my heart racing, my adrenaline pumping. I was still so excited about the journey </w:t>
      </w:r>
      <w:proofErr w:type="gramStart"/>
      <w:r w:rsidRPr="006F30FD">
        <w:rPr>
          <w:rFonts w:ascii="Segoe UI" w:eastAsia="Times New Roman" w:hAnsi="Segoe UI" w:cs="Segoe UI"/>
          <w:color w:val="24292E"/>
          <w:sz w:val="24"/>
          <w:szCs w:val="24"/>
          <w:lang w:eastAsia="en-GB"/>
        </w:rPr>
        <w:t>ahead,</w:t>
      </w:r>
      <w:proofErr w:type="gramEnd"/>
      <w:r w:rsidRPr="006F30FD">
        <w:rPr>
          <w:rFonts w:ascii="Segoe UI" w:eastAsia="Times New Roman" w:hAnsi="Segoe UI" w:cs="Segoe UI"/>
          <w:color w:val="24292E"/>
          <w:sz w:val="24"/>
          <w:szCs w:val="24"/>
          <w:lang w:eastAsia="en-GB"/>
        </w:rPr>
        <w:t xml:space="preserve"> I couldn't stop </w:t>
      </w:r>
      <w:ins w:id="308" w:author="Matthew Smith" w:date="2021-03-08T23:41:00Z">
        <w:r w:rsidR="005A0C9F">
          <w:rPr>
            <w:rFonts w:ascii="Segoe UI" w:eastAsia="Times New Roman" w:hAnsi="Segoe UI" w:cs="Segoe UI"/>
            <w:color w:val="24292E"/>
            <w:sz w:val="24"/>
            <w:szCs w:val="24"/>
            <w:lang w:eastAsia="en-GB"/>
          </w:rPr>
          <w:t>my</w:t>
        </w:r>
      </w:ins>
      <w:del w:id="309" w:author="Matthew Smith" w:date="2021-03-08T23:41:00Z">
        <w:r w:rsidRPr="006F30FD" w:rsidDel="005A0C9F">
          <w:rPr>
            <w:rFonts w:ascii="Segoe UI" w:eastAsia="Times New Roman" w:hAnsi="Segoe UI" w:cs="Segoe UI"/>
            <w:color w:val="24292E"/>
            <w:sz w:val="24"/>
            <w:szCs w:val="24"/>
            <w:lang w:eastAsia="en-GB"/>
          </w:rPr>
          <w:delText>the</w:delText>
        </w:r>
      </w:del>
      <w:r w:rsidRPr="006F30FD">
        <w:rPr>
          <w:rFonts w:ascii="Segoe UI" w:eastAsia="Times New Roman" w:hAnsi="Segoe UI" w:cs="Segoe UI"/>
          <w:color w:val="24292E"/>
          <w:sz w:val="24"/>
          <w:szCs w:val="24"/>
          <w:lang w:eastAsia="en-GB"/>
        </w:rPr>
        <w:t xml:space="preserve"> mind racing. The mind can be a cruel beast. The battle between excitement and tiredness is one I </w:t>
      </w:r>
      <w:commentRangeStart w:id="310"/>
      <w:r w:rsidRPr="006F30FD">
        <w:rPr>
          <w:rFonts w:ascii="Segoe UI" w:eastAsia="Times New Roman" w:hAnsi="Segoe UI" w:cs="Segoe UI"/>
          <w:color w:val="24292E"/>
          <w:sz w:val="24"/>
          <w:szCs w:val="24"/>
          <w:lang w:eastAsia="en-GB"/>
        </w:rPr>
        <w:t>reminisce of</w:t>
      </w:r>
      <w:commentRangeEnd w:id="310"/>
      <w:r w:rsidR="005A0C9F">
        <w:rPr>
          <w:rStyle w:val="CommentReference"/>
        </w:rPr>
        <w:commentReference w:id="310"/>
      </w:r>
      <w:r w:rsidRPr="006F30FD">
        <w:rPr>
          <w:rFonts w:ascii="Segoe UI" w:eastAsia="Times New Roman" w:hAnsi="Segoe UI" w:cs="Segoe UI"/>
          <w:color w:val="24292E"/>
          <w:sz w:val="24"/>
          <w:szCs w:val="24"/>
          <w:lang w:eastAsia="en-GB"/>
        </w:rPr>
        <w:t xml:space="preserve">. As a child, the night before Christmas was </w:t>
      </w:r>
      <w:proofErr w:type="gramStart"/>
      <w:r w:rsidRPr="006F30FD">
        <w:rPr>
          <w:rFonts w:ascii="Segoe UI" w:eastAsia="Times New Roman" w:hAnsi="Segoe UI" w:cs="Segoe UI"/>
          <w:color w:val="24292E"/>
          <w:sz w:val="24"/>
          <w:szCs w:val="24"/>
          <w:lang w:eastAsia="en-GB"/>
        </w:rPr>
        <w:t>one</w:t>
      </w:r>
      <w:proofErr w:type="gramEnd"/>
      <w:r w:rsidRPr="006F30FD">
        <w:rPr>
          <w:rFonts w:ascii="Segoe UI" w:eastAsia="Times New Roman" w:hAnsi="Segoe UI" w:cs="Segoe UI"/>
          <w:color w:val="24292E"/>
          <w:sz w:val="24"/>
          <w:szCs w:val="24"/>
          <w:lang w:eastAsia="en-GB"/>
        </w:rPr>
        <w:t xml:space="preserve"> I wanted to pass by the quickest. It ended up being the longest night of the year.</w:t>
      </w:r>
    </w:p>
    <w:p w14:paraId="45374570" w14:textId="4C75BFCB"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I thought about moving from the comfy </w:t>
      </w:r>
      <w:commentRangeStart w:id="311"/>
      <w:r w:rsidRPr="006F30FD">
        <w:rPr>
          <w:rFonts w:ascii="Segoe UI" w:eastAsia="Times New Roman" w:hAnsi="Segoe UI" w:cs="Segoe UI"/>
          <w:color w:val="24292E"/>
          <w:sz w:val="24"/>
          <w:szCs w:val="24"/>
          <w:lang w:eastAsia="en-GB"/>
        </w:rPr>
        <w:t>lounger</w:t>
      </w:r>
      <w:commentRangeEnd w:id="311"/>
      <w:r w:rsidR="005A0C9F">
        <w:rPr>
          <w:rStyle w:val="CommentReference"/>
        </w:rPr>
        <w:commentReference w:id="311"/>
      </w:r>
      <w:r w:rsidRPr="006F30FD">
        <w:rPr>
          <w:rFonts w:ascii="Segoe UI" w:eastAsia="Times New Roman" w:hAnsi="Segoe UI" w:cs="Segoe UI"/>
          <w:color w:val="24292E"/>
          <w:sz w:val="24"/>
          <w:szCs w:val="24"/>
          <w:lang w:eastAsia="en-GB"/>
        </w:rPr>
        <w:t xml:space="preserve">, but </w:t>
      </w:r>
      <w:ins w:id="312" w:author="Matthew Smith" w:date="2021-03-08T23:42:00Z">
        <w:r w:rsidR="005A0C9F">
          <w:rPr>
            <w:rFonts w:ascii="Segoe UI" w:eastAsia="Times New Roman" w:hAnsi="Segoe UI" w:cs="Segoe UI"/>
            <w:color w:val="24292E"/>
            <w:sz w:val="24"/>
            <w:szCs w:val="24"/>
            <w:lang w:eastAsia="en-GB"/>
          </w:rPr>
          <w:t xml:space="preserve">to </w:t>
        </w:r>
      </w:ins>
      <w:r w:rsidRPr="006F30FD">
        <w:rPr>
          <w:rFonts w:ascii="Segoe UI" w:eastAsia="Times New Roman" w:hAnsi="Segoe UI" w:cs="Segoe UI"/>
          <w:color w:val="24292E"/>
          <w:sz w:val="24"/>
          <w:szCs w:val="24"/>
          <w:lang w:eastAsia="en-GB"/>
        </w:rPr>
        <w:t xml:space="preserve">where? Wherever I chose to sleep, restless shut eye would result. My thoughts changed from sleep to staying </w:t>
      </w:r>
      <w:r w:rsidRPr="006F30FD">
        <w:rPr>
          <w:rFonts w:ascii="Segoe UI" w:eastAsia="Times New Roman" w:hAnsi="Segoe UI" w:cs="Segoe UI"/>
          <w:color w:val="24292E"/>
          <w:sz w:val="24"/>
          <w:szCs w:val="24"/>
          <w:lang w:eastAsia="en-GB"/>
        </w:rPr>
        <w:lastRenderedPageBreak/>
        <w:t xml:space="preserve">awake. What was the best legal high to bring </w:t>
      </w:r>
      <w:del w:id="313" w:author="Matthew Smith" w:date="2021-03-08T23:42:00Z">
        <w:r w:rsidRPr="006F30FD" w:rsidDel="00E41FA2">
          <w:rPr>
            <w:rFonts w:ascii="Segoe UI" w:eastAsia="Times New Roman" w:hAnsi="Segoe UI" w:cs="Segoe UI"/>
            <w:color w:val="24292E"/>
            <w:sz w:val="24"/>
            <w:szCs w:val="24"/>
            <w:lang w:eastAsia="en-GB"/>
          </w:rPr>
          <w:delText>coherance</w:delText>
        </w:r>
      </w:del>
      <w:ins w:id="314" w:author="Matthew Smith" w:date="2021-03-08T23:42:00Z">
        <w:r w:rsidR="00E41FA2" w:rsidRPr="006F30FD">
          <w:rPr>
            <w:rFonts w:ascii="Segoe UI" w:eastAsia="Times New Roman" w:hAnsi="Segoe UI" w:cs="Segoe UI"/>
            <w:color w:val="24292E"/>
            <w:sz w:val="24"/>
            <w:szCs w:val="24"/>
            <w:lang w:eastAsia="en-GB"/>
          </w:rPr>
          <w:t>coherence</w:t>
        </w:r>
      </w:ins>
      <w:r w:rsidRPr="006F30FD">
        <w:rPr>
          <w:rFonts w:ascii="Segoe UI" w:eastAsia="Times New Roman" w:hAnsi="Segoe UI" w:cs="Segoe UI"/>
          <w:color w:val="24292E"/>
          <w:sz w:val="24"/>
          <w:szCs w:val="24"/>
          <w:lang w:eastAsia="en-GB"/>
        </w:rPr>
        <w:t xml:space="preserve"> back? Caffeine. Costa Coffee was a welcoming, but quiet environment thanks to the time in the morning. </w:t>
      </w:r>
      <w:proofErr w:type="gramStart"/>
      <w:r w:rsidRPr="006F30FD">
        <w:rPr>
          <w:rFonts w:ascii="Segoe UI" w:eastAsia="Times New Roman" w:hAnsi="Segoe UI" w:cs="Segoe UI"/>
          <w:color w:val="24292E"/>
          <w:sz w:val="24"/>
          <w:szCs w:val="24"/>
          <w:lang w:eastAsia="en-GB"/>
        </w:rPr>
        <w:t>Thankfully</w:t>
      </w:r>
      <w:proofErr w:type="gramEnd"/>
      <w:r w:rsidRPr="006F30FD">
        <w:rPr>
          <w:rFonts w:ascii="Segoe UI" w:eastAsia="Times New Roman" w:hAnsi="Segoe UI" w:cs="Segoe UI"/>
          <w:color w:val="24292E"/>
          <w:sz w:val="24"/>
          <w:szCs w:val="24"/>
          <w:lang w:eastAsia="en-GB"/>
        </w:rPr>
        <w:t xml:space="preserve"> there was a fresh-faced barista operating the espresso machine. I sat with the piping hot, frothy coffee on the table. I slowly looked around at the moodily lit, empty cafe. With one hand clasping the saucer and the other lifting the coffee mug, I slowly consumed the flat white. Euphoria was instant. The brief hit was worth the money, but the lasting </w:t>
      </w:r>
      <w:del w:id="315" w:author="Matthew Smith" w:date="2021-03-08T23:42:00Z">
        <w:r w:rsidRPr="006F30FD" w:rsidDel="00E41FA2">
          <w:rPr>
            <w:rFonts w:ascii="Segoe UI" w:eastAsia="Times New Roman" w:hAnsi="Segoe UI" w:cs="Segoe UI"/>
            <w:color w:val="24292E"/>
            <w:sz w:val="24"/>
            <w:szCs w:val="24"/>
            <w:lang w:eastAsia="en-GB"/>
          </w:rPr>
          <w:delText>coherance</w:delText>
        </w:r>
      </w:del>
      <w:ins w:id="316" w:author="Matthew Smith" w:date="2021-03-08T23:42:00Z">
        <w:r w:rsidR="00E41FA2" w:rsidRPr="006F30FD">
          <w:rPr>
            <w:rFonts w:ascii="Segoe UI" w:eastAsia="Times New Roman" w:hAnsi="Segoe UI" w:cs="Segoe UI"/>
            <w:color w:val="24292E"/>
            <w:sz w:val="24"/>
            <w:szCs w:val="24"/>
            <w:lang w:eastAsia="en-GB"/>
          </w:rPr>
          <w:t>coherence</w:t>
        </w:r>
      </w:ins>
      <w:r w:rsidRPr="006F30FD">
        <w:rPr>
          <w:rFonts w:ascii="Segoe UI" w:eastAsia="Times New Roman" w:hAnsi="Segoe UI" w:cs="Segoe UI"/>
          <w:color w:val="24292E"/>
          <w:sz w:val="24"/>
          <w:szCs w:val="24"/>
          <w:lang w:eastAsia="en-GB"/>
        </w:rPr>
        <w:t xml:space="preserve"> did not persist </w:t>
      </w:r>
      <w:proofErr w:type="gramStart"/>
      <w:r w:rsidRPr="006F30FD">
        <w:rPr>
          <w:rFonts w:ascii="Segoe UI" w:eastAsia="Times New Roman" w:hAnsi="Segoe UI" w:cs="Segoe UI"/>
          <w:color w:val="24292E"/>
          <w:sz w:val="24"/>
          <w:szCs w:val="24"/>
          <w:lang w:eastAsia="en-GB"/>
        </w:rPr>
        <w:t xml:space="preserve">as </w:t>
      </w:r>
      <w:ins w:id="317" w:author="Matthew Smith" w:date="2021-03-08T23:43:00Z">
        <w:r w:rsidR="00E41FA2">
          <w:rPr>
            <w:rFonts w:ascii="Segoe UI" w:eastAsia="Times New Roman" w:hAnsi="Segoe UI" w:cs="Segoe UI"/>
            <w:color w:val="24292E"/>
            <w:sz w:val="24"/>
            <w:szCs w:val="24"/>
            <w:lang w:eastAsia="en-GB"/>
          </w:rPr>
          <w:t>long as</w:t>
        </w:r>
        <w:proofErr w:type="gramEnd"/>
        <w:r w:rsidR="00E41FA2">
          <w:rPr>
            <w:rFonts w:ascii="Segoe UI" w:eastAsia="Times New Roman" w:hAnsi="Segoe UI" w:cs="Segoe UI"/>
            <w:color w:val="24292E"/>
            <w:sz w:val="24"/>
            <w:szCs w:val="24"/>
            <w:lang w:eastAsia="en-GB"/>
          </w:rPr>
          <w:t xml:space="preserve"> </w:t>
        </w:r>
      </w:ins>
      <w:r w:rsidRPr="006F30FD">
        <w:rPr>
          <w:rFonts w:ascii="Segoe UI" w:eastAsia="Times New Roman" w:hAnsi="Segoe UI" w:cs="Segoe UI"/>
          <w:color w:val="24292E"/>
          <w:sz w:val="24"/>
          <w:szCs w:val="24"/>
          <w:lang w:eastAsia="en-GB"/>
        </w:rPr>
        <w:t>expected</w:t>
      </w:r>
      <w:ins w:id="318" w:author="Matthew Smith" w:date="2021-03-08T23:43:00Z">
        <w:r w:rsidR="00E41FA2">
          <w:rPr>
            <w:rFonts w:ascii="Segoe UI" w:eastAsia="Times New Roman" w:hAnsi="Segoe UI" w:cs="Segoe UI"/>
            <w:color w:val="24292E"/>
            <w:sz w:val="24"/>
            <w:szCs w:val="24"/>
            <w:lang w:eastAsia="en-GB"/>
          </w:rPr>
          <w:t xml:space="preserve"> or hoped</w:t>
        </w:r>
      </w:ins>
      <w:r w:rsidRPr="006F30FD">
        <w:rPr>
          <w:rFonts w:ascii="Segoe UI" w:eastAsia="Times New Roman" w:hAnsi="Segoe UI" w:cs="Segoe UI"/>
          <w:color w:val="24292E"/>
          <w:sz w:val="24"/>
          <w:szCs w:val="24"/>
          <w:lang w:eastAsia="en-GB"/>
        </w:rPr>
        <w:t>. What I really needed was intravenous, drip coffee.</w:t>
      </w:r>
    </w:p>
    <w:p w14:paraId="746FC129"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I forced myself to move again. Maybe walking would restart my mind, </w:t>
      </w:r>
      <w:proofErr w:type="gramStart"/>
      <w:r w:rsidRPr="006F30FD">
        <w:rPr>
          <w:rFonts w:ascii="Segoe UI" w:eastAsia="Times New Roman" w:hAnsi="Segoe UI" w:cs="Segoe UI"/>
          <w:color w:val="24292E"/>
          <w:sz w:val="24"/>
          <w:szCs w:val="24"/>
          <w:lang w:eastAsia="en-GB"/>
        </w:rPr>
        <w:t>body</w:t>
      </w:r>
      <w:proofErr w:type="gramEnd"/>
      <w:r w:rsidRPr="006F30FD">
        <w:rPr>
          <w:rFonts w:ascii="Segoe UI" w:eastAsia="Times New Roman" w:hAnsi="Segoe UI" w:cs="Segoe UI"/>
          <w:color w:val="24292E"/>
          <w:sz w:val="24"/>
          <w:szCs w:val="24"/>
          <w:lang w:eastAsia="en-GB"/>
        </w:rPr>
        <w:t xml:space="preserve"> and soul. As I walked, I looked out of the huge departure lounge windows. Windows with a front seat view of the aeroplane stage show. It was dawn. The sky, a variant of red-</w:t>
      </w:r>
      <w:proofErr w:type="spellStart"/>
      <w:r w:rsidRPr="006F30FD">
        <w:rPr>
          <w:rFonts w:ascii="Segoe UI" w:eastAsia="Times New Roman" w:hAnsi="Segoe UI" w:cs="Segoe UI"/>
          <w:color w:val="24292E"/>
          <w:sz w:val="24"/>
          <w:szCs w:val="24"/>
          <w:lang w:eastAsia="en-GB"/>
        </w:rPr>
        <w:t>ish</w:t>
      </w:r>
      <w:proofErr w:type="spellEnd"/>
      <w:r w:rsidRPr="006F30FD">
        <w:rPr>
          <w:rFonts w:ascii="Segoe UI" w:eastAsia="Times New Roman" w:hAnsi="Segoe UI" w:cs="Segoe UI"/>
          <w:color w:val="24292E"/>
          <w:sz w:val="24"/>
          <w:szCs w:val="24"/>
          <w:lang w:eastAsia="en-GB"/>
        </w:rPr>
        <w:t xml:space="preserve"> hues, was illuminated further by the rising sun. I stopped, sat </w:t>
      </w:r>
      <w:proofErr w:type="gramStart"/>
      <w:r w:rsidRPr="006F30FD">
        <w:rPr>
          <w:rFonts w:ascii="Segoe UI" w:eastAsia="Times New Roman" w:hAnsi="Segoe UI" w:cs="Segoe UI"/>
          <w:color w:val="24292E"/>
          <w:sz w:val="24"/>
          <w:szCs w:val="24"/>
          <w:lang w:eastAsia="en-GB"/>
        </w:rPr>
        <w:t>down</w:t>
      </w:r>
      <w:proofErr w:type="gramEnd"/>
      <w:r w:rsidRPr="006F30FD">
        <w:rPr>
          <w:rFonts w:ascii="Segoe UI" w:eastAsia="Times New Roman" w:hAnsi="Segoe UI" w:cs="Segoe UI"/>
          <w:color w:val="24292E"/>
          <w:sz w:val="24"/>
          <w:szCs w:val="24"/>
          <w:lang w:eastAsia="en-GB"/>
        </w:rPr>
        <w:t xml:space="preserve"> and gazed at the horizon. The sun continued its path above the horizon. I was forced to looked away. I looked at the time on my phone. It </w:t>
      </w:r>
      <w:proofErr w:type="gramStart"/>
      <w:r w:rsidRPr="006F30FD">
        <w:rPr>
          <w:rFonts w:ascii="Segoe UI" w:eastAsia="Times New Roman" w:hAnsi="Segoe UI" w:cs="Segoe UI"/>
          <w:color w:val="24292E"/>
          <w:sz w:val="24"/>
          <w:szCs w:val="24"/>
          <w:lang w:eastAsia="en-GB"/>
        </w:rPr>
        <w:t>wasn't</w:t>
      </w:r>
      <w:proofErr w:type="gramEnd"/>
      <w:r w:rsidRPr="006F30FD">
        <w:rPr>
          <w:rFonts w:ascii="Segoe UI" w:eastAsia="Times New Roman" w:hAnsi="Segoe UI" w:cs="Segoe UI"/>
          <w:color w:val="24292E"/>
          <w:sz w:val="24"/>
          <w:szCs w:val="24"/>
          <w:lang w:eastAsia="en-GB"/>
        </w:rPr>
        <w:t xml:space="preserve"> long till the connecting flight. I felt a short burst of excitement.</w:t>
      </w:r>
    </w:p>
    <w:p w14:paraId="7E523C2D" w14:textId="70C5A0BF"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After reading what </w:t>
      </w:r>
      <w:del w:id="319" w:author="Matthew Smith" w:date="2021-03-08T23:43:00Z">
        <w:r w:rsidRPr="006F30FD" w:rsidDel="00E41FA2">
          <w:rPr>
            <w:rFonts w:ascii="Segoe UI" w:eastAsia="Times New Roman" w:hAnsi="Segoe UI" w:cs="Segoe UI"/>
            <w:color w:val="24292E"/>
            <w:sz w:val="24"/>
            <w:szCs w:val="24"/>
            <w:lang w:eastAsia="en-GB"/>
          </w:rPr>
          <w:delText xml:space="preserve">appeared </w:delText>
        </w:r>
      </w:del>
      <w:ins w:id="320" w:author="Matthew Smith" w:date="2021-03-08T23:43:00Z">
        <w:r w:rsidR="00E41FA2">
          <w:rPr>
            <w:rFonts w:ascii="Segoe UI" w:eastAsia="Times New Roman" w:hAnsi="Segoe UI" w:cs="Segoe UI"/>
            <w:color w:val="24292E"/>
            <w:sz w:val="24"/>
            <w:szCs w:val="24"/>
            <w:lang w:eastAsia="en-GB"/>
          </w:rPr>
          <w:t>seem</w:t>
        </w:r>
        <w:r w:rsidR="00E41FA2" w:rsidRPr="006F30FD">
          <w:rPr>
            <w:rFonts w:ascii="Segoe UI" w:eastAsia="Times New Roman" w:hAnsi="Segoe UI" w:cs="Segoe UI"/>
            <w:color w:val="24292E"/>
            <w:sz w:val="24"/>
            <w:szCs w:val="24"/>
            <w:lang w:eastAsia="en-GB"/>
          </w:rPr>
          <w:t xml:space="preserve">ed </w:t>
        </w:r>
      </w:ins>
      <w:r w:rsidRPr="006F30FD">
        <w:rPr>
          <w:rFonts w:ascii="Segoe UI" w:eastAsia="Times New Roman" w:hAnsi="Segoe UI" w:cs="Segoe UI"/>
          <w:color w:val="24292E"/>
          <w:sz w:val="24"/>
          <w:szCs w:val="24"/>
          <w:lang w:eastAsia="en-GB"/>
        </w:rPr>
        <w:t>to be</w:t>
      </w:r>
      <w:del w:id="321" w:author="Matthew Smith" w:date="2021-03-08T23:43:00Z">
        <w:r w:rsidRPr="006F30FD" w:rsidDel="00E41FA2">
          <w:rPr>
            <w:rFonts w:ascii="Segoe UI" w:eastAsia="Times New Roman" w:hAnsi="Segoe UI" w:cs="Segoe UI"/>
            <w:color w:val="24292E"/>
            <w:sz w:val="24"/>
            <w:szCs w:val="24"/>
            <w:lang w:eastAsia="en-GB"/>
          </w:rPr>
          <w:delText xml:space="preserve"> a</w:delText>
        </w:r>
      </w:del>
      <w:r w:rsidRPr="006F30FD">
        <w:rPr>
          <w:rFonts w:ascii="Segoe UI" w:eastAsia="Times New Roman" w:hAnsi="Segoe UI" w:cs="Segoe UI"/>
          <w:color w:val="24292E"/>
          <w:sz w:val="24"/>
          <w:szCs w:val="24"/>
          <w:lang w:eastAsia="en-GB"/>
        </w:rPr>
        <w:t xml:space="preserve"> every car magazine in the Dubai Airport, I waited in a large queue at the Emirates departure gate. </w:t>
      </w:r>
      <w:commentRangeStart w:id="322"/>
      <w:r w:rsidRPr="006F30FD">
        <w:rPr>
          <w:rFonts w:ascii="Segoe UI" w:eastAsia="Times New Roman" w:hAnsi="Segoe UI" w:cs="Segoe UI"/>
          <w:color w:val="24292E"/>
          <w:sz w:val="24"/>
          <w:szCs w:val="24"/>
          <w:lang w:eastAsia="en-GB"/>
        </w:rPr>
        <w:t xml:space="preserve">Like orderly ants we entered the </w:t>
      </w:r>
      <w:del w:id="323" w:author="Matthew Smith" w:date="2021-03-08T23:43:00Z">
        <w:r w:rsidRPr="006F30FD" w:rsidDel="00E41FA2">
          <w:rPr>
            <w:rFonts w:ascii="Segoe UI" w:eastAsia="Times New Roman" w:hAnsi="Segoe UI" w:cs="Segoe UI"/>
            <w:color w:val="24292E"/>
            <w:sz w:val="24"/>
            <w:szCs w:val="24"/>
            <w:lang w:eastAsia="en-GB"/>
          </w:rPr>
          <w:delText xml:space="preserve">colonies </w:delText>
        </w:r>
      </w:del>
      <w:r w:rsidRPr="006F30FD">
        <w:rPr>
          <w:rFonts w:ascii="Segoe UI" w:eastAsia="Times New Roman" w:hAnsi="Segoe UI" w:cs="Segoe UI"/>
          <w:color w:val="24292E"/>
          <w:sz w:val="24"/>
          <w:szCs w:val="24"/>
          <w:lang w:eastAsia="en-GB"/>
        </w:rPr>
        <w:t>business, first and standard class chambers</w:t>
      </w:r>
      <w:ins w:id="324" w:author="Matthew Smith" w:date="2021-03-08T23:43:00Z">
        <w:r w:rsidR="00E41FA2" w:rsidRPr="00E41FA2">
          <w:rPr>
            <w:rFonts w:ascii="Segoe UI" w:eastAsia="Times New Roman" w:hAnsi="Segoe UI" w:cs="Segoe UI"/>
            <w:color w:val="24292E"/>
            <w:sz w:val="24"/>
            <w:szCs w:val="24"/>
            <w:lang w:eastAsia="en-GB"/>
          </w:rPr>
          <w:t xml:space="preserve"> </w:t>
        </w:r>
      </w:ins>
      <w:ins w:id="325" w:author="Matthew Smith" w:date="2021-03-08T23:44:00Z">
        <w:r w:rsidR="00E41FA2">
          <w:rPr>
            <w:rFonts w:ascii="Segoe UI" w:eastAsia="Times New Roman" w:hAnsi="Segoe UI" w:cs="Segoe UI"/>
            <w:color w:val="24292E"/>
            <w:sz w:val="24"/>
            <w:szCs w:val="24"/>
            <w:lang w:eastAsia="en-GB"/>
          </w:rPr>
          <w:t xml:space="preserve">of our </w:t>
        </w:r>
      </w:ins>
      <w:ins w:id="326" w:author="Matthew Smith" w:date="2021-03-08T23:43:00Z">
        <w:r w:rsidR="00E41FA2" w:rsidRPr="006F30FD">
          <w:rPr>
            <w:rFonts w:ascii="Segoe UI" w:eastAsia="Times New Roman" w:hAnsi="Segoe UI" w:cs="Segoe UI"/>
            <w:color w:val="24292E"/>
            <w:sz w:val="24"/>
            <w:szCs w:val="24"/>
            <w:lang w:eastAsia="en-GB"/>
          </w:rPr>
          <w:t>colon</w:t>
        </w:r>
      </w:ins>
      <w:ins w:id="327" w:author="Matthew Smith" w:date="2021-03-08T23:44:00Z">
        <w:r w:rsidR="00E41FA2">
          <w:rPr>
            <w:rFonts w:ascii="Segoe UI" w:eastAsia="Times New Roman" w:hAnsi="Segoe UI" w:cs="Segoe UI"/>
            <w:color w:val="24292E"/>
            <w:sz w:val="24"/>
            <w:szCs w:val="24"/>
            <w:lang w:eastAsia="en-GB"/>
          </w:rPr>
          <w:t>y</w:t>
        </w:r>
        <w:commentRangeEnd w:id="322"/>
        <w:r w:rsidR="00E41FA2">
          <w:rPr>
            <w:rStyle w:val="CommentReference"/>
          </w:rPr>
          <w:commentReference w:id="322"/>
        </w:r>
      </w:ins>
      <w:r w:rsidRPr="006F30FD">
        <w:rPr>
          <w:rFonts w:ascii="Segoe UI" w:eastAsia="Times New Roman" w:hAnsi="Segoe UI" w:cs="Segoe UI"/>
          <w:color w:val="24292E"/>
          <w:sz w:val="24"/>
          <w:szCs w:val="24"/>
          <w:lang w:eastAsia="en-GB"/>
        </w:rPr>
        <w:t xml:space="preserve">. I was more than happy to be back in the environment I got so accustomed to on the previous flight. Following prior onboarding procedures, I walked to my seat, reached for the night </w:t>
      </w:r>
      <w:proofErr w:type="gramStart"/>
      <w:r w:rsidRPr="006F30FD">
        <w:rPr>
          <w:rFonts w:ascii="Segoe UI" w:eastAsia="Times New Roman" w:hAnsi="Segoe UI" w:cs="Segoe UI"/>
          <w:color w:val="24292E"/>
          <w:sz w:val="24"/>
          <w:szCs w:val="24"/>
          <w:lang w:eastAsia="en-GB"/>
        </w:rPr>
        <w:t>socks</w:t>
      </w:r>
      <w:proofErr w:type="gramEnd"/>
      <w:r w:rsidRPr="006F30FD">
        <w:rPr>
          <w:rFonts w:ascii="Segoe UI" w:eastAsia="Times New Roman" w:hAnsi="Segoe UI" w:cs="Segoe UI"/>
          <w:color w:val="24292E"/>
          <w:sz w:val="24"/>
          <w:szCs w:val="24"/>
          <w:lang w:eastAsia="en-GB"/>
        </w:rPr>
        <w:t xml:space="preserve"> and re-acquainted myself with the onboard entertainment unit. As I lifted the controller and hit the on button, I </w:t>
      </w:r>
      <w:del w:id="328" w:author="Matthew Smith" w:date="2021-03-08T23:44:00Z">
        <w:r w:rsidRPr="006F30FD" w:rsidDel="00E41FA2">
          <w:rPr>
            <w:rFonts w:ascii="Segoe UI" w:eastAsia="Times New Roman" w:hAnsi="Segoe UI" w:cs="Segoe UI"/>
            <w:color w:val="24292E"/>
            <w:sz w:val="24"/>
            <w:szCs w:val="24"/>
            <w:lang w:eastAsia="en-GB"/>
          </w:rPr>
          <w:delText>talked to</w:delText>
        </w:r>
      </w:del>
      <w:ins w:id="329" w:author="Matthew Smith" w:date="2021-03-08T23:44:00Z">
        <w:r w:rsidR="00E41FA2">
          <w:rPr>
            <w:rFonts w:ascii="Segoe UI" w:eastAsia="Times New Roman" w:hAnsi="Segoe UI" w:cs="Segoe UI"/>
            <w:color w:val="24292E"/>
            <w:sz w:val="24"/>
            <w:szCs w:val="24"/>
            <w:lang w:eastAsia="en-GB"/>
          </w:rPr>
          <w:t>asked</w:t>
        </w:r>
      </w:ins>
      <w:r w:rsidRPr="006F30FD">
        <w:rPr>
          <w:rFonts w:ascii="Segoe UI" w:eastAsia="Times New Roman" w:hAnsi="Segoe UI" w:cs="Segoe UI"/>
          <w:color w:val="24292E"/>
          <w:sz w:val="24"/>
          <w:szCs w:val="24"/>
          <w:lang w:eastAsia="en-GB"/>
        </w:rPr>
        <w:t xml:space="preserve"> it intimately, ‘</w:t>
      </w:r>
      <w:ins w:id="330" w:author="Matthew Smith" w:date="2021-03-08T23:45:00Z">
        <w:r w:rsidR="00E41FA2">
          <w:rPr>
            <w:rFonts w:ascii="Segoe UI" w:eastAsia="Times New Roman" w:hAnsi="Segoe UI" w:cs="Segoe UI"/>
            <w:color w:val="24292E"/>
            <w:sz w:val="24"/>
            <w:szCs w:val="24"/>
            <w:lang w:eastAsia="en-GB"/>
          </w:rPr>
          <w:t xml:space="preserve">So, </w:t>
        </w:r>
      </w:ins>
      <w:del w:id="331" w:author="Matthew Smith" w:date="2021-03-08T23:45:00Z">
        <w:r w:rsidRPr="006F30FD" w:rsidDel="00E41FA2">
          <w:rPr>
            <w:rFonts w:ascii="Segoe UI" w:eastAsia="Times New Roman" w:hAnsi="Segoe UI" w:cs="Segoe UI"/>
            <w:color w:val="24292E"/>
            <w:sz w:val="24"/>
            <w:szCs w:val="24"/>
            <w:lang w:eastAsia="en-GB"/>
          </w:rPr>
          <w:delText>W</w:delText>
        </w:r>
      </w:del>
      <w:ins w:id="332" w:author="Matthew Smith" w:date="2021-03-08T23:45:00Z">
        <w:r w:rsidR="00E41FA2">
          <w:rPr>
            <w:rFonts w:ascii="Segoe UI" w:eastAsia="Times New Roman" w:hAnsi="Segoe UI" w:cs="Segoe UI"/>
            <w:color w:val="24292E"/>
            <w:sz w:val="24"/>
            <w:szCs w:val="24"/>
            <w:lang w:eastAsia="en-GB"/>
          </w:rPr>
          <w:t>w</w:t>
        </w:r>
      </w:ins>
      <w:r w:rsidRPr="006F30FD">
        <w:rPr>
          <w:rFonts w:ascii="Segoe UI" w:eastAsia="Times New Roman" w:hAnsi="Segoe UI" w:cs="Segoe UI"/>
          <w:color w:val="24292E"/>
          <w:sz w:val="24"/>
          <w:szCs w:val="24"/>
          <w:lang w:eastAsia="en-GB"/>
        </w:rPr>
        <w:t>here did we get to?’.</w:t>
      </w:r>
    </w:p>
    <w:p w14:paraId="33DB74F9" w14:textId="77777777" w:rsidR="006F30FD" w:rsidRPr="006F30FD" w:rsidRDefault="006F30FD" w:rsidP="006F30FD">
      <w:pPr>
        <w:shd w:val="clear" w:color="auto" w:fill="FFFFFF"/>
        <w:spacing w:before="360" w:after="240" w:line="240" w:lineRule="auto"/>
        <w:outlineLvl w:val="1"/>
        <w:rPr>
          <w:rFonts w:ascii="Segoe UI" w:eastAsia="Times New Roman" w:hAnsi="Segoe UI" w:cs="Segoe UI"/>
          <w:b/>
          <w:bCs/>
          <w:color w:val="24292E"/>
          <w:sz w:val="36"/>
          <w:szCs w:val="36"/>
          <w:lang w:eastAsia="en-GB"/>
        </w:rPr>
      </w:pPr>
      <w:r w:rsidRPr="006F30FD">
        <w:rPr>
          <w:rFonts w:ascii="Segoe UI" w:eastAsia="Times New Roman" w:hAnsi="Segoe UI" w:cs="Segoe UI"/>
          <w:b/>
          <w:bCs/>
          <w:color w:val="24292E"/>
          <w:sz w:val="36"/>
          <w:szCs w:val="36"/>
          <w:lang w:eastAsia="en-GB"/>
        </w:rPr>
        <w:t>Chapter 3</w:t>
      </w:r>
    </w:p>
    <w:p w14:paraId="05233A38" w14:textId="77777777" w:rsidR="006F30FD" w:rsidRPr="006F30FD" w:rsidRDefault="006F30FD" w:rsidP="006F30FD">
      <w:pPr>
        <w:shd w:val="clear" w:color="auto" w:fill="FFFFFF"/>
        <w:spacing w:before="360" w:after="240" w:line="240" w:lineRule="auto"/>
        <w:outlineLvl w:val="2"/>
        <w:rPr>
          <w:rFonts w:ascii="Segoe UI" w:eastAsia="Times New Roman" w:hAnsi="Segoe UI" w:cs="Segoe UI"/>
          <w:b/>
          <w:bCs/>
          <w:color w:val="24292E"/>
          <w:sz w:val="30"/>
          <w:szCs w:val="30"/>
          <w:lang w:eastAsia="en-GB"/>
        </w:rPr>
      </w:pPr>
      <w:r w:rsidRPr="006F30FD">
        <w:rPr>
          <w:rFonts w:ascii="Segoe UI" w:eastAsia="Times New Roman" w:hAnsi="Segoe UI" w:cs="Segoe UI"/>
          <w:b/>
          <w:bCs/>
          <w:color w:val="24292E"/>
          <w:sz w:val="30"/>
          <w:szCs w:val="30"/>
          <w:lang w:eastAsia="en-GB"/>
        </w:rPr>
        <w:t>Heaven and a Half Pint</w:t>
      </w:r>
    </w:p>
    <w:p w14:paraId="337D2DF1"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I love how large passenger aircrafts land on runways. It is a buttery smooth experience. Barely a bump was felt as we touched down at Sydney Kingsford Smith Airport. We taxied to our arrival gate. I looked outside to see the sun glaze over the tarmac. The heat made the air pulsate. The sign on the terminal building read "Welcome to Sydney". It took a while for this moment to soak in, then it hit me. </w:t>
      </w:r>
      <w:proofErr w:type="gramStart"/>
      <w:r w:rsidRPr="006F30FD">
        <w:rPr>
          <w:rFonts w:ascii="Segoe UI" w:eastAsia="Times New Roman" w:hAnsi="Segoe UI" w:cs="Segoe UI"/>
          <w:color w:val="24292E"/>
          <w:sz w:val="24"/>
          <w:szCs w:val="24"/>
          <w:lang w:eastAsia="en-GB"/>
        </w:rPr>
        <w:t>I’m</w:t>
      </w:r>
      <w:proofErr w:type="gramEnd"/>
      <w:r w:rsidRPr="006F30FD">
        <w:rPr>
          <w:rFonts w:ascii="Segoe UI" w:eastAsia="Times New Roman" w:hAnsi="Segoe UI" w:cs="Segoe UI"/>
          <w:color w:val="24292E"/>
          <w:sz w:val="24"/>
          <w:szCs w:val="24"/>
          <w:lang w:eastAsia="en-GB"/>
        </w:rPr>
        <w:t xml:space="preserve"> here. </w:t>
      </w:r>
      <w:proofErr w:type="gramStart"/>
      <w:r w:rsidRPr="006F30FD">
        <w:rPr>
          <w:rFonts w:ascii="Segoe UI" w:eastAsia="Times New Roman" w:hAnsi="Segoe UI" w:cs="Segoe UI"/>
          <w:color w:val="24292E"/>
          <w:sz w:val="24"/>
          <w:szCs w:val="24"/>
          <w:lang w:eastAsia="en-GB"/>
        </w:rPr>
        <w:t>I’m</w:t>
      </w:r>
      <w:proofErr w:type="gramEnd"/>
      <w:r w:rsidRPr="006F30FD">
        <w:rPr>
          <w:rFonts w:ascii="Segoe UI" w:eastAsia="Times New Roman" w:hAnsi="Segoe UI" w:cs="Segoe UI"/>
          <w:color w:val="24292E"/>
          <w:sz w:val="24"/>
          <w:szCs w:val="24"/>
          <w:lang w:eastAsia="en-GB"/>
        </w:rPr>
        <w:t xml:space="preserve"> in Sydney, </w:t>
      </w:r>
      <w:proofErr w:type="spellStart"/>
      <w:r w:rsidRPr="006F30FD">
        <w:rPr>
          <w:rFonts w:ascii="Segoe UI" w:eastAsia="Times New Roman" w:hAnsi="Segoe UI" w:cs="Segoe UI"/>
          <w:color w:val="24292E"/>
          <w:sz w:val="24"/>
          <w:szCs w:val="24"/>
          <w:lang w:eastAsia="en-GB"/>
        </w:rPr>
        <w:t>Austalia</w:t>
      </w:r>
      <w:proofErr w:type="spellEnd"/>
      <w:r w:rsidRPr="006F30FD">
        <w:rPr>
          <w:rFonts w:ascii="Segoe UI" w:eastAsia="Times New Roman" w:hAnsi="Segoe UI" w:cs="Segoe UI"/>
          <w:color w:val="24292E"/>
          <w:sz w:val="24"/>
          <w:szCs w:val="24"/>
          <w:lang w:eastAsia="en-GB"/>
        </w:rPr>
        <w:t xml:space="preserve">. </w:t>
      </w:r>
      <w:proofErr w:type="gramStart"/>
      <w:r w:rsidRPr="006F30FD">
        <w:rPr>
          <w:rFonts w:ascii="Segoe UI" w:eastAsia="Times New Roman" w:hAnsi="Segoe UI" w:cs="Segoe UI"/>
          <w:color w:val="24292E"/>
          <w:sz w:val="24"/>
          <w:szCs w:val="24"/>
          <w:lang w:eastAsia="en-GB"/>
        </w:rPr>
        <w:t>I’m</w:t>
      </w:r>
      <w:proofErr w:type="gramEnd"/>
      <w:r w:rsidRPr="006F30FD">
        <w:rPr>
          <w:rFonts w:ascii="Segoe UI" w:eastAsia="Times New Roman" w:hAnsi="Segoe UI" w:cs="Segoe UI"/>
          <w:color w:val="24292E"/>
          <w:sz w:val="24"/>
          <w:szCs w:val="24"/>
          <w:lang w:eastAsia="en-GB"/>
        </w:rPr>
        <w:t xml:space="preserve"> on the other side of the world. I never thought I would be thinking that so soon in my lifetime. This euphoric distraction was a temporary reprieve. I was exhausted.</w:t>
      </w:r>
    </w:p>
    <w:p w14:paraId="645847D9"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The plane taxied to the arrival gate and came to a smooth halt. I gathered my cabin luggage from the overhead compartments, turned and looked out the window. This was the place I was going to call home for the foreseeable. I looked back at the nest of seats I had called home. A layer of me died during that journey. "Au revoir dead skin cells", I thought. I exited the plane into the fresh air. The brightness of the </w:t>
      </w:r>
      <w:r w:rsidRPr="006F30FD">
        <w:rPr>
          <w:rFonts w:ascii="Segoe UI" w:eastAsia="Times New Roman" w:hAnsi="Segoe UI" w:cs="Segoe UI"/>
          <w:color w:val="24292E"/>
          <w:sz w:val="24"/>
          <w:szCs w:val="24"/>
          <w:lang w:eastAsia="en-GB"/>
        </w:rPr>
        <w:lastRenderedPageBreak/>
        <w:t>environment was amazing. It was like someone had peeled the protective layer off the sun. The humidity was high too. Being outdoors in bright, warm, humid conditions at the start of November felt unreal. "Welcome to the Southern Hemisphere", I thought.</w:t>
      </w:r>
    </w:p>
    <w:p w14:paraId="29C92CBF"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I felt nervous as I walked to the security gate. "Is there any reason why I should not be able to gain entry into Australia?", I thought. I looked at the Australian travel entry card. It had a multitude of tick boxes relating to ‘Have you recently been to country…’ Thankfully, I </w:t>
      </w:r>
      <w:proofErr w:type="gramStart"/>
      <w:r w:rsidRPr="006F30FD">
        <w:rPr>
          <w:rFonts w:ascii="Segoe UI" w:eastAsia="Times New Roman" w:hAnsi="Segoe UI" w:cs="Segoe UI"/>
          <w:color w:val="24292E"/>
          <w:sz w:val="24"/>
          <w:szCs w:val="24"/>
          <w:lang w:eastAsia="en-GB"/>
        </w:rPr>
        <w:t>wasn't</w:t>
      </w:r>
      <w:proofErr w:type="gramEnd"/>
      <w:r w:rsidRPr="006F30FD">
        <w:rPr>
          <w:rFonts w:ascii="Segoe UI" w:eastAsia="Times New Roman" w:hAnsi="Segoe UI" w:cs="Segoe UI"/>
          <w:color w:val="24292E"/>
          <w:sz w:val="24"/>
          <w:szCs w:val="24"/>
          <w:lang w:eastAsia="en-GB"/>
        </w:rPr>
        <w:t xml:space="preserve"> a frequent traveller. I knew my work visa application was successful. I had email confirmation. My passport had been assigned a digital visa. What if it </w:t>
      </w:r>
      <w:proofErr w:type="gramStart"/>
      <w:r w:rsidRPr="006F30FD">
        <w:rPr>
          <w:rFonts w:ascii="Segoe UI" w:eastAsia="Times New Roman" w:hAnsi="Segoe UI" w:cs="Segoe UI"/>
          <w:color w:val="24292E"/>
          <w:sz w:val="24"/>
          <w:szCs w:val="24"/>
          <w:lang w:eastAsia="en-GB"/>
        </w:rPr>
        <w:t>hadn't</w:t>
      </w:r>
      <w:proofErr w:type="gramEnd"/>
      <w:r w:rsidRPr="006F30FD">
        <w:rPr>
          <w:rFonts w:ascii="Segoe UI" w:eastAsia="Times New Roman" w:hAnsi="Segoe UI" w:cs="Segoe UI"/>
          <w:color w:val="24292E"/>
          <w:sz w:val="24"/>
          <w:szCs w:val="24"/>
          <w:lang w:eastAsia="en-GB"/>
        </w:rPr>
        <w:t>? What if there were other entrance issues?</w:t>
      </w:r>
    </w:p>
    <w:p w14:paraId="25C657DB"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I handed my passport and boarding card to the border officer. They looked carefully at my documentation and then at me. The officer looked European. When the officer began to talk, the tone, tempo and pitch reaffirmed I was now in Australia. He asked, "where’s your visa?" I hesitantly replied, "I have a digital visa". His confused gaze made me feel nervous. He passed my British passport to his colleague who took it away. From afar I saw my passport being scanned. It was swiftly handed back to the first officer. He flicked through the pages of the passport with a level of care. On finding a fresh page an inked stamp was firmly applied. The passport was handed back to me. I felt elation as the stresses fluttered away.</w:t>
      </w:r>
    </w:p>
    <w:p w14:paraId="45253670"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proofErr w:type="gramStart"/>
      <w:r w:rsidRPr="006F30FD">
        <w:rPr>
          <w:rFonts w:ascii="Segoe UI" w:eastAsia="Times New Roman" w:hAnsi="Segoe UI" w:cs="Segoe UI"/>
          <w:color w:val="24292E"/>
          <w:sz w:val="24"/>
          <w:szCs w:val="24"/>
          <w:lang w:eastAsia="en-GB"/>
        </w:rPr>
        <w:t>My next goal,</w:t>
      </w:r>
      <w:proofErr w:type="gramEnd"/>
      <w:r w:rsidRPr="006F30FD">
        <w:rPr>
          <w:rFonts w:ascii="Segoe UI" w:eastAsia="Times New Roman" w:hAnsi="Segoe UI" w:cs="Segoe UI"/>
          <w:color w:val="24292E"/>
          <w:sz w:val="24"/>
          <w:szCs w:val="24"/>
          <w:lang w:eastAsia="en-GB"/>
        </w:rPr>
        <w:t xml:space="preserve"> was to negotiate the luggage carousel. My suitcase was already doing the rounds when I arrived. I effortfully lifted it onto the floor. With it being a modern suitcase, it had wheels and a retractable handle. The suitcase was perfectly designed for navigating the smooth, buttery floor surfaces of the airport. The suitcase and I made our way through the "Declare or Nothing to Declare" zone and into arrivals where many a welcoming party stood. If a loved one </w:t>
      </w:r>
      <w:proofErr w:type="gramStart"/>
      <w:r w:rsidRPr="006F30FD">
        <w:rPr>
          <w:rFonts w:ascii="Segoe UI" w:eastAsia="Times New Roman" w:hAnsi="Segoe UI" w:cs="Segoe UI"/>
          <w:color w:val="24292E"/>
          <w:sz w:val="24"/>
          <w:szCs w:val="24"/>
          <w:lang w:eastAsia="en-GB"/>
        </w:rPr>
        <w:t>wasn't</w:t>
      </w:r>
      <w:proofErr w:type="gramEnd"/>
      <w:r w:rsidRPr="006F30FD">
        <w:rPr>
          <w:rFonts w:ascii="Segoe UI" w:eastAsia="Times New Roman" w:hAnsi="Segoe UI" w:cs="Segoe UI"/>
          <w:color w:val="24292E"/>
          <w:sz w:val="24"/>
          <w:szCs w:val="24"/>
          <w:lang w:eastAsia="en-GB"/>
        </w:rPr>
        <w:t xml:space="preserve"> present, a mobile phone provider was. Many Australian </w:t>
      </w:r>
      <w:proofErr w:type="spellStart"/>
      <w:r w:rsidRPr="006F30FD">
        <w:rPr>
          <w:rFonts w:ascii="Segoe UI" w:eastAsia="Times New Roman" w:hAnsi="Segoe UI" w:cs="Segoe UI"/>
          <w:color w:val="24292E"/>
          <w:sz w:val="24"/>
          <w:szCs w:val="24"/>
          <w:lang w:eastAsia="en-GB"/>
        </w:rPr>
        <w:t>telecomms</w:t>
      </w:r>
      <w:proofErr w:type="spellEnd"/>
      <w:r w:rsidRPr="006F30FD">
        <w:rPr>
          <w:rFonts w:ascii="Segoe UI" w:eastAsia="Times New Roman" w:hAnsi="Segoe UI" w:cs="Segoe UI"/>
          <w:color w:val="24292E"/>
          <w:sz w:val="24"/>
          <w:szCs w:val="24"/>
          <w:lang w:eastAsia="en-GB"/>
        </w:rPr>
        <w:t xml:space="preserve"> firms had booths. I recognised Vodafone. Vodafone was one of the worst performing service providers in the UK. I wondered, with everything being down under, was Vodafone the best mobile provider here?</w:t>
      </w:r>
    </w:p>
    <w:p w14:paraId="3FA64446"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I walked over to the Vodafone booth. </w:t>
      </w:r>
      <w:proofErr w:type="gramStart"/>
      <w:r w:rsidRPr="006F30FD">
        <w:rPr>
          <w:rFonts w:ascii="Segoe UI" w:eastAsia="Times New Roman" w:hAnsi="Segoe UI" w:cs="Segoe UI"/>
          <w:color w:val="24292E"/>
          <w:sz w:val="24"/>
          <w:szCs w:val="24"/>
          <w:lang w:eastAsia="en-GB"/>
        </w:rPr>
        <w:t>I</w:t>
      </w:r>
      <w:proofErr w:type="gramEnd"/>
      <w:r w:rsidRPr="006F30FD">
        <w:rPr>
          <w:rFonts w:ascii="Segoe UI" w:eastAsia="Times New Roman" w:hAnsi="Segoe UI" w:cs="Segoe UI"/>
          <w:color w:val="24292E"/>
          <w:sz w:val="24"/>
          <w:szCs w:val="24"/>
          <w:lang w:eastAsia="en-GB"/>
        </w:rPr>
        <w:t xml:space="preserve"> </w:t>
      </w:r>
      <w:proofErr w:type="spellStart"/>
      <w:r w:rsidRPr="006F30FD">
        <w:rPr>
          <w:rFonts w:ascii="Segoe UI" w:eastAsia="Times New Roman" w:hAnsi="Segoe UI" w:cs="Segoe UI"/>
          <w:color w:val="24292E"/>
          <w:sz w:val="24"/>
          <w:szCs w:val="24"/>
          <w:lang w:eastAsia="en-GB"/>
        </w:rPr>
        <w:t>spoken</w:t>
      </w:r>
      <w:proofErr w:type="spellEnd"/>
      <w:r w:rsidRPr="006F30FD">
        <w:rPr>
          <w:rFonts w:ascii="Segoe UI" w:eastAsia="Times New Roman" w:hAnsi="Segoe UI" w:cs="Segoe UI"/>
          <w:color w:val="24292E"/>
          <w:sz w:val="24"/>
          <w:szCs w:val="24"/>
          <w:lang w:eastAsia="en-GB"/>
        </w:rPr>
        <w:t xml:space="preserve"> to immediately by an enthusiastic employee. I was to discover the enthusiasm and energy levels of Australians was, relatively speaking, far higher than mine. Vodafone offered </w:t>
      </w:r>
      <w:proofErr w:type="gramStart"/>
      <w:r w:rsidRPr="006F30FD">
        <w:rPr>
          <w:rFonts w:ascii="Segoe UI" w:eastAsia="Times New Roman" w:hAnsi="Segoe UI" w:cs="Segoe UI"/>
          <w:color w:val="24292E"/>
          <w:sz w:val="24"/>
          <w:szCs w:val="24"/>
          <w:lang w:eastAsia="en-GB"/>
        </w:rPr>
        <w:t>a number of</w:t>
      </w:r>
      <w:proofErr w:type="gramEnd"/>
      <w:r w:rsidRPr="006F30FD">
        <w:rPr>
          <w:rFonts w:ascii="Segoe UI" w:eastAsia="Times New Roman" w:hAnsi="Segoe UI" w:cs="Segoe UI"/>
          <w:color w:val="24292E"/>
          <w:sz w:val="24"/>
          <w:szCs w:val="24"/>
          <w:lang w:eastAsia="en-GB"/>
        </w:rPr>
        <w:t xml:space="preserve"> deals. I had no clue if these deals were steals. I had to do my research before handing over my money. I took some of their literature and tootled on. I looked up and saw a set of large public transport signs. I was happy to see directions to the train station. I love travelling by rail. A recent trip to Japan, experiencing their luxurious, punctual network, elevated my appreciation.</w:t>
      </w:r>
    </w:p>
    <w:p w14:paraId="6896063F"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At the ticket booth I enquired about a single ticket to the city. The train guard said, "You will need 2 tickets: a special ticket to enter the platform at the airport and one to exit the barriers in the city. Total cost is AU$40". I was still used to dealing with </w:t>
      </w:r>
      <w:r w:rsidRPr="006F30FD">
        <w:rPr>
          <w:rFonts w:ascii="Segoe UI" w:eastAsia="Times New Roman" w:hAnsi="Segoe UI" w:cs="Segoe UI"/>
          <w:color w:val="24292E"/>
          <w:sz w:val="24"/>
          <w:szCs w:val="24"/>
          <w:lang w:eastAsia="en-GB"/>
        </w:rPr>
        <w:lastRenderedPageBreak/>
        <w:t xml:space="preserve">costs in pounds. £40 for a regional train ticket was expensive. Was AU$40? I belligerently paid the amount, still not clear on the amount in £s. I walked to the platform, </w:t>
      </w:r>
      <w:proofErr w:type="gramStart"/>
      <w:r w:rsidRPr="006F30FD">
        <w:rPr>
          <w:rFonts w:ascii="Segoe UI" w:eastAsia="Times New Roman" w:hAnsi="Segoe UI" w:cs="Segoe UI"/>
          <w:color w:val="24292E"/>
          <w:sz w:val="24"/>
          <w:szCs w:val="24"/>
          <w:lang w:eastAsia="en-GB"/>
        </w:rPr>
        <w:t>calculated</w:t>
      </w:r>
      <w:proofErr w:type="gramEnd"/>
      <w:r w:rsidRPr="006F30FD">
        <w:rPr>
          <w:rFonts w:ascii="Segoe UI" w:eastAsia="Times New Roman" w:hAnsi="Segoe UI" w:cs="Segoe UI"/>
          <w:color w:val="24292E"/>
          <w:sz w:val="24"/>
          <w:szCs w:val="24"/>
          <w:lang w:eastAsia="en-GB"/>
        </w:rPr>
        <w:t xml:space="preserve"> and baulked. The ticket cost was north of £20. For a 20-minute, regional journey, this was absurd. Was this amount to set a precedent for all retail goods in Australia?</w:t>
      </w:r>
    </w:p>
    <w:p w14:paraId="5E7A9067"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The train arrived. It was like nothing I had experienced before, a double decker. I chose a seat on the lower deck given my bulky luggage. After managing to shepherd my wheeled suitcases, I felt a little calmer. I brought my awareness to the passengers around me. I caught myself people watching, fascinated by their fashion, chat &amp; mannerisms. Teenage girls wore denim shorts, wedged so far up their </w:t>
      </w:r>
      <w:proofErr w:type="gramStart"/>
      <w:r w:rsidRPr="006F30FD">
        <w:rPr>
          <w:rFonts w:ascii="Segoe UI" w:eastAsia="Times New Roman" w:hAnsi="Segoe UI" w:cs="Segoe UI"/>
          <w:color w:val="24292E"/>
          <w:sz w:val="24"/>
          <w:szCs w:val="24"/>
          <w:lang w:eastAsia="en-GB"/>
        </w:rPr>
        <w:t>arses</w:t>
      </w:r>
      <w:proofErr w:type="gramEnd"/>
      <w:r w:rsidRPr="006F30FD">
        <w:rPr>
          <w:rFonts w:ascii="Segoe UI" w:eastAsia="Times New Roman" w:hAnsi="Segoe UI" w:cs="Segoe UI"/>
          <w:color w:val="24292E"/>
          <w:sz w:val="24"/>
          <w:szCs w:val="24"/>
          <w:lang w:eastAsia="en-GB"/>
        </w:rPr>
        <w:t xml:space="preserve"> that, from my perspective, it looked like their buttocks had consumed them. A couple of young women sat in the seats opposite me and chatted away. I was surprised by their unvarnished, blunt description of the world around them.</w:t>
      </w:r>
    </w:p>
    <w:p w14:paraId="1F02A061"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I noticed that me, the people watcher, became the one being watched. I was wearing dark clothing: A black T-Shirt, tight, dark blue </w:t>
      </w:r>
      <w:proofErr w:type="gramStart"/>
      <w:r w:rsidRPr="006F30FD">
        <w:rPr>
          <w:rFonts w:ascii="Segoe UI" w:eastAsia="Times New Roman" w:hAnsi="Segoe UI" w:cs="Segoe UI"/>
          <w:color w:val="24292E"/>
          <w:sz w:val="24"/>
          <w:szCs w:val="24"/>
          <w:lang w:eastAsia="en-GB"/>
        </w:rPr>
        <w:t>jeans</w:t>
      </w:r>
      <w:proofErr w:type="gramEnd"/>
      <w:r w:rsidRPr="006F30FD">
        <w:rPr>
          <w:rFonts w:ascii="Segoe UI" w:eastAsia="Times New Roman" w:hAnsi="Segoe UI" w:cs="Segoe UI"/>
          <w:color w:val="24292E"/>
          <w:sz w:val="24"/>
          <w:szCs w:val="24"/>
          <w:lang w:eastAsia="en-GB"/>
        </w:rPr>
        <w:t xml:space="preserve"> and a pair of narrow, pointy, brown shoes. I struck an impressive stature, given my wardrobe and athletic body. My paranoia waned as, out the corner of my eye, I saw the impending Sydney cityscape. The skyscrapers towered, rising like shards out of a sci-fi movie. It reminded me of Toronto, Canada. Both were large, modern cities established in British colonial times. Sydney’s skyline was unmissable with its large Shangri-La and CN Tower buildings. The two other noticeable landmarks were the Sydney Harbour Bridge and Opera House. The harbour at Circular Key, which encompassed the cityscape, was a hive of activity. Passenger boats appeared to be ballroom dancing, </w:t>
      </w:r>
      <w:proofErr w:type="gramStart"/>
      <w:r w:rsidRPr="006F30FD">
        <w:rPr>
          <w:rFonts w:ascii="Segoe UI" w:eastAsia="Times New Roman" w:hAnsi="Segoe UI" w:cs="Segoe UI"/>
          <w:color w:val="24292E"/>
          <w:sz w:val="24"/>
          <w:szCs w:val="24"/>
          <w:lang w:eastAsia="en-GB"/>
        </w:rPr>
        <w:t>arriving</w:t>
      </w:r>
      <w:proofErr w:type="gramEnd"/>
      <w:r w:rsidRPr="006F30FD">
        <w:rPr>
          <w:rFonts w:ascii="Segoe UI" w:eastAsia="Times New Roman" w:hAnsi="Segoe UI" w:cs="Segoe UI"/>
          <w:color w:val="24292E"/>
          <w:sz w:val="24"/>
          <w:szCs w:val="24"/>
          <w:lang w:eastAsia="en-GB"/>
        </w:rPr>
        <w:t xml:space="preserve"> and departing in a fascinating, coordinated fashion.</w:t>
      </w:r>
    </w:p>
    <w:p w14:paraId="42CF5E5D"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The A4 paper print out detailed the location of my accommodation. The next steps of my journey were to walk from Circular Quay station to the remote apartment. Upon arrival, I noticed a sea of vehicles, which was no shock given the accommodation was located close to the freeway. I turned to the next page of my print outs that detailed the apartment check-in procedure. </w:t>
      </w:r>
      <w:proofErr w:type="gramStart"/>
      <w:r w:rsidRPr="006F30FD">
        <w:rPr>
          <w:rFonts w:ascii="Segoe UI" w:eastAsia="Times New Roman" w:hAnsi="Segoe UI" w:cs="Segoe UI"/>
          <w:color w:val="24292E"/>
          <w:sz w:val="24"/>
          <w:szCs w:val="24"/>
          <w:lang w:eastAsia="en-GB"/>
        </w:rPr>
        <w:t>Thankfully</w:t>
      </w:r>
      <w:proofErr w:type="gramEnd"/>
      <w:r w:rsidRPr="006F30FD">
        <w:rPr>
          <w:rFonts w:ascii="Segoe UI" w:eastAsia="Times New Roman" w:hAnsi="Segoe UI" w:cs="Segoe UI"/>
          <w:color w:val="24292E"/>
          <w:sz w:val="24"/>
          <w:szCs w:val="24"/>
          <w:lang w:eastAsia="en-GB"/>
        </w:rPr>
        <w:t xml:space="preserve"> the instructions were illustrated. I entered the number sequence 9876 (a secure number if ever there was one) into the key safe. The door immediately sprung open, revealing a set of keys. The moment had the hallmarks of a scene from legendary Nintendo game Zelda. The accompanying "Level completed" music played sinuously in my thoughts.</w:t>
      </w:r>
    </w:p>
    <w:p w14:paraId="2863E74F"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On opening the door to the </w:t>
      </w:r>
      <w:proofErr w:type="gramStart"/>
      <w:r w:rsidRPr="006F30FD">
        <w:rPr>
          <w:rFonts w:ascii="Segoe UI" w:eastAsia="Times New Roman" w:hAnsi="Segoe UI" w:cs="Segoe UI"/>
          <w:color w:val="24292E"/>
          <w:sz w:val="24"/>
          <w:szCs w:val="24"/>
          <w:lang w:eastAsia="en-GB"/>
        </w:rPr>
        <w:t>apartment</w:t>
      </w:r>
      <w:proofErr w:type="gramEnd"/>
      <w:r w:rsidRPr="006F30FD">
        <w:rPr>
          <w:rFonts w:ascii="Segoe UI" w:eastAsia="Times New Roman" w:hAnsi="Segoe UI" w:cs="Segoe UI"/>
          <w:color w:val="24292E"/>
          <w:sz w:val="24"/>
          <w:szCs w:val="24"/>
          <w:lang w:eastAsia="en-GB"/>
        </w:rPr>
        <w:t xml:space="preserve"> I noticed a lack of walls. I was not used to such an open environment, having lived in a small, sectioned, terraced house. It was interesting having the bedroom, </w:t>
      </w:r>
      <w:proofErr w:type="gramStart"/>
      <w:r w:rsidRPr="006F30FD">
        <w:rPr>
          <w:rFonts w:ascii="Segoe UI" w:eastAsia="Times New Roman" w:hAnsi="Segoe UI" w:cs="Segoe UI"/>
          <w:color w:val="24292E"/>
          <w:sz w:val="24"/>
          <w:szCs w:val="24"/>
          <w:lang w:eastAsia="en-GB"/>
        </w:rPr>
        <w:t>lounge</w:t>
      </w:r>
      <w:proofErr w:type="gramEnd"/>
      <w:r w:rsidRPr="006F30FD">
        <w:rPr>
          <w:rFonts w:ascii="Segoe UI" w:eastAsia="Times New Roman" w:hAnsi="Segoe UI" w:cs="Segoe UI"/>
          <w:color w:val="24292E"/>
          <w:sz w:val="24"/>
          <w:szCs w:val="24"/>
          <w:lang w:eastAsia="en-GB"/>
        </w:rPr>
        <w:t xml:space="preserve"> and kitchen in one large room. You could literally watch your eggs fry from the comfort of your own bed. I did love the natural light levels. Light poured in through the windows on the one side of the apartment and diffused through light, beige curtains. I decided to take a closer look at the apartment's contents. I opened each cupboard and drawer was to familiarise myself </w:t>
      </w:r>
      <w:r w:rsidRPr="006F30FD">
        <w:rPr>
          <w:rFonts w:ascii="Segoe UI" w:eastAsia="Times New Roman" w:hAnsi="Segoe UI" w:cs="Segoe UI"/>
          <w:color w:val="24292E"/>
          <w:sz w:val="24"/>
          <w:szCs w:val="24"/>
          <w:lang w:eastAsia="en-GB"/>
        </w:rPr>
        <w:lastRenderedPageBreak/>
        <w:t>with their contents. I loved familiarising myself with my new surroundings. I would be calling this place home for the next 2 weeks.</w:t>
      </w:r>
    </w:p>
    <w:p w14:paraId="1BAD8D28"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There was nothing interesting about any of the </w:t>
      </w:r>
      <w:proofErr w:type="gramStart"/>
      <w:r w:rsidRPr="006F30FD">
        <w:rPr>
          <w:rFonts w:ascii="Segoe UI" w:eastAsia="Times New Roman" w:hAnsi="Segoe UI" w:cs="Segoe UI"/>
          <w:color w:val="24292E"/>
          <w:sz w:val="24"/>
          <w:szCs w:val="24"/>
          <w:lang w:eastAsia="en-GB"/>
        </w:rPr>
        <w:t>apartments</w:t>
      </w:r>
      <w:proofErr w:type="gramEnd"/>
      <w:r w:rsidRPr="006F30FD">
        <w:rPr>
          <w:rFonts w:ascii="Segoe UI" w:eastAsia="Times New Roman" w:hAnsi="Segoe UI" w:cs="Segoe UI"/>
          <w:color w:val="24292E"/>
          <w:sz w:val="24"/>
          <w:szCs w:val="24"/>
          <w:lang w:eastAsia="en-GB"/>
        </w:rPr>
        <w:t xml:space="preserve"> contents. My inquisitive needs were starved. I turned to my bag and began to rifle through it instead. Clothes, </w:t>
      </w:r>
      <w:proofErr w:type="gramStart"/>
      <w:r w:rsidRPr="006F30FD">
        <w:rPr>
          <w:rFonts w:ascii="Segoe UI" w:eastAsia="Times New Roman" w:hAnsi="Segoe UI" w:cs="Segoe UI"/>
          <w:color w:val="24292E"/>
          <w:sz w:val="24"/>
          <w:szCs w:val="24"/>
          <w:lang w:eastAsia="en-GB"/>
        </w:rPr>
        <w:t>clothes</w:t>
      </w:r>
      <w:proofErr w:type="gramEnd"/>
      <w:r w:rsidRPr="006F30FD">
        <w:rPr>
          <w:rFonts w:ascii="Segoe UI" w:eastAsia="Times New Roman" w:hAnsi="Segoe UI" w:cs="Segoe UI"/>
          <w:color w:val="24292E"/>
          <w:sz w:val="24"/>
          <w:szCs w:val="24"/>
          <w:lang w:eastAsia="en-GB"/>
        </w:rPr>
        <w:t xml:space="preserve"> and more clothes. "Ah!", I said as I had located my electronic gadgets. I had a gander at the labels on my back-up compact disks: Microsoft Office 2003, My Documents, Movies, TV Show Episodes, then I saw it, my porn collection. I loved soft porn, especially that of naked women with large breasts. I didn’t realise </w:t>
      </w:r>
      <w:proofErr w:type="gramStart"/>
      <w:r w:rsidRPr="006F30FD">
        <w:rPr>
          <w:rFonts w:ascii="Segoe UI" w:eastAsia="Times New Roman" w:hAnsi="Segoe UI" w:cs="Segoe UI"/>
          <w:color w:val="24292E"/>
          <w:sz w:val="24"/>
          <w:szCs w:val="24"/>
          <w:lang w:eastAsia="en-GB"/>
        </w:rPr>
        <w:t>then,</w:t>
      </w:r>
      <w:proofErr w:type="gramEnd"/>
      <w:r w:rsidRPr="006F30FD">
        <w:rPr>
          <w:rFonts w:ascii="Segoe UI" w:eastAsia="Times New Roman" w:hAnsi="Segoe UI" w:cs="Segoe UI"/>
          <w:color w:val="24292E"/>
          <w:sz w:val="24"/>
          <w:szCs w:val="24"/>
          <w:lang w:eastAsia="en-GB"/>
        </w:rPr>
        <w:t xml:space="preserve"> I had an unhealthy addiction to this material. The adrenaline rush prior and the resultant orgasm post masturbation was a high I </w:t>
      </w:r>
      <w:proofErr w:type="gramStart"/>
      <w:r w:rsidRPr="006F30FD">
        <w:rPr>
          <w:rFonts w:ascii="Segoe UI" w:eastAsia="Times New Roman" w:hAnsi="Segoe UI" w:cs="Segoe UI"/>
          <w:color w:val="24292E"/>
          <w:sz w:val="24"/>
          <w:szCs w:val="24"/>
          <w:lang w:eastAsia="en-GB"/>
        </w:rPr>
        <w:t>couldn’t</w:t>
      </w:r>
      <w:proofErr w:type="gramEnd"/>
      <w:r w:rsidRPr="006F30FD">
        <w:rPr>
          <w:rFonts w:ascii="Segoe UI" w:eastAsia="Times New Roman" w:hAnsi="Segoe UI" w:cs="Segoe UI"/>
          <w:color w:val="24292E"/>
          <w:sz w:val="24"/>
          <w:szCs w:val="24"/>
          <w:lang w:eastAsia="en-GB"/>
        </w:rPr>
        <w:t xml:space="preserve"> get enough of. The 2 days I had spent travelling to Sydney, 2 days without masturbating, was probably the longest period I had gone "cold turkey" in years. As I looked at those </w:t>
      </w:r>
      <w:proofErr w:type="gramStart"/>
      <w:r w:rsidRPr="006F30FD">
        <w:rPr>
          <w:rFonts w:ascii="Segoe UI" w:eastAsia="Times New Roman" w:hAnsi="Segoe UI" w:cs="Segoe UI"/>
          <w:color w:val="24292E"/>
          <w:sz w:val="24"/>
          <w:szCs w:val="24"/>
          <w:lang w:eastAsia="en-GB"/>
        </w:rPr>
        <w:t>CDs</w:t>
      </w:r>
      <w:proofErr w:type="gramEnd"/>
      <w:r w:rsidRPr="006F30FD">
        <w:rPr>
          <w:rFonts w:ascii="Segoe UI" w:eastAsia="Times New Roman" w:hAnsi="Segoe UI" w:cs="Segoe UI"/>
          <w:color w:val="24292E"/>
          <w:sz w:val="24"/>
          <w:szCs w:val="24"/>
          <w:lang w:eastAsia="en-GB"/>
        </w:rPr>
        <w:t xml:space="preserve"> I felt anger. My addiction was the reason I lost my previous job. Did I want to continue viewing this material?</w:t>
      </w:r>
    </w:p>
    <w:p w14:paraId="6C0CE7A2"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I took each CD and broke it into shards. I poured the remnants into the bin. It was an empowering feeling, with a hint of regret. Like all addictions, it was eating away at my conscious thoughts. Even though I had rid myself of the pornography, it </w:t>
      </w:r>
      <w:proofErr w:type="gramStart"/>
      <w:r w:rsidRPr="006F30FD">
        <w:rPr>
          <w:rFonts w:ascii="Segoe UI" w:eastAsia="Times New Roman" w:hAnsi="Segoe UI" w:cs="Segoe UI"/>
          <w:color w:val="24292E"/>
          <w:sz w:val="24"/>
          <w:szCs w:val="24"/>
          <w:lang w:eastAsia="en-GB"/>
        </w:rPr>
        <w:t>didn’t</w:t>
      </w:r>
      <w:proofErr w:type="gramEnd"/>
      <w:r w:rsidRPr="006F30FD">
        <w:rPr>
          <w:rFonts w:ascii="Segoe UI" w:eastAsia="Times New Roman" w:hAnsi="Segoe UI" w:cs="Segoe UI"/>
          <w:color w:val="24292E"/>
          <w:sz w:val="24"/>
          <w:szCs w:val="24"/>
          <w:lang w:eastAsia="en-GB"/>
        </w:rPr>
        <w:t xml:space="preserve"> stop the need. Where did I draw the boundary? Was I to stop masturbating </w:t>
      </w:r>
      <w:r w:rsidRPr="006F30FD">
        <w:rPr>
          <w:rFonts w:ascii="Segoe UI" w:eastAsia="Times New Roman" w:hAnsi="Segoe UI" w:cs="Segoe UI"/>
          <w:i/>
          <w:iCs/>
          <w:color w:val="24292E"/>
          <w:sz w:val="24"/>
          <w:szCs w:val="24"/>
          <w:lang w:eastAsia="en-GB"/>
        </w:rPr>
        <w:t>full stop</w:t>
      </w:r>
      <w:r w:rsidRPr="006F30FD">
        <w:rPr>
          <w:rFonts w:ascii="Segoe UI" w:eastAsia="Times New Roman" w:hAnsi="Segoe UI" w:cs="Segoe UI"/>
          <w:color w:val="24292E"/>
          <w:sz w:val="24"/>
          <w:szCs w:val="24"/>
          <w:lang w:eastAsia="en-GB"/>
        </w:rPr>
        <w:t xml:space="preserve"> or masturbate under certain, allowable conditions? As I attended to these thoughts, I decided that masturbation was allowable if it </w:t>
      </w:r>
      <w:proofErr w:type="gramStart"/>
      <w:r w:rsidRPr="006F30FD">
        <w:rPr>
          <w:rFonts w:ascii="Segoe UI" w:eastAsia="Times New Roman" w:hAnsi="Segoe UI" w:cs="Segoe UI"/>
          <w:color w:val="24292E"/>
          <w:sz w:val="24"/>
          <w:szCs w:val="24"/>
          <w:lang w:eastAsia="en-GB"/>
        </w:rPr>
        <w:t>wasn't</w:t>
      </w:r>
      <w:proofErr w:type="gramEnd"/>
      <w:r w:rsidRPr="006F30FD">
        <w:rPr>
          <w:rFonts w:ascii="Segoe UI" w:eastAsia="Times New Roman" w:hAnsi="Segoe UI" w:cs="Segoe UI"/>
          <w:color w:val="24292E"/>
          <w:sz w:val="24"/>
          <w:szCs w:val="24"/>
          <w:lang w:eastAsia="en-GB"/>
        </w:rPr>
        <w:t xml:space="preserve"> stimulated by pornographic material. That </w:t>
      </w:r>
      <w:proofErr w:type="spellStart"/>
      <w:r w:rsidRPr="006F30FD">
        <w:rPr>
          <w:rFonts w:ascii="Segoe UI" w:eastAsia="Times New Roman" w:hAnsi="Segoe UI" w:cs="Segoe UI"/>
          <w:color w:val="24292E"/>
          <w:sz w:val="24"/>
          <w:szCs w:val="24"/>
          <w:lang w:eastAsia="en-GB"/>
        </w:rPr>
        <w:t>decicion</w:t>
      </w:r>
      <w:proofErr w:type="spellEnd"/>
      <w:r w:rsidRPr="006F30FD">
        <w:rPr>
          <w:rFonts w:ascii="Segoe UI" w:eastAsia="Times New Roman" w:hAnsi="Segoe UI" w:cs="Segoe UI"/>
          <w:color w:val="24292E"/>
          <w:sz w:val="24"/>
          <w:szCs w:val="24"/>
          <w:lang w:eastAsia="en-GB"/>
        </w:rPr>
        <w:t xml:space="preserve"> gave me all the permission I needed to continue this sinful behaviour.</w:t>
      </w:r>
    </w:p>
    <w:p w14:paraId="461F2338"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As I orgasmed and felt the temporary high that I </w:t>
      </w:r>
      <w:proofErr w:type="spellStart"/>
      <w:r w:rsidRPr="006F30FD">
        <w:rPr>
          <w:rFonts w:ascii="Segoe UI" w:eastAsia="Times New Roman" w:hAnsi="Segoe UI" w:cs="Segoe UI"/>
          <w:color w:val="24292E"/>
          <w:sz w:val="24"/>
          <w:szCs w:val="24"/>
          <w:lang w:eastAsia="en-GB"/>
        </w:rPr>
        <w:t>seeked</w:t>
      </w:r>
      <w:proofErr w:type="spellEnd"/>
      <w:r w:rsidRPr="006F30FD">
        <w:rPr>
          <w:rFonts w:ascii="Segoe UI" w:eastAsia="Times New Roman" w:hAnsi="Segoe UI" w:cs="Segoe UI"/>
          <w:color w:val="24292E"/>
          <w:sz w:val="24"/>
          <w:szCs w:val="24"/>
          <w:lang w:eastAsia="en-GB"/>
        </w:rPr>
        <w:t xml:space="preserve">, I took a deep breath out and regained my focus. I still had a large list of jobs that needed completing. I showered and changed into my summer wears. I made my way to the bright, busy beat of the street outside. It was lunch time. The streets of Sydney CBD were buzzing. A large gathering of formally clothed office workers hung around St Martin’s Square and George Street. I did what every tourist does in an unfamiliar environment, I people watched. George Street's shopping arcade impressed upon me a feeling of Victorian British pride. Details of its colonial heritage were </w:t>
      </w:r>
      <w:proofErr w:type="spellStart"/>
      <w:r w:rsidRPr="006F30FD">
        <w:rPr>
          <w:rFonts w:ascii="Segoe UI" w:eastAsia="Times New Roman" w:hAnsi="Segoe UI" w:cs="Segoe UI"/>
          <w:color w:val="24292E"/>
          <w:sz w:val="24"/>
          <w:szCs w:val="24"/>
          <w:lang w:eastAsia="en-GB"/>
        </w:rPr>
        <w:t>placarded</w:t>
      </w:r>
      <w:proofErr w:type="spellEnd"/>
      <w:r w:rsidRPr="006F30FD">
        <w:rPr>
          <w:rFonts w:ascii="Segoe UI" w:eastAsia="Times New Roman" w:hAnsi="Segoe UI" w:cs="Segoe UI"/>
          <w:color w:val="24292E"/>
          <w:sz w:val="24"/>
          <w:szCs w:val="24"/>
          <w:lang w:eastAsia="en-GB"/>
        </w:rPr>
        <w:t xml:space="preserve"> on its Victorian architectural cues.</w:t>
      </w:r>
    </w:p>
    <w:p w14:paraId="3396EE71"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I exited and looked across the crossroads. I nearly wept. "Is that… Woolworths!?" I said aloud. Woolworths had recently closed its UK operation, but it appeared to be alive and well in Sydney. The pedestrian crossing indicated it was safe to proceed. I walked diagonally across the road and in through "</w:t>
      </w:r>
      <w:proofErr w:type="spellStart"/>
      <w:r w:rsidRPr="006F30FD">
        <w:rPr>
          <w:rFonts w:ascii="Segoe UI" w:eastAsia="Times New Roman" w:hAnsi="Segoe UI" w:cs="Segoe UI"/>
          <w:color w:val="24292E"/>
          <w:sz w:val="24"/>
          <w:szCs w:val="24"/>
          <w:lang w:eastAsia="en-GB"/>
        </w:rPr>
        <w:t>Woolies</w:t>
      </w:r>
      <w:proofErr w:type="spellEnd"/>
      <w:r w:rsidRPr="006F30FD">
        <w:rPr>
          <w:rFonts w:ascii="Segoe UI" w:eastAsia="Times New Roman" w:hAnsi="Segoe UI" w:cs="Segoe UI"/>
          <w:color w:val="24292E"/>
          <w:sz w:val="24"/>
          <w:szCs w:val="24"/>
          <w:lang w:eastAsia="en-GB"/>
        </w:rPr>
        <w:t xml:space="preserve">" entrance. My initial observations were one of amazement. This was a supermarket, not a hodgepodge discount store like its UK cousin. There were three floors. The lower ground level extended its reach into St. Martin’s Square train station. I took a further look at the fresh produce. "Bloody hell, the bananas were expensive. These mangoes are </w:t>
      </w:r>
      <w:r w:rsidRPr="006F30FD">
        <w:rPr>
          <w:rFonts w:ascii="Segoe UI" w:eastAsia="Times New Roman" w:hAnsi="Segoe UI" w:cs="Segoe UI"/>
          <w:color w:val="24292E"/>
          <w:sz w:val="24"/>
          <w:szCs w:val="24"/>
          <w:lang w:eastAsia="en-GB"/>
        </w:rPr>
        <w:lastRenderedPageBreak/>
        <w:t xml:space="preserve">massive! </w:t>
      </w:r>
      <w:proofErr w:type="gramStart"/>
      <w:r w:rsidRPr="006F30FD">
        <w:rPr>
          <w:rFonts w:ascii="Segoe UI" w:eastAsia="Times New Roman" w:hAnsi="Segoe UI" w:cs="Segoe UI"/>
          <w:color w:val="24292E"/>
          <w:sz w:val="24"/>
          <w:szCs w:val="24"/>
          <w:lang w:eastAsia="en-GB"/>
        </w:rPr>
        <w:t>What’s</w:t>
      </w:r>
      <w:proofErr w:type="gramEnd"/>
      <w:r w:rsidRPr="006F30FD">
        <w:rPr>
          <w:rFonts w:ascii="Segoe UI" w:eastAsia="Times New Roman" w:hAnsi="Segoe UI" w:cs="Segoe UI"/>
          <w:color w:val="24292E"/>
          <w:sz w:val="24"/>
          <w:szCs w:val="24"/>
          <w:lang w:eastAsia="en-GB"/>
        </w:rPr>
        <w:t xml:space="preserve"> that? A huge watermelon!?" I said aloud. I felt like a vegan in a </w:t>
      </w:r>
      <w:proofErr w:type="gramStart"/>
      <w:r w:rsidRPr="006F30FD">
        <w:rPr>
          <w:rFonts w:ascii="Segoe UI" w:eastAsia="Times New Roman" w:hAnsi="Segoe UI" w:cs="Segoe UI"/>
          <w:color w:val="24292E"/>
          <w:sz w:val="24"/>
          <w:szCs w:val="24"/>
          <w:lang w:eastAsia="en-GB"/>
        </w:rPr>
        <w:t>green grocers</w:t>
      </w:r>
      <w:proofErr w:type="gramEnd"/>
      <w:r w:rsidRPr="006F30FD">
        <w:rPr>
          <w:rFonts w:ascii="Segoe UI" w:eastAsia="Times New Roman" w:hAnsi="Segoe UI" w:cs="Segoe UI"/>
          <w:color w:val="24292E"/>
          <w:sz w:val="24"/>
          <w:szCs w:val="24"/>
          <w:lang w:eastAsia="en-GB"/>
        </w:rPr>
        <w:t>.</w:t>
      </w:r>
    </w:p>
    <w:p w14:paraId="40462963"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As my time spent in Woolworths elapsed, my paranoia increased. I could feel the security system eye-</w:t>
      </w:r>
      <w:proofErr w:type="spellStart"/>
      <w:r w:rsidRPr="006F30FD">
        <w:rPr>
          <w:rFonts w:ascii="Segoe UI" w:eastAsia="Times New Roman" w:hAnsi="Segoe UI" w:cs="Segoe UI"/>
          <w:color w:val="24292E"/>
          <w:sz w:val="24"/>
          <w:szCs w:val="24"/>
          <w:lang w:eastAsia="en-GB"/>
        </w:rPr>
        <w:t>ing</w:t>
      </w:r>
      <w:proofErr w:type="spellEnd"/>
      <w:r w:rsidRPr="006F30FD">
        <w:rPr>
          <w:rFonts w:ascii="Segoe UI" w:eastAsia="Times New Roman" w:hAnsi="Segoe UI" w:cs="Segoe UI"/>
          <w:color w:val="24292E"/>
          <w:sz w:val="24"/>
          <w:szCs w:val="24"/>
          <w:lang w:eastAsia="en-GB"/>
        </w:rPr>
        <w:t xml:space="preserve"> my every action. I couldn't walk out without buying </w:t>
      </w:r>
      <w:proofErr w:type="gramStart"/>
      <w:r w:rsidRPr="006F30FD">
        <w:rPr>
          <w:rFonts w:ascii="Segoe UI" w:eastAsia="Times New Roman" w:hAnsi="Segoe UI" w:cs="Segoe UI"/>
          <w:color w:val="24292E"/>
          <w:sz w:val="24"/>
          <w:szCs w:val="24"/>
          <w:lang w:eastAsia="en-GB"/>
        </w:rPr>
        <w:t>something?</w:t>
      </w:r>
      <w:proofErr w:type="gramEnd"/>
      <w:r w:rsidRPr="006F30FD">
        <w:rPr>
          <w:rFonts w:ascii="Segoe UI" w:eastAsia="Times New Roman" w:hAnsi="Segoe UI" w:cs="Segoe UI"/>
          <w:color w:val="24292E"/>
          <w:sz w:val="24"/>
          <w:szCs w:val="24"/>
          <w:lang w:eastAsia="en-GB"/>
        </w:rPr>
        <w:t xml:space="preserve"> I decided to buy something cheap. I waited in the queue at the checkout with a stick of chewing gum in my basket.</w:t>
      </w:r>
    </w:p>
    <w:p w14:paraId="5EAE879D"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After exiting the </w:t>
      </w:r>
      <w:proofErr w:type="gramStart"/>
      <w:r w:rsidRPr="006F30FD">
        <w:rPr>
          <w:rFonts w:ascii="Segoe UI" w:eastAsia="Times New Roman" w:hAnsi="Segoe UI" w:cs="Segoe UI"/>
          <w:color w:val="24292E"/>
          <w:sz w:val="24"/>
          <w:szCs w:val="24"/>
          <w:lang w:eastAsia="en-GB"/>
        </w:rPr>
        <w:t>store</w:t>
      </w:r>
      <w:proofErr w:type="gramEnd"/>
      <w:r w:rsidRPr="006F30FD">
        <w:rPr>
          <w:rFonts w:ascii="Segoe UI" w:eastAsia="Times New Roman" w:hAnsi="Segoe UI" w:cs="Segoe UI"/>
          <w:color w:val="24292E"/>
          <w:sz w:val="24"/>
          <w:szCs w:val="24"/>
          <w:lang w:eastAsia="en-GB"/>
        </w:rPr>
        <w:t xml:space="preserve"> I checked my A4 print out that listed several tasks, including:</w:t>
      </w:r>
    </w:p>
    <w:p w14:paraId="68958B44" w14:textId="77777777" w:rsidR="006F30FD" w:rsidRPr="006F30FD" w:rsidRDefault="006F30FD" w:rsidP="006F30FD">
      <w:pPr>
        <w:numPr>
          <w:ilvl w:val="0"/>
          <w:numId w:val="4"/>
        </w:numPr>
        <w:shd w:val="clear" w:color="auto" w:fill="FFFFFF"/>
        <w:spacing w:before="100" w:beforeAutospacing="1"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Open a bank account (this would help with getting paid)</w:t>
      </w:r>
    </w:p>
    <w:p w14:paraId="4C0CABDC" w14:textId="77777777" w:rsidR="006F30FD" w:rsidRPr="006F30FD" w:rsidRDefault="006F30FD" w:rsidP="006F30FD">
      <w:pPr>
        <w:numPr>
          <w:ilvl w:val="0"/>
          <w:numId w:val="4"/>
        </w:numPr>
        <w:shd w:val="clear" w:color="auto" w:fill="FFFFFF"/>
        <w:spacing w:before="60"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Organise a mobile phone contract.</w:t>
      </w:r>
    </w:p>
    <w:p w14:paraId="1D29EFF0"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The sun was beating down on the high street. I was tired, </w:t>
      </w:r>
      <w:proofErr w:type="gramStart"/>
      <w:r w:rsidRPr="006F30FD">
        <w:rPr>
          <w:rFonts w:ascii="Segoe UI" w:eastAsia="Times New Roman" w:hAnsi="Segoe UI" w:cs="Segoe UI"/>
          <w:color w:val="24292E"/>
          <w:sz w:val="24"/>
          <w:szCs w:val="24"/>
          <w:lang w:eastAsia="en-GB"/>
        </w:rPr>
        <w:t>sweaty</w:t>
      </w:r>
      <w:proofErr w:type="gramEnd"/>
      <w:r w:rsidRPr="006F30FD">
        <w:rPr>
          <w:rFonts w:ascii="Segoe UI" w:eastAsia="Times New Roman" w:hAnsi="Segoe UI" w:cs="Segoe UI"/>
          <w:color w:val="24292E"/>
          <w:sz w:val="24"/>
          <w:szCs w:val="24"/>
          <w:lang w:eastAsia="en-GB"/>
        </w:rPr>
        <w:t xml:space="preserve"> and dehydrated. Where were the banks? Mark had mentioned setting a HSBC account in the U.K. Where was the main Sydney City branch? I </w:t>
      </w:r>
      <w:proofErr w:type="gramStart"/>
      <w:r w:rsidRPr="006F30FD">
        <w:rPr>
          <w:rFonts w:ascii="Segoe UI" w:eastAsia="Times New Roman" w:hAnsi="Segoe UI" w:cs="Segoe UI"/>
          <w:color w:val="24292E"/>
          <w:sz w:val="24"/>
          <w:szCs w:val="24"/>
          <w:lang w:eastAsia="en-GB"/>
        </w:rPr>
        <w:t>hadn’t</w:t>
      </w:r>
      <w:proofErr w:type="gramEnd"/>
      <w:r w:rsidRPr="006F30FD">
        <w:rPr>
          <w:rFonts w:ascii="Segoe UI" w:eastAsia="Times New Roman" w:hAnsi="Segoe UI" w:cs="Segoe UI"/>
          <w:color w:val="24292E"/>
          <w:sz w:val="24"/>
          <w:szCs w:val="24"/>
          <w:lang w:eastAsia="en-GB"/>
        </w:rPr>
        <w:t xml:space="preserve"> a clue who the biggest Australian banks were. Which bank offered the:</w:t>
      </w:r>
    </w:p>
    <w:p w14:paraId="6CE69BEF" w14:textId="77777777" w:rsidR="006F30FD" w:rsidRPr="006F30FD" w:rsidRDefault="006F30FD" w:rsidP="006F30FD">
      <w:pPr>
        <w:numPr>
          <w:ilvl w:val="0"/>
          <w:numId w:val="5"/>
        </w:numPr>
        <w:shd w:val="clear" w:color="auto" w:fill="FFFFFF"/>
        <w:spacing w:before="100" w:beforeAutospacing="1"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best interest rates</w:t>
      </w:r>
    </w:p>
    <w:p w14:paraId="65F9002E" w14:textId="77777777" w:rsidR="006F30FD" w:rsidRPr="006F30FD" w:rsidRDefault="006F30FD" w:rsidP="006F30FD">
      <w:pPr>
        <w:numPr>
          <w:ilvl w:val="0"/>
          <w:numId w:val="5"/>
        </w:numPr>
        <w:shd w:val="clear" w:color="auto" w:fill="FFFFFF"/>
        <w:spacing w:before="60"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coolest websites</w:t>
      </w:r>
    </w:p>
    <w:p w14:paraId="1C88D555" w14:textId="77777777" w:rsidR="006F30FD" w:rsidRPr="006F30FD" w:rsidRDefault="006F30FD" w:rsidP="006F30FD">
      <w:pPr>
        <w:numPr>
          <w:ilvl w:val="0"/>
          <w:numId w:val="5"/>
        </w:numPr>
        <w:shd w:val="clear" w:color="auto" w:fill="FFFFFF"/>
        <w:spacing w:before="60"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most ATM (cash points)</w:t>
      </w:r>
    </w:p>
    <w:p w14:paraId="486CD194"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I was clueless and nervous. I knew once a bank was chosen, it would take some effort to move to another. I had to get it right first time. I had to be thorough. I cursed myself for not doing my homework. "Fiddly dee", I thought. As I turned the corner, by luck, I saw a HSBC branch. I wandered in, asked a few account related </w:t>
      </w:r>
      <w:proofErr w:type="gramStart"/>
      <w:r w:rsidRPr="006F30FD">
        <w:rPr>
          <w:rFonts w:ascii="Segoe UI" w:eastAsia="Times New Roman" w:hAnsi="Segoe UI" w:cs="Segoe UI"/>
          <w:color w:val="24292E"/>
          <w:sz w:val="24"/>
          <w:szCs w:val="24"/>
          <w:lang w:eastAsia="en-GB"/>
        </w:rPr>
        <w:t>questions</w:t>
      </w:r>
      <w:proofErr w:type="gramEnd"/>
      <w:r w:rsidRPr="006F30FD">
        <w:rPr>
          <w:rFonts w:ascii="Segoe UI" w:eastAsia="Times New Roman" w:hAnsi="Segoe UI" w:cs="Segoe UI"/>
          <w:color w:val="24292E"/>
          <w:sz w:val="24"/>
          <w:szCs w:val="24"/>
          <w:lang w:eastAsia="en-GB"/>
        </w:rPr>
        <w:t xml:space="preserve"> and exited. I visited another bank, Commonwealth. An intimidating looking bank with security watching my every move. I again entered, </w:t>
      </w:r>
      <w:proofErr w:type="gramStart"/>
      <w:r w:rsidRPr="006F30FD">
        <w:rPr>
          <w:rFonts w:ascii="Segoe UI" w:eastAsia="Times New Roman" w:hAnsi="Segoe UI" w:cs="Segoe UI"/>
          <w:color w:val="24292E"/>
          <w:sz w:val="24"/>
          <w:szCs w:val="24"/>
          <w:lang w:eastAsia="en-GB"/>
        </w:rPr>
        <w:t>questioned</w:t>
      </w:r>
      <w:proofErr w:type="gramEnd"/>
      <w:r w:rsidRPr="006F30FD">
        <w:rPr>
          <w:rFonts w:ascii="Segoe UI" w:eastAsia="Times New Roman" w:hAnsi="Segoe UI" w:cs="Segoe UI"/>
          <w:color w:val="24292E"/>
          <w:sz w:val="24"/>
          <w:szCs w:val="24"/>
          <w:lang w:eastAsia="en-GB"/>
        </w:rPr>
        <w:t xml:space="preserve"> and exited. I continued. Loving the colour orange, Bank West's logo colour grabbed my attention. It advertised a high interest account. I walked in. The branch had a more modern, open design than HSBC and Commonwealth. I was immediately made welcome by its staff. I took a seat and skimmed through their product information. The interest on their basic account was sky high. Given how the financial crisis had strangled UK interest rates, anything north of 2% was good. Bank West's basic account offered a monumental 5%.</w:t>
      </w:r>
    </w:p>
    <w:p w14:paraId="11B10158"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It was a good time to be in Australia. The Australian dollar was strong thanks to an ever-expanding Chinese economy, which required large amounts of Australia’s raw materials. The ease in which I set up the bank account was breath taking. All the bank required from me was a copy of my British passport and a signature. Me, David "the foreigner" Clarke, with no fixed address and barely a penny to my name had an Australian bank account.</w:t>
      </w:r>
    </w:p>
    <w:p w14:paraId="4E8D59FF"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lastRenderedPageBreak/>
        <w:t>One task down, one to go, or so I thought. There was another task, applying for a tax file number (TFN). A TFN was the equivalent of a National Insurance Number, a unique identifier that all people working in Australia required. How else would the government distribute the country’s wealth? The accountant at the new Consultancy, a guy called Lyndon, had my tax affairs at hand. He emailed a form to me, to fill in. I astutely completed and returned it detailing my financial standing. Lyndon subsequently sent me an excel spreadsheet that calculated my living away from home allowance (LAFHA). LAFHA was a tax break for employees sourced from abroad, for the purpose of paying for their accommodation.</w:t>
      </w:r>
    </w:p>
    <w:p w14:paraId="1FC25AFD"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I remember looking at the wage calculations spreadsheet. My mathematics </w:t>
      </w:r>
      <w:proofErr w:type="gramStart"/>
      <w:r w:rsidRPr="006F30FD">
        <w:rPr>
          <w:rFonts w:ascii="Segoe UI" w:eastAsia="Times New Roman" w:hAnsi="Segoe UI" w:cs="Segoe UI"/>
          <w:color w:val="24292E"/>
          <w:sz w:val="24"/>
          <w:szCs w:val="24"/>
          <w:lang w:eastAsia="en-GB"/>
        </w:rPr>
        <w:t>aren’t</w:t>
      </w:r>
      <w:proofErr w:type="gramEnd"/>
      <w:r w:rsidRPr="006F30FD">
        <w:rPr>
          <w:rFonts w:ascii="Segoe UI" w:eastAsia="Times New Roman" w:hAnsi="Segoe UI" w:cs="Segoe UI"/>
          <w:color w:val="24292E"/>
          <w:sz w:val="24"/>
          <w:szCs w:val="24"/>
          <w:lang w:eastAsia="en-GB"/>
        </w:rPr>
        <w:t xml:space="preserve"> too shabby, but </w:t>
      </w:r>
      <w:proofErr w:type="spellStart"/>
      <w:r w:rsidRPr="006F30FD">
        <w:rPr>
          <w:rFonts w:ascii="Segoe UI" w:eastAsia="Times New Roman" w:hAnsi="Segoe UI" w:cs="Segoe UI"/>
          <w:color w:val="24292E"/>
          <w:sz w:val="24"/>
          <w:szCs w:val="24"/>
          <w:lang w:eastAsia="en-GB"/>
        </w:rPr>
        <w:t>thte</w:t>
      </w:r>
      <w:proofErr w:type="spellEnd"/>
      <w:r w:rsidRPr="006F30FD">
        <w:rPr>
          <w:rFonts w:ascii="Segoe UI" w:eastAsia="Times New Roman" w:hAnsi="Segoe UI" w:cs="Segoe UI"/>
          <w:color w:val="24292E"/>
          <w:sz w:val="24"/>
          <w:szCs w:val="24"/>
          <w:lang w:eastAsia="en-GB"/>
        </w:rPr>
        <w:t xml:space="preserve"> Chief Financial Officer's calculations baffled me. ‘F*ck you Lyndon!’, I said under my breath. My wages according to my contract were six figures before tax. Given the exchange rate at the time, I was set to earn the highest wage of my life. Given the higher price of living in Sydney, my dollars </w:t>
      </w:r>
      <w:proofErr w:type="gramStart"/>
      <w:r w:rsidRPr="006F30FD">
        <w:rPr>
          <w:rFonts w:ascii="Segoe UI" w:eastAsia="Times New Roman" w:hAnsi="Segoe UI" w:cs="Segoe UI"/>
          <w:color w:val="24292E"/>
          <w:sz w:val="24"/>
          <w:szCs w:val="24"/>
          <w:lang w:eastAsia="en-GB"/>
        </w:rPr>
        <w:t>wouldn’t</w:t>
      </w:r>
      <w:proofErr w:type="gramEnd"/>
      <w:r w:rsidRPr="006F30FD">
        <w:rPr>
          <w:rFonts w:ascii="Segoe UI" w:eastAsia="Times New Roman" w:hAnsi="Segoe UI" w:cs="Segoe UI"/>
          <w:color w:val="24292E"/>
          <w:sz w:val="24"/>
          <w:szCs w:val="24"/>
          <w:lang w:eastAsia="en-GB"/>
        </w:rPr>
        <w:t xml:space="preserve"> be stretching as far. I had to be appreciative. I was employed and soon to be earning a wage after a good 2 months of being without. Even though I was unsure what I was earning, was correct.</w:t>
      </w:r>
    </w:p>
    <w:p w14:paraId="7E295D18"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I had a small amount of money to tide me by, AU$1000 to be exact. The accommodation was paid for by the consultancy for the next two weeks. My only financial concerns were food, social </w:t>
      </w:r>
      <w:proofErr w:type="gramStart"/>
      <w:r w:rsidRPr="006F30FD">
        <w:rPr>
          <w:rFonts w:ascii="Segoe UI" w:eastAsia="Times New Roman" w:hAnsi="Segoe UI" w:cs="Segoe UI"/>
          <w:color w:val="24292E"/>
          <w:sz w:val="24"/>
          <w:szCs w:val="24"/>
          <w:lang w:eastAsia="en-GB"/>
        </w:rPr>
        <w:t>drinking</w:t>
      </w:r>
      <w:proofErr w:type="gramEnd"/>
      <w:r w:rsidRPr="006F30FD">
        <w:rPr>
          <w:rFonts w:ascii="Segoe UI" w:eastAsia="Times New Roman" w:hAnsi="Segoe UI" w:cs="Segoe UI"/>
          <w:color w:val="24292E"/>
          <w:sz w:val="24"/>
          <w:szCs w:val="24"/>
          <w:lang w:eastAsia="en-GB"/>
        </w:rPr>
        <w:t xml:space="preserve"> and transport. Food was expensive, Coles and Woolworths were the cheapest of the large supermarkets. In the U.K. I had developed a taste for protein. Whenever I visited a supermarket in </w:t>
      </w:r>
      <w:proofErr w:type="gramStart"/>
      <w:r w:rsidRPr="006F30FD">
        <w:rPr>
          <w:rFonts w:ascii="Segoe UI" w:eastAsia="Times New Roman" w:hAnsi="Segoe UI" w:cs="Segoe UI"/>
          <w:color w:val="24292E"/>
          <w:sz w:val="24"/>
          <w:szCs w:val="24"/>
          <w:lang w:eastAsia="en-GB"/>
        </w:rPr>
        <w:t>Australia</w:t>
      </w:r>
      <w:proofErr w:type="gramEnd"/>
      <w:r w:rsidRPr="006F30FD">
        <w:rPr>
          <w:rFonts w:ascii="Segoe UI" w:eastAsia="Times New Roman" w:hAnsi="Segoe UI" w:cs="Segoe UI"/>
          <w:color w:val="24292E"/>
          <w:sz w:val="24"/>
          <w:szCs w:val="24"/>
          <w:lang w:eastAsia="en-GB"/>
        </w:rPr>
        <w:t xml:space="preserve"> I made a bee-line for the cooked meats section, looking specifically for cooked chicken. This section was large. It always offered discounts. Portion sizes ranged from quarter, half to full. There were the other cuts of chicken too: drumsticks, </w:t>
      </w:r>
      <w:proofErr w:type="gramStart"/>
      <w:r w:rsidRPr="006F30FD">
        <w:rPr>
          <w:rFonts w:ascii="Segoe UI" w:eastAsia="Times New Roman" w:hAnsi="Segoe UI" w:cs="Segoe UI"/>
          <w:color w:val="24292E"/>
          <w:sz w:val="24"/>
          <w:szCs w:val="24"/>
          <w:lang w:eastAsia="en-GB"/>
        </w:rPr>
        <w:t>wings</w:t>
      </w:r>
      <w:proofErr w:type="gramEnd"/>
      <w:r w:rsidRPr="006F30FD">
        <w:rPr>
          <w:rFonts w:ascii="Segoe UI" w:eastAsia="Times New Roman" w:hAnsi="Segoe UI" w:cs="Segoe UI"/>
          <w:color w:val="24292E"/>
          <w:sz w:val="24"/>
          <w:szCs w:val="24"/>
          <w:lang w:eastAsia="en-GB"/>
        </w:rPr>
        <w:t xml:space="preserve"> and thighs, but rarely available at discount. Half chicken, stuffing, with salad and/or chips was what I lived on.</w:t>
      </w:r>
    </w:p>
    <w:p w14:paraId="13E562F9"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Cole's cooked chicken was naturally salty. I assumed salt was added to it. In fact, it was a consequence of the chicken’s salty diet. The chicken was unusually greasy too, sickeningly so. The combined chicken grease and buttery stuffing could cause stomach upsets. The key to eating the bird without dramas was paper towels. I used these to mop the grease off the chicken, my face and eating surfaces.</w:t>
      </w:r>
    </w:p>
    <w:p w14:paraId="6212AAAB"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Australia is where I discovered a love for several exotic fruits: the avocado and the mango to name but two. Mangos, grown in nearby Queensland were in season. Supermarkets had large numbers in stock, sold at a discount. They were messy; the fibrous tissue always got stuck between the teeth. The excessive, viscous juice always rolled down the chin and collected on my t-shirt. Australian mangoes, considered the sweetest fruit in the world, are a taste sensation.</w:t>
      </w:r>
    </w:p>
    <w:p w14:paraId="012A5584" w14:textId="77777777" w:rsidR="006F30FD" w:rsidRPr="006F30FD" w:rsidRDefault="006F30FD" w:rsidP="006F30FD">
      <w:pPr>
        <w:shd w:val="clear" w:color="auto" w:fill="FFFFFF"/>
        <w:spacing w:before="360" w:after="240" w:line="240" w:lineRule="auto"/>
        <w:outlineLvl w:val="1"/>
        <w:rPr>
          <w:rFonts w:ascii="Segoe UI" w:eastAsia="Times New Roman" w:hAnsi="Segoe UI" w:cs="Segoe UI"/>
          <w:b/>
          <w:bCs/>
          <w:color w:val="24292E"/>
          <w:sz w:val="36"/>
          <w:szCs w:val="36"/>
          <w:lang w:eastAsia="en-GB"/>
        </w:rPr>
      </w:pPr>
      <w:r w:rsidRPr="006F30FD">
        <w:rPr>
          <w:rFonts w:ascii="Segoe UI" w:eastAsia="Times New Roman" w:hAnsi="Segoe UI" w:cs="Segoe UI"/>
          <w:b/>
          <w:bCs/>
          <w:color w:val="24292E"/>
          <w:sz w:val="36"/>
          <w:szCs w:val="36"/>
          <w:lang w:eastAsia="en-GB"/>
        </w:rPr>
        <w:t>Chapter 4</w:t>
      </w:r>
    </w:p>
    <w:p w14:paraId="501F51F0" w14:textId="77777777" w:rsidR="006F30FD" w:rsidRPr="006F30FD" w:rsidRDefault="006F30FD" w:rsidP="006F30FD">
      <w:pPr>
        <w:shd w:val="clear" w:color="auto" w:fill="FFFFFF"/>
        <w:spacing w:before="360" w:after="240" w:line="240" w:lineRule="auto"/>
        <w:outlineLvl w:val="2"/>
        <w:rPr>
          <w:rFonts w:ascii="Segoe UI" w:eastAsia="Times New Roman" w:hAnsi="Segoe UI" w:cs="Segoe UI"/>
          <w:b/>
          <w:bCs/>
          <w:color w:val="24292E"/>
          <w:sz w:val="30"/>
          <w:szCs w:val="30"/>
          <w:lang w:eastAsia="en-GB"/>
        </w:rPr>
      </w:pPr>
      <w:r w:rsidRPr="006F30FD">
        <w:rPr>
          <w:rFonts w:ascii="Segoe UI" w:eastAsia="Times New Roman" w:hAnsi="Segoe UI" w:cs="Segoe UI"/>
          <w:b/>
          <w:bCs/>
          <w:color w:val="24292E"/>
          <w:sz w:val="30"/>
          <w:szCs w:val="30"/>
          <w:lang w:eastAsia="en-GB"/>
        </w:rPr>
        <w:lastRenderedPageBreak/>
        <w:t>Same work, different climate</w:t>
      </w:r>
    </w:p>
    <w:p w14:paraId="5C974BBD"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A couple of days had passed since my arrival. What had I achieved? I had a bank account, but my tax file number was still being processed. I still needed a mobile phone contract too. Other than that, I had nothing to worry about, right? It was another bright and warm day. I should be wearing t-shirt and shorts, right? Not today. Today was day one at my new place of work. It was to be, as it was in the rest of the western white-collar world, suited and booted. </w:t>
      </w:r>
      <w:proofErr w:type="gramStart"/>
      <w:r w:rsidRPr="006F30FD">
        <w:rPr>
          <w:rFonts w:ascii="Segoe UI" w:eastAsia="Times New Roman" w:hAnsi="Segoe UI" w:cs="Segoe UI"/>
          <w:color w:val="24292E"/>
          <w:sz w:val="24"/>
          <w:szCs w:val="24"/>
          <w:lang w:eastAsia="en-GB"/>
        </w:rPr>
        <w:t>Thankfully</w:t>
      </w:r>
      <w:proofErr w:type="gramEnd"/>
      <w:r w:rsidRPr="006F30FD">
        <w:rPr>
          <w:rFonts w:ascii="Segoe UI" w:eastAsia="Times New Roman" w:hAnsi="Segoe UI" w:cs="Segoe UI"/>
          <w:color w:val="24292E"/>
          <w:sz w:val="24"/>
          <w:szCs w:val="24"/>
          <w:lang w:eastAsia="en-GB"/>
        </w:rPr>
        <w:t xml:space="preserve"> I came prepared; the Hugo Boss suit, one my brother bought for me, was hanging neatly in the wardrobe. I decided to leave the jacket, a wise move, given the humid climate.</w:t>
      </w:r>
    </w:p>
    <w:p w14:paraId="33417803"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Mark had emailed me details of the consultancy office location and the time at which Bruce &amp; Elliot (Sydney operations) were expecting me. It was a good distance from my accommodation to the office, via the Sydney Harbour Bridge. With the weather being so nice I decided to go on foot. As I began my </w:t>
      </w:r>
      <w:proofErr w:type="gramStart"/>
      <w:r w:rsidRPr="006F30FD">
        <w:rPr>
          <w:rFonts w:ascii="Segoe UI" w:eastAsia="Times New Roman" w:hAnsi="Segoe UI" w:cs="Segoe UI"/>
          <w:color w:val="24292E"/>
          <w:sz w:val="24"/>
          <w:szCs w:val="24"/>
          <w:lang w:eastAsia="en-GB"/>
        </w:rPr>
        <w:t>walk</w:t>
      </w:r>
      <w:proofErr w:type="gramEnd"/>
      <w:r w:rsidRPr="006F30FD">
        <w:rPr>
          <w:rFonts w:ascii="Segoe UI" w:eastAsia="Times New Roman" w:hAnsi="Segoe UI" w:cs="Segoe UI"/>
          <w:color w:val="24292E"/>
          <w:sz w:val="24"/>
          <w:szCs w:val="24"/>
          <w:lang w:eastAsia="en-GB"/>
        </w:rPr>
        <w:t xml:space="preserve"> I could feel sweat begin to pour off my skin. The heat at 9:00am was intense. Something I rarely concerned myself with in the UK was dehydration. In Australia I now had to account for it whenever I walked outside.</w:t>
      </w:r>
    </w:p>
    <w:p w14:paraId="71A5E992"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I reached the North Sydney address looking like a drown rat. The high-rise premises had a reception desk located on the ground floor. I walked over to be met by a friendly face. "I.T. Consultancy?", I asked. "7th floor", replied the staff member. On exiting the lift on the 7th </w:t>
      </w:r>
      <w:proofErr w:type="gramStart"/>
      <w:r w:rsidRPr="006F30FD">
        <w:rPr>
          <w:rFonts w:ascii="Segoe UI" w:eastAsia="Times New Roman" w:hAnsi="Segoe UI" w:cs="Segoe UI"/>
          <w:color w:val="24292E"/>
          <w:sz w:val="24"/>
          <w:szCs w:val="24"/>
          <w:lang w:eastAsia="en-GB"/>
        </w:rPr>
        <w:t>floor</w:t>
      </w:r>
      <w:proofErr w:type="gramEnd"/>
      <w:r w:rsidRPr="006F30FD">
        <w:rPr>
          <w:rFonts w:ascii="Segoe UI" w:eastAsia="Times New Roman" w:hAnsi="Segoe UI" w:cs="Segoe UI"/>
          <w:color w:val="24292E"/>
          <w:sz w:val="24"/>
          <w:szCs w:val="24"/>
          <w:lang w:eastAsia="en-GB"/>
        </w:rPr>
        <w:t xml:space="preserve"> I peered at the plaque of business names. I turned the corner and noticed the vacant kitchen area. The all-in-one Nespresso coffee maker immediately drew my attention. I made a mental note to make use of it later. The floor had few offices, which meant locating the consultancy office was easy. I knocked before opening the door. I noticed staplers here, folders there, mountains of laptops somewhere else. It was a bloody mess. In the corner of the office appeared a 6 foot plus, well-built man in a suit. My thoughts immediately were "was this the one of the guys that Mark told me about?". "You must be Dave", he said in a quintessential, deep, Australian droll. "Bruce, I’m responsible for Sydney operations", he extended his hand and I firmly shuck it. "Sorry about the mess" he exclaimed, "we’re in the process of moving." Bruce’s appearance and manner conveyed a sense of importance. His actual role was pre-sales </w:t>
      </w:r>
      <w:proofErr w:type="gramStart"/>
      <w:r w:rsidRPr="006F30FD">
        <w:rPr>
          <w:rFonts w:ascii="Segoe UI" w:eastAsia="Times New Roman" w:hAnsi="Segoe UI" w:cs="Segoe UI"/>
          <w:color w:val="24292E"/>
          <w:sz w:val="24"/>
          <w:szCs w:val="24"/>
          <w:lang w:eastAsia="en-GB"/>
        </w:rPr>
        <w:t>i.e.</w:t>
      </w:r>
      <w:proofErr w:type="gramEnd"/>
      <w:r w:rsidRPr="006F30FD">
        <w:rPr>
          <w:rFonts w:ascii="Segoe UI" w:eastAsia="Times New Roman" w:hAnsi="Segoe UI" w:cs="Segoe UI"/>
          <w:color w:val="24292E"/>
          <w:sz w:val="24"/>
          <w:szCs w:val="24"/>
          <w:lang w:eastAsia="en-GB"/>
        </w:rPr>
        <w:t xml:space="preserve"> drumming up potential business. He tried his best to:</w:t>
      </w:r>
    </w:p>
    <w:p w14:paraId="04FE881E" w14:textId="77777777" w:rsidR="006F30FD" w:rsidRPr="006F30FD" w:rsidRDefault="006F30FD" w:rsidP="006F30FD">
      <w:pPr>
        <w:numPr>
          <w:ilvl w:val="0"/>
          <w:numId w:val="6"/>
        </w:numPr>
        <w:shd w:val="clear" w:color="auto" w:fill="FFFFFF"/>
        <w:spacing w:before="100" w:beforeAutospacing="1"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play </w:t>
      </w:r>
      <w:proofErr w:type="gramStart"/>
      <w:r w:rsidRPr="006F30FD">
        <w:rPr>
          <w:rFonts w:ascii="Segoe UI" w:eastAsia="Times New Roman" w:hAnsi="Segoe UI" w:cs="Segoe UI"/>
          <w:color w:val="24292E"/>
          <w:sz w:val="24"/>
          <w:szCs w:val="24"/>
          <w:lang w:eastAsia="en-GB"/>
        </w:rPr>
        <w:t>host</w:t>
      </w:r>
      <w:proofErr w:type="gramEnd"/>
    </w:p>
    <w:p w14:paraId="33B8A6F7" w14:textId="77777777" w:rsidR="006F30FD" w:rsidRPr="006F30FD" w:rsidRDefault="006F30FD" w:rsidP="006F30FD">
      <w:pPr>
        <w:numPr>
          <w:ilvl w:val="0"/>
          <w:numId w:val="6"/>
        </w:numPr>
        <w:shd w:val="clear" w:color="auto" w:fill="FFFFFF"/>
        <w:spacing w:before="60"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introduce me to the </w:t>
      </w:r>
      <w:proofErr w:type="gramStart"/>
      <w:r w:rsidRPr="006F30FD">
        <w:rPr>
          <w:rFonts w:ascii="Segoe UI" w:eastAsia="Times New Roman" w:hAnsi="Segoe UI" w:cs="Segoe UI"/>
          <w:color w:val="24292E"/>
          <w:sz w:val="24"/>
          <w:szCs w:val="24"/>
          <w:lang w:eastAsia="en-GB"/>
        </w:rPr>
        <w:t>company</w:t>
      </w:r>
      <w:proofErr w:type="gramEnd"/>
    </w:p>
    <w:p w14:paraId="4DEA10D2" w14:textId="77777777" w:rsidR="006F30FD" w:rsidRPr="006F30FD" w:rsidRDefault="006F30FD" w:rsidP="006F30FD">
      <w:pPr>
        <w:numPr>
          <w:ilvl w:val="0"/>
          <w:numId w:val="6"/>
        </w:numPr>
        <w:shd w:val="clear" w:color="auto" w:fill="FFFFFF"/>
        <w:spacing w:before="60"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organise sales </w:t>
      </w:r>
      <w:proofErr w:type="gramStart"/>
      <w:r w:rsidRPr="006F30FD">
        <w:rPr>
          <w:rFonts w:ascii="Segoe UI" w:eastAsia="Times New Roman" w:hAnsi="Segoe UI" w:cs="Segoe UI"/>
          <w:color w:val="24292E"/>
          <w:sz w:val="24"/>
          <w:szCs w:val="24"/>
          <w:lang w:eastAsia="en-GB"/>
        </w:rPr>
        <w:t>meetings</w:t>
      </w:r>
      <w:proofErr w:type="gramEnd"/>
    </w:p>
    <w:p w14:paraId="27941FE2" w14:textId="77777777" w:rsidR="006F30FD" w:rsidRPr="006F30FD" w:rsidRDefault="006F30FD" w:rsidP="006F30FD">
      <w:pPr>
        <w:numPr>
          <w:ilvl w:val="0"/>
          <w:numId w:val="6"/>
        </w:numPr>
        <w:shd w:val="clear" w:color="auto" w:fill="FFFFFF"/>
        <w:spacing w:before="60"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arrange the pending office move.</w:t>
      </w:r>
    </w:p>
    <w:p w14:paraId="7897E189"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Bruce gave me a quick tour of the office and facilities available on the floor. He, most importantly, described how to operate the coffee machine. The latte or "frothy </w:t>
      </w:r>
      <w:r w:rsidRPr="006F30FD">
        <w:rPr>
          <w:rFonts w:ascii="Segoe UI" w:eastAsia="Times New Roman" w:hAnsi="Segoe UI" w:cs="Segoe UI"/>
          <w:color w:val="24292E"/>
          <w:sz w:val="24"/>
          <w:szCs w:val="24"/>
          <w:lang w:eastAsia="en-GB"/>
        </w:rPr>
        <w:lastRenderedPageBreak/>
        <w:t xml:space="preserve">coffee" was a taste and texture sensation. It also packed a caffeine punch, which my jet lagged mind appreciated. We returned to the office and the subject of business. Bruce briefed me on a piece of client work at a financial institution located in the city. He then began frantically searching his office. He was trying to locate a piece of paper with the phone number of his Melbourne operations colleague. He dialled the number and put the phone on speaker. "Mark P?", Bruce asked. Mark P quickly replied, "Hi Bruce". "I have Dave Clarke here in the office. Could you elaborate on the role at the financial institution?" Mark P guided me through the basic role requirements and questioned my related experience. Mark P advised me to talk to a consultant named </w:t>
      </w:r>
      <w:proofErr w:type="spellStart"/>
      <w:r w:rsidRPr="006F30FD">
        <w:rPr>
          <w:rFonts w:ascii="Segoe UI" w:eastAsia="Times New Roman" w:hAnsi="Segoe UI" w:cs="Segoe UI"/>
          <w:color w:val="24292E"/>
          <w:sz w:val="24"/>
          <w:szCs w:val="24"/>
          <w:lang w:eastAsia="en-GB"/>
        </w:rPr>
        <w:t>Cuong</w:t>
      </w:r>
      <w:proofErr w:type="spellEnd"/>
      <w:r w:rsidRPr="006F30FD">
        <w:rPr>
          <w:rFonts w:ascii="Segoe UI" w:eastAsia="Times New Roman" w:hAnsi="Segoe UI" w:cs="Segoe UI"/>
          <w:color w:val="24292E"/>
          <w:sz w:val="24"/>
          <w:szCs w:val="24"/>
          <w:lang w:eastAsia="en-GB"/>
        </w:rPr>
        <w:t xml:space="preserve">, located in Melbourne. </w:t>
      </w:r>
      <w:proofErr w:type="spellStart"/>
      <w:r w:rsidRPr="006F30FD">
        <w:rPr>
          <w:rFonts w:ascii="Segoe UI" w:eastAsia="Times New Roman" w:hAnsi="Segoe UI" w:cs="Segoe UI"/>
          <w:color w:val="24292E"/>
          <w:sz w:val="24"/>
          <w:szCs w:val="24"/>
          <w:lang w:eastAsia="en-GB"/>
        </w:rPr>
        <w:t>Cuong</w:t>
      </w:r>
      <w:proofErr w:type="spellEnd"/>
      <w:r w:rsidRPr="006F30FD">
        <w:rPr>
          <w:rFonts w:ascii="Segoe UI" w:eastAsia="Times New Roman" w:hAnsi="Segoe UI" w:cs="Segoe UI"/>
          <w:color w:val="24292E"/>
          <w:sz w:val="24"/>
          <w:szCs w:val="24"/>
          <w:lang w:eastAsia="en-GB"/>
        </w:rPr>
        <w:t xml:space="preserve"> had a more technical view of the Sydney role. I frantically searched for a pen and piece of paper to note his contact details.</w:t>
      </w:r>
    </w:p>
    <w:p w14:paraId="75B44D10"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The speaker phone call from Mark ended and a more in-depth, one-to-one call with </w:t>
      </w:r>
      <w:proofErr w:type="spellStart"/>
      <w:r w:rsidRPr="006F30FD">
        <w:rPr>
          <w:rFonts w:ascii="Segoe UI" w:eastAsia="Times New Roman" w:hAnsi="Segoe UI" w:cs="Segoe UI"/>
          <w:color w:val="24292E"/>
          <w:sz w:val="24"/>
          <w:szCs w:val="24"/>
          <w:lang w:eastAsia="en-GB"/>
        </w:rPr>
        <w:t>Cuong</w:t>
      </w:r>
      <w:proofErr w:type="spellEnd"/>
      <w:r w:rsidRPr="006F30FD">
        <w:rPr>
          <w:rFonts w:ascii="Segoe UI" w:eastAsia="Times New Roman" w:hAnsi="Segoe UI" w:cs="Segoe UI"/>
          <w:color w:val="24292E"/>
          <w:sz w:val="24"/>
          <w:szCs w:val="24"/>
          <w:lang w:eastAsia="en-GB"/>
        </w:rPr>
        <w:t xml:space="preserve"> was started. </w:t>
      </w:r>
      <w:proofErr w:type="spellStart"/>
      <w:r w:rsidRPr="006F30FD">
        <w:rPr>
          <w:rFonts w:ascii="Segoe UI" w:eastAsia="Times New Roman" w:hAnsi="Segoe UI" w:cs="Segoe UI"/>
          <w:color w:val="24292E"/>
          <w:sz w:val="24"/>
          <w:szCs w:val="24"/>
          <w:lang w:eastAsia="en-GB"/>
        </w:rPr>
        <w:t>Cuong</w:t>
      </w:r>
      <w:proofErr w:type="spellEnd"/>
      <w:r w:rsidRPr="006F30FD">
        <w:rPr>
          <w:rFonts w:ascii="Segoe UI" w:eastAsia="Times New Roman" w:hAnsi="Segoe UI" w:cs="Segoe UI"/>
          <w:color w:val="24292E"/>
          <w:sz w:val="24"/>
          <w:szCs w:val="24"/>
          <w:lang w:eastAsia="en-GB"/>
        </w:rPr>
        <w:t xml:space="preserve"> began with a reference to what the IT test automation industry called a "keyword driven framework". Up until that point in my career I had never used one. The mere mention of this new framework got me all excited. The experience could </w:t>
      </w:r>
      <w:proofErr w:type="gramStart"/>
      <w:r w:rsidRPr="006F30FD">
        <w:rPr>
          <w:rFonts w:ascii="Segoe UI" w:eastAsia="Times New Roman" w:hAnsi="Segoe UI" w:cs="Segoe UI"/>
          <w:color w:val="24292E"/>
          <w:sz w:val="24"/>
          <w:szCs w:val="24"/>
          <w:lang w:eastAsia="en-GB"/>
        </w:rPr>
        <w:t>open up</w:t>
      </w:r>
      <w:proofErr w:type="gramEnd"/>
      <w:r w:rsidRPr="006F30FD">
        <w:rPr>
          <w:rFonts w:ascii="Segoe UI" w:eastAsia="Times New Roman" w:hAnsi="Segoe UI" w:cs="Segoe UI"/>
          <w:color w:val="24292E"/>
          <w:sz w:val="24"/>
          <w:szCs w:val="24"/>
          <w:lang w:eastAsia="en-GB"/>
        </w:rPr>
        <w:t xml:space="preserve"> more work opportunities in the IT industry. I confirmed I had the necessary appetite (but maybe not necessarily the experience) to implement it. Thankfully, </w:t>
      </w:r>
      <w:proofErr w:type="spellStart"/>
      <w:r w:rsidRPr="006F30FD">
        <w:rPr>
          <w:rFonts w:ascii="Segoe UI" w:eastAsia="Times New Roman" w:hAnsi="Segoe UI" w:cs="Segoe UI"/>
          <w:color w:val="24292E"/>
          <w:sz w:val="24"/>
          <w:szCs w:val="24"/>
          <w:lang w:eastAsia="en-GB"/>
        </w:rPr>
        <w:t>Cuong</w:t>
      </w:r>
      <w:proofErr w:type="spellEnd"/>
      <w:r w:rsidRPr="006F30FD">
        <w:rPr>
          <w:rFonts w:ascii="Segoe UI" w:eastAsia="Times New Roman" w:hAnsi="Segoe UI" w:cs="Segoe UI"/>
          <w:color w:val="24292E"/>
          <w:sz w:val="24"/>
          <w:szCs w:val="24"/>
          <w:lang w:eastAsia="en-GB"/>
        </w:rPr>
        <w:t xml:space="preserve"> mentioned he was happy to </w:t>
      </w:r>
      <w:proofErr w:type="gramStart"/>
      <w:r w:rsidRPr="006F30FD">
        <w:rPr>
          <w:rFonts w:ascii="Segoe UI" w:eastAsia="Times New Roman" w:hAnsi="Segoe UI" w:cs="Segoe UI"/>
          <w:color w:val="24292E"/>
          <w:sz w:val="24"/>
          <w:szCs w:val="24"/>
          <w:lang w:eastAsia="en-GB"/>
        </w:rPr>
        <w:t>offer assistance</w:t>
      </w:r>
      <w:proofErr w:type="gramEnd"/>
      <w:r w:rsidRPr="006F30FD">
        <w:rPr>
          <w:rFonts w:ascii="Segoe UI" w:eastAsia="Times New Roman" w:hAnsi="Segoe UI" w:cs="Segoe UI"/>
          <w:color w:val="24292E"/>
          <w:sz w:val="24"/>
          <w:szCs w:val="24"/>
          <w:lang w:eastAsia="en-GB"/>
        </w:rPr>
        <w:t>.</w:t>
      </w:r>
    </w:p>
    <w:p w14:paraId="20FD483D"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I ended the phone call feeling confident. I thought "If all fails, I can call on </w:t>
      </w:r>
      <w:proofErr w:type="spellStart"/>
      <w:r w:rsidRPr="006F30FD">
        <w:rPr>
          <w:rFonts w:ascii="Segoe UI" w:eastAsia="Times New Roman" w:hAnsi="Segoe UI" w:cs="Segoe UI"/>
          <w:color w:val="24292E"/>
          <w:sz w:val="24"/>
          <w:szCs w:val="24"/>
          <w:lang w:eastAsia="en-GB"/>
        </w:rPr>
        <w:t>Cuong</w:t>
      </w:r>
      <w:proofErr w:type="spellEnd"/>
      <w:r w:rsidRPr="006F30FD">
        <w:rPr>
          <w:rFonts w:ascii="Segoe UI" w:eastAsia="Times New Roman" w:hAnsi="Segoe UI" w:cs="Segoe UI"/>
          <w:color w:val="24292E"/>
          <w:sz w:val="24"/>
          <w:szCs w:val="24"/>
          <w:lang w:eastAsia="en-GB"/>
        </w:rPr>
        <w:t xml:space="preserve">". The client work (or gig, as the </w:t>
      </w:r>
      <w:proofErr w:type="spellStart"/>
      <w:r w:rsidRPr="006F30FD">
        <w:rPr>
          <w:rFonts w:ascii="Segoe UI" w:eastAsia="Times New Roman" w:hAnsi="Segoe UI" w:cs="Segoe UI"/>
          <w:color w:val="24292E"/>
          <w:sz w:val="24"/>
          <w:szCs w:val="24"/>
          <w:lang w:eastAsia="en-GB"/>
        </w:rPr>
        <w:t>Austrlians</w:t>
      </w:r>
      <w:proofErr w:type="spellEnd"/>
      <w:r w:rsidRPr="006F30FD">
        <w:rPr>
          <w:rFonts w:ascii="Segoe UI" w:eastAsia="Times New Roman" w:hAnsi="Segoe UI" w:cs="Segoe UI"/>
          <w:color w:val="24292E"/>
          <w:sz w:val="24"/>
          <w:szCs w:val="24"/>
          <w:lang w:eastAsia="en-GB"/>
        </w:rPr>
        <w:t xml:space="preserve"> termed it) </w:t>
      </w:r>
      <w:proofErr w:type="gramStart"/>
      <w:r w:rsidRPr="006F30FD">
        <w:rPr>
          <w:rFonts w:ascii="Segoe UI" w:eastAsia="Times New Roman" w:hAnsi="Segoe UI" w:cs="Segoe UI"/>
          <w:color w:val="24292E"/>
          <w:sz w:val="24"/>
          <w:szCs w:val="24"/>
          <w:lang w:eastAsia="en-GB"/>
        </w:rPr>
        <w:t>wouldn’t</w:t>
      </w:r>
      <w:proofErr w:type="gramEnd"/>
      <w:r w:rsidRPr="006F30FD">
        <w:rPr>
          <w:rFonts w:ascii="Segoe UI" w:eastAsia="Times New Roman" w:hAnsi="Segoe UI" w:cs="Segoe UI"/>
          <w:color w:val="24292E"/>
          <w:sz w:val="24"/>
          <w:szCs w:val="24"/>
          <w:lang w:eastAsia="en-GB"/>
        </w:rPr>
        <w:t xml:space="preserve"> be happening till the following week, given red tape (background checks etc.). I was frustrated, I wanted to start work immediately. I had to be appreciative, I now had more time to acclimatise to my new environment. Meanwhile I could offer my services to Bruce, Head of Sydney Operations.</w:t>
      </w:r>
    </w:p>
    <w:p w14:paraId="2FC91584"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Bruce sometimes communicated seriously. Other times he was childish. His soft, fun side was a welcome contrast to his façade of importance. I would become familiar with these 2 sides of this personality over the next few days. Bruce was recruited as a salesman. His job was to sell human resources to potential clients. He would bring me along to his client meetings to:</w:t>
      </w:r>
    </w:p>
    <w:p w14:paraId="504B3C1F" w14:textId="77777777" w:rsidR="006F30FD" w:rsidRPr="006F30FD" w:rsidRDefault="006F30FD" w:rsidP="006F30FD">
      <w:pPr>
        <w:numPr>
          <w:ilvl w:val="0"/>
          <w:numId w:val="7"/>
        </w:numPr>
        <w:shd w:val="clear" w:color="auto" w:fill="FFFFFF"/>
        <w:spacing w:before="100" w:beforeAutospacing="1"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keep him company.</w:t>
      </w:r>
    </w:p>
    <w:p w14:paraId="714E62ED" w14:textId="77777777" w:rsidR="006F30FD" w:rsidRPr="006F30FD" w:rsidRDefault="006F30FD" w:rsidP="006F30FD">
      <w:pPr>
        <w:numPr>
          <w:ilvl w:val="0"/>
          <w:numId w:val="7"/>
        </w:numPr>
        <w:shd w:val="clear" w:color="auto" w:fill="FFFFFF"/>
        <w:spacing w:before="60"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impress. There was that sense of "watch this, I’m going to sell snow to an Eskimo".</w:t>
      </w:r>
    </w:p>
    <w:p w14:paraId="67360CFD" w14:textId="77777777" w:rsidR="006F30FD" w:rsidRPr="006F30FD" w:rsidRDefault="006F30FD" w:rsidP="006F30FD">
      <w:pPr>
        <w:numPr>
          <w:ilvl w:val="0"/>
          <w:numId w:val="7"/>
        </w:numPr>
        <w:shd w:val="clear" w:color="auto" w:fill="FFFFFF"/>
        <w:spacing w:before="60"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show an example of a Sydney resource.</w:t>
      </w:r>
    </w:p>
    <w:p w14:paraId="1F9D3F85"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I had never, in my years working as a consultant, experienced a consultancy service sales meeting. Bruce's sales meetings were enjoyable:</w:t>
      </w:r>
    </w:p>
    <w:p w14:paraId="6E9AA396" w14:textId="77777777" w:rsidR="006F30FD" w:rsidRPr="006F30FD" w:rsidRDefault="006F30FD" w:rsidP="006F30FD">
      <w:pPr>
        <w:numPr>
          <w:ilvl w:val="0"/>
          <w:numId w:val="8"/>
        </w:numPr>
        <w:shd w:val="clear" w:color="auto" w:fill="FFFFFF"/>
        <w:spacing w:before="100" w:beforeAutospacing="1"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I </w:t>
      </w:r>
      <w:proofErr w:type="gramStart"/>
      <w:r w:rsidRPr="006F30FD">
        <w:rPr>
          <w:rFonts w:ascii="Segoe UI" w:eastAsia="Times New Roman" w:hAnsi="Segoe UI" w:cs="Segoe UI"/>
          <w:color w:val="24292E"/>
          <w:sz w:val="24"/>
          <w:szCs w:val="24"/>
          <w:lang w:eastAsia="en-GB"/>
        </w:rPr>
        <w:t>didn’t</w:t>
      </w:r>
      <w:proofErr w:type="gramEnd"/>
      <w:r w:rsidRPr="006F30FD">
        <w:rPr>
          <w:rFonts w:ascii="Segoe UI" w:eastAsia="Times New Roman" w:hAnsi="Segoe UI" w:cs="Segoe UI"/>
          <w:color w:val="24292E"/>
          <w:sz w:val="24"/>
          <w:szCs w:val="24"/>
          <w:lang w:eastAsia="en-GB"/>
        </w:rPr>
        <w:t xml:space="preserve"> need to say a word.</w:t>
      </w:r>
    </w:p>
    <w:p w14:paraId="3D829C44" w14:textId="77777777" w:rsidR="006F30FD" w:rsidRPr="006F30FD" w:rsidRDefault="006F30FD" w:rsidP="006F30FD">
      <w:pPr>
        <w:numPr>
          <w:ilvl w:val="0"/>
          <w:numId w:val="8"/>
        </w:numPr>
        <w:shd w:val="clear" w:color="auto" w:fill="FFFFFF"/>
        <w:spacing w:before="60"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In most cases I got a free frothy coffee. In some </w:t>
      </w:r>
      <w:proofErr w:type="gramStart"/>
      <w:r w:rsidRPr="006F30FD">
        <w:rPr>
          <w:rFonts w:ascii="Segoe UI" w:eastAsia="Times New Roman" w:hAnsi="Segoe UI" w:cs="Segoe UI"/>
          <w:color w:val="24292E"/>
          <w:sz w:val="24"/>
          <w:szCs w:val="24"/>
          <w:lang w:eastAsia="en-GB"/>
        </w:rPr>
        <w:t>cases</w:t>
      </w:r>
      <w:proofErr w:type="gramEnd"/>
      <w:r w:rsidRPr="006F30FD">
        <w:rPr>
          <w:rFonts w:ascii="Segoe UI" w:eastAsia="Times New Roman" w:hAnsi="Segoe UI" w:cs="Segoe UI"/>
          <w:color w:val="24292E"/>
          <w:sz w:val="24"/>
          <w:szCs w:val="24"/>
          <w:lang w:eastAsia="en-GB"/>
        </w:rPr>
        <w:t xml:space="preserve"> I got a free lunch.</w:t>
      </w:r>
    </w:p>
    <w:p w14:paraId="56B1B066"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lastRenderedPageBreak/>
        <w:t>After his last business meeting, he was happy heading home. He was an awesome host. Knowing I knew no-one, he was happy for me to come along. Bruce’s home was situated in the beautiful suburb of Manly. A paradise, just far enough away from the city and close enough to unspoilt coastline that it still felt remote. It could be accessed in a roundabout way by road. The best way to access Manly was by ferry. The beautiful sights of Australian icons The Sydney Harbour Bridge and the Sydney Opera House were witnessed during the journey.</w:t>
      </w:r>
    </w:p>
    <w:p w14:paraId="79C90EC5"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Two classes of ferry service departed from the CBD at regular intervals: fast and standard. The Fast Cat (short for catamaran) ferry operated when the water in Sydney harbour was pancake flat. The robust standard ferry would operate whatever the conditions were. The heaviest of these could literally turn a ferry on to its side and turn a tourist's stomach inside out. It was a life affirming experience. On arrival, I would often kiss the Manly Pier in gratitude for being alive.</w:t>
      </w:r>
    </w:p>
    <w:p w14:paraId="314893FA"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Bruce was a Fast Cat man. He liked to be seen rubbing shoulders with people in the upper echelons of Manly life. Maybe he thought it would rub off on his financial aspirations. Bruce was a generous person, which runs contrary to the financially astute nature of the rich. He liked to see it that I was paid for, and that he was reimbursed for his troubles by the consultancy. Before I had the chance to get cash out of my wallet, Bruce stepped in. "Dave don’t worry mate, I’ve got this", he confidently announced, purchasing my ferry ticket. Bruce handed me a credit card sized piece of card and led me to the back of a short queue. We had to wait for the </w:t>
      </w:r>
      <w:proofErr w:type="gramStart"/>
      <w:r w:rsidRPr="006F30FD">
        <w:rPr>
          <w:rFonts w:ascii="Segoe UI" w:eastAsia="Times New Roman" w:hAnsi="Segoe UI" w:cs="Segoe UI"/>
          <w:color w:val="24292E"/>
          <w:sz w:val="24"/>
          <w:szCs w:val="24"/>
          <w:lang w:eastAsia="en-GB"/>
        </w:rPr>
        <w:t>high profile</w:t>
      </w:r>
      <w:proofErr w:type="gramEnd"/>
      <w:r w:rsidRPr="006F30FD">
        <w:rPr>
          <w:rFonts w:ascii="Segoe UI" w:eastAsia="Times New Roman" w:hAnsi="Segoe UI" w:cs="Segoe UI"/>
          <w:color w:val="24292E"/>
          <w:sz w:val="24"/>
          <w:szCs w:val="24"/>
          <w:lang w:eastAsia="en-GB"/>
        </w:rPr>
        <w:t xml:space="preserve"> arriving passengers to disembark the Fast Cat, before we were allowed on.</w:t>
      </w:r>
    </w:p>
    <w:p w14:paraId="4861B3C3"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The two decks of the Fast Cat had ample space. The upper deck was fuller, filled with suited and booted businessmen with a drink in hand. This behaviour is common in the animal kingdom e.g., a male howler monkey announces his presence to other groups by getting to the top of the tallest tree and bellowing. The bellowing on the Fast Cat was helped by cans of alcohol, purchased from the circular quay terminal convenience stores. Bruce was no exception. He bought a bag load of "Bundy" (Bundaberg Rum) and coke cans. Bundaberg, a region in Queensland, Australia, was the namesake of the famous Aussie rum, which was surprisingly, and dangerously, tasty. Given Bruce’s regular showing on board, he recognised several people, but </w:t>
      </w:r>
      <w:proofErr w:type="gramStart"/>
      <w:r w:rsidRPr="006F30FD">
        <w:rPr>
          <w:rFonts w:ascii="Segoe UI" w:eastAsia="Times New Roman" w:hAnsi="Segoe UI" w:cs="Segoe UI"/>
          <w:color w:val="24292E"/>
          <w:sz w:val="24"/>
          <w:szCs w:val="24"/>
          <w:lang w:eastAsia="en-GB"/>
        </w:rPr>
        <w:t>wasn’t</w:t>
      </w:r>
      <w:proofErr w:type="gramEnd"/>
      <w:r w:rsidRPr="006F30FD">
        <w:rPr>
          <w:rFonts w:ascii="Segoe UI" w:eastAsia="Times New Roman" w:hAnsi="Segoe UI" w:cs="Segoe UI"/>
          <w:color w:val="24292E"/>
          <w:sz w:val="24"/>
          <w:szCs w:val="24"/>
          <w:lang w:eastAsia="en-GB"/>
        </w:rPr>
        <w:t xml:space="preserve"> on a conversational level with them. </w:t>
      </w:r>
      <w:proofErr w:type="gramStart"/>
      <w:r w:rsidRPr="006F30FD">
        <w:rPr>
          <w:rFonts w:ascii="Segoe UI" w:eastAsia="Times New Roman" w:hAnsi="Segoe UI" w:cs="Segoe UI"/>
          <w:color w:val="24292E"/>
          <w:sz w:val="24"/>
          <w:szCs w:val="24"/>
          <w:lang w:eastAsia="en-GB"/>
        </w:rPr>
        <w:t>Instead</w:t>
      </w:r>
      <w:proofErr w:type="gramEnd"/>
      <w:r w:rsidRPr="006F30FD">
        <w:rPr>
          <w:rFonts w:ascii="Segoe UI" w:eastAsia="Times New Roman" w:hAnsi="Segoe UI" w:cs="Segoe UI"/>
          <w:color w:val="24292E"/>
          <w:sz w:val="24"/>
          <w:szCs w:val="24"/>
          <w:lang w:eastAsia="en-GB"/>
        </w:rPr>
        <w:t xml:space="preserve"> he said "Hi" and walked on by. His calm demeanour soon turned into a rushed 2-step as he noticed someone on the top-deck. Bruce yelled "Doug!". Doug was unaware of his good friend’s presence and continued to look on. Bruce’s 2-step turned into a tango as he rushed on, dragging me with him, to get to the top deck.</w:t>
      </w:r>
    </w:p>
    <w:p w14:paraId="673A26CA"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"Doug, there you are. Why the f*ck </w:t>
      </w:r>
      <w:proofErr w:type="gramStart"/>
      <w:r w:rsidRPr="006F30FD">
        <w:rPr>
          <w:rFonts w:ascii="Segoe UI" w:eastAsia="Times New Roman" w:hAnsi="Segoe UI" w:cs="Segoe UI"/>
          <w:color w:val="24292E"/>
          <w:sz w:val="24"/>
          <w:szCs w:val="24"/>
          <w:lang w:eastAsia="en-GB"/>
        </w:rPr>
        <w:t>didn’t</w:t>
      </w:r>
      <w:proofErr w:type="gramEnd"/>
      <w:r w:rsidRPr="006F30FD">
        <w:rPr>
          <w:rFonts w:ascii="Segoe UI" w:eastAsia="Times New Roman" w:hAnsi="Segoe UI" w:cs="Segoe UI"/>
          <w:color w:val="24292E"/>
          <w:sz w:val="24"/>
          <w:szCs w:val="24"/>
          <w:lang w:eastAsia="en-GB"/>
        </w:rPr>
        <w:t xml:space="preserve"> you turn around when I shouted," Bruce said in a slightly angry tone. "Dave, this is Doug. Doug, this is Dave.", Bruce announced. Doug took one look at me and shouted "Moby". I had been called many </w:t>
      </w:r>
      <w:r w:rsidRPr="006F30FD">
        <w:rPr>
          <w:rFonts w:ascii="Segoe UI" w:eastAsia="Times New Roman" w:hAnsi="Segoe UI" w:cs="Segoe UI"/>
          <w:color w:val="24292E"/>
          <w:sz w:val="24"/>
          <w:szCs w:val="24"/>
          <w:lang w:eastAsia="en-GB"/>
        </w:rPr>
        <w:lastRenderedPageBreak/>
        <w:t>names in my life. I could now add Moby, the alternative music artist, to that list. Doug's observation made Bruce laugh out loud. Bruce, using a range of silly voices, said my new nickname.</w:t>
      </w:r>
    </w:p>
    <w:p w14:paraId="3CEF0340"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Doug, a New Zealander, like most kiwis I was to meet, they were well built. Doug was no exception, he was six feet tall, had little in the way of hair, Mediterranean complexion and built like a human tank. He was 30 something and, like Bruce, looked confident: shoulders were firmly back. His pin-striped suit was immaculate. Doug worked as a consultant at an Australian Bank. He bragged about how negligent the company was. Doug and Bruce had a shared a personal history. They were flat mates once upon a time.</w:t>
      </w:r>
    </w:p>
    <w:p w14:paraId="385C8F5C"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I noticed the change in Bruce’s behaviour when he was around Doug. Bruce's 9-5 business façade was replaced with one of a sniggering, naughty child. The two of them were like a scripted double act. Bruce would, with perfect timing, contribute to Doug’s scandalous stories. In days gone by </w:t>
      </w:r>
      <w:proofErr w:type="gramStart"/>
      <w:r w:rsidRPr="006F30FD">
        <w:rPr>
          <w:rFonts w:ascii="Segoe UI" w:eastAsia="Times New Roman" w:hAnsi="Segoe UI" w:cs="Segoe UI"/>
          <w:color w:val="24292E"/>
          <w:sz w:val="24"/>
          <w:szCs w:val="24"/>
          <w:lang w:eastAsia="en-GB"/>
        </w:rPr>
        <w:t>they</w:t>
      </w:r>
      <w:proofErr w:type="gramEnd"/>
      <w:r w:rsidRPr="006F30FD">
        <w:rPr>
          <w:rFonts w:ascii="Segoe UI" w:eastAsia="Times New Roman" w:hAnsi="Segoe UI" w:cs="Segoe UI"/>
          <w:color w:val="24292E"/>
          <w:sz w:val="24"/>
          <w:szCs w:val="24"/>
          <w:lang w:eastAsia="en-GB"/>
        </w:rPr>
        <w:t xml:space="preserve"> had rented a house, or "shagging stable" as it was portrayed, in Manly. What happened in their house, especially after a few drinks, was embellished. The conversation moved onto "the buddies", a group of friends they socialised with each week. The person at the centre of the </w:t>
      </w:r>
      <w:proofErr w:type="gramStart"/>
      <w:r w:rsidRPr="006F30FD">
        <w:rPr>
          <w:rFonts w:ascii="Segoe UI" w:eastAsia="Times New Roman" w:hAnsi="Segoe UI" w:cs="Segoe UI"/>
          <w:color w:val="24292E"/>
          <w:sz w:val="24"/>
          <w:szCs w:val="24"/>
          <w:lang w:eastAsia="en-GB"/>
        </w:rPr>
        <w:t>buddies</w:t>
      </w:r>
      <w:proofErr w:type="gramEnd"/>
      <w:r w:rsidRPr="006F30FD">
        <w:rPr>
          <w:rFonts w:ascii="Segoe UI" w:eastAsia="Times New Roman" w:hAnsi="Segoe UI" w:cs="Segoe UI"/>
          <w:color w:val="24292E"/>
          <w:sz w:val="24"/>
          <w:szCs w:val="24"/>
          <w:lang w:eastAsia="en-GB"/>
        </w:rPr>
        <w:t xml:space="preserve"> conversation was Glenn. I was to find out soon that he and his girlfriend would become a bigger part of my life over the coming weeks.</w:t>
      </w:r>
    </w:p>
    <w:p w14:paraId="51F47F7B"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On reaching Sydney Harbour we disembarked and made our way to the Bavarian Beer Café. The Bavarian Beer Cafés were a chain of German themed bars that adorned Sydney. I felt like a 5th wheel in the conversation, as Doug and Bruce continued to engross themselves in their past glories. I was less mesmerised by the conversation and more by the way Bruce handled his beer glass. Bruce was a seasoned drinker. The glass or bottle was an extension of his body language as he lavished in the foretelling of his extravagant life moments. Beer was social lubrication for Bruce. He unwound, pouring insights into his pre-marriage life.</w:t>
      </w:r>
    </w:p>
    <w:p w14:paraId="2BCB8154"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It was apparent from his stories of old that Bruce had led a diverse life. In his 20s he had worked over in America as a ski instructor. Supposedly, this was something that many Australian university leavers did. I never asked him how and why Australians did this? ‘Where did Aussies learn to ski?’, was one for Google. Bruce had worked as a promoter too. The company he worked for took clients out on Party Boats around Sydney Harbour. The parties, according to his stories, got a little too loud for the authorities and were often cut short. Bruce told a story that every English person would love to hear. A story about an ex-girlfriend. Her name was Sheila. The conclusion of the story was "I had to leave her after realising that if we married, the bride and groom to be would have been Bruce and Sheila!".</w:t>
      </w:r>
    </w:p>
    <w:p w14:paraId="392D3FB8"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Bruce had been married twice. His first marriage was a short-term juvenile fling. His current wife was Tiffany, or Tiff as she was known to the masses. She was heavily </w:t>
      </w:r>
      <w:r w:rsidRPr="006F30FD">
        <w:rPr>
          <w:rFonts w:ascii="Segoe UI" w:eastAsia="Times New Roman" w:hAnsi="Segoe UI" w:cs="Segoe UI"/>
          <w:color w:val="24292E"/>
          <w:sz w:val="24"/>
          <w:szCs w:val="24"/>
          <w:lang w:eastAsia="en-GB"/>
        </w:rPr>
        <w:lastRenderedPageBreak/>
        <w:t>pregnant with Bruce's son to be. She was an amazing lady. A personality akin to a rising sun: Bright, full of warmth and energetic.</w:t>
      </w:r>
    </w:p>
    <w:p w14:paraId="17F24545"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The sun was slowly setting on Manly Wharf. Doug was finishing his second drink, a Bundy and Coke. He looked down at the large, ornate </w:t>
      </w:r>
      <w:proofErr w:type="gramStart"/>
      <w:r w:rsidRPr="006F30FD">
        <w:rPr>
          <w:rFonts w:ascii="Segoe UI" w:eastAsia="Times New Roman" w:hAnsi="Segoe UI" w:cs="Segoe UI"/>
          <w:color w:val="24292E"/>
          <w:sz w:val="24"/>
          <w:szCs w:val="24"/>
          <w:lang w:eastAsia="en-GB"/>
        </w:rPr>
        <w:t>wrist watch</w:t>
      </w:r>
      <w:proofErr w:type="gramEnd"/>
      <w:r w:rsidRPr="006F30FD">
        <w:rPr>
          <w:rFonts w:ascii="Segoe UI" w:eastAsia="Times New Roman" w:hAnsi="Segoe UI" w:cs="Segoe UI"/>
          <w:color w:val="24292E"/>
          <w:sz w:val="24"/>
          <w:szCs w:val="24"/>
          <w:lang w:eastAsia="en-GB"/>
        </w:rPr>
        <w:t xml:space="preserve"> and showed a shocked expression. He placed his empty glass down, raised his sunglasses and embraced Bruce. Joyfully he exhaled, "See </w:t>
      </w:r>
      <w:proofErr w:type="gramStart"/>
      <w:r w:rsidRPr="006F30FD">
        <w:rPr>
          <w:rFonts w:ascii="Segoe UI" w:eastAsia="Times New Roman" w:hAnsi="Segoe UI" w:cs="Segoe UI"/>
          <w:color w:val="24292E"/>
          <w:sz w:val="24"/>
          <w:szCs w:val="24"/>
          <w:lang w:eastAsia="en-GB"/>
        </w:rPr>
        <w:t>you</w:t>
      </w:r>
      <w:proofErr w:type="gramEnd"/>
      <w:r w:rsidRPr="006F30FD">
        <w:rPr>
          <w:rFonts w:ascii="Segoe UI" w:eastAsia="Times New Roman" w:hAnsi="Segoe UI" w:cs="Segoe UI"/>
          <w:color w:val="24292E"/>
          <w:sz w:val="24"/>
          <w:szCs w:val="24"/>
          <w:lang w:eastAsia="en-GB"/>
        </w:rPr>
        <w:t xml:space="preserve"> bro, got to get home to the wifey." He released the embrace and shook my hand firmly. He returned his sunglasses to the bridge of his nose and adjusted his man bag around his lightly coloured unfettered suit. Bruce checked his watch and mentioned that Glenn would be arriving soon. Bruce cast his eyes towards the sun setting on the horizon, above the sea. "Dave, Moby, have a look at that" he said. With an Aussie droll (that felt like it lasted minutes) he </w:t>
      </w:r>
      <w:proofErr w:type="gramStart"/>
      <w:r w:rsidRPr="006F30FD">
        <w:rPr>
          <w:rFonts w:ascii="Segoe UI" w:eastAsia="Times New Roman" w:hAnsi="Segoe UI" w:cs="Segoe UI"/>
          <w:color w:val="24292E"/>
          <w:sz w:val="24"/>
          <w:szCs w:val="24"/>
          <w:lang w:eastAsia="en-GB"/>
        </w:rPr>
        <w:t>said</w:t>
      </w:r>
      <w:proofErr w:type="gramEnd"/>
      <w:r w:rsidRPr="006F30FD">
        <w:rPr>
          <w:rFonts w:ascii="Segoe UI" w:eastAsia="Times New Roman" w:hAnsi="Segoe UI" w:cs="Segoe UI"/>
          <w:color w:val="24292E"/>
          <w:sz w:val="24"/>
          <w:szCs w:val="24"/>
          <w:lang w:eastAsia="en-GB"/>
        </w:rPr>
        <w:t xml:space="preserve"> "Isn’t it </w:t>
      </w:r>
      <w:proofErr w:type="spellStart"/>
      <w:r w:rsidRPr="006F30FD">
        <w:rPr>
          <w:rFonts w:ascii="Segoe UI" w:eastAsia="Times New Roman" w:hAnsi="Segoe UI" w:cs="Segoe UI"/>
          <w:color w:val="24292E"/>
          <w:sz w:val="24"/>
          <w:szCs w:val="24"/>
          <w:lang w:eastAsia="en-GB"/>
        </w:rPr>
        <w:t>beeeeee-youuuuu-tiful</w:t>
      </w:r>
      <w:proofErr w:type="spellEnd"/>
      <w:r w:rsidRPr="006F30FD">
        <w:rPr>
          <w:rFonts w:ascii="Segoe UI" w:eastAsia="Times New Roman" w:hAnsi="Segoe UI" w:cs="Segoe UI"/>
          <w:color w:val="24292E"/>
          <w:sz w:val="24"/>
          <w:szCs w:val="24"/>
          <w:lang w:eastAsia="en-GB"/>
        </w:rPr>
        <w:t>!"</w:t>
      </w:r>
    </w:p>
    <w:p w14:paraId="44583039"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Glenn eventually materialised. He had that high profile, fast cat passenger image: Beautifully suited and beautifully booted. Glenn was terser than any other Aussie I had met so far. He was one of the most complex too. He </w:t>
      </w:r>
      <w:proofErr w:type="gramStart"/>
      <w:r w:rsidRPr="006F30FD">
        <w:rPr>
          <w:rFonts w:ascii="Segoe UI" w:eastAsia="Times New Roman" w:hAnsi="Segoe UI" w:cs="Segoe UI"/>
          <w:color w:val="24292E"/>
          <w:sz w:val="24"/>
          <w:szCs w:val="24"/>
          <w:lang w:eastAsia="en-GB"/>
        </w:rPr>
        <w:t>wasn’t</w:t>
      </w:r>
      <w:proofErr w:type="gramEnd"/>
      <w:r w:rsidRPr="006F30FD">
        <w:rPr>
          <w:rFonts w:ascii="Segoe UI" w:eastAsia="Times New Roman" w:hAnsi="Segoe UI" w:cs="Segoe UI"/>
          <w:color w:val="24292E"/>
          <w:sz w:val="24"/>
          <w:szCs w:val="24"/>
          <w:lang w:eastAsia="en-GB"/>
        </w:rPr>
        <w:t xml:space="preserve"> an open, approachable type. My fly on the wall existence was swatted as he chatted to Bruce in private. He </w:t>
      </w:r>
      <w:proofErr w:type="gramStart"/>
      <w:r w:rsidRPr="006F30FD">
        <w:rPr>
          <w:rFonts w:ascii="Segoe UI" w:eastAsia="Times New Roman" w:hAnsi="Segoe UI" w:cs="Segoe UI"/>
          <w:color w:val="24292E"/>
          <w:sz w:val="24"/>
          <w:szCs w:val="24"/>
          <w:lang w:eastAsia="en-GB"/>
        </w:rPr>
        <w:t>didn’t</w:t>
      </w:r>
      <w:proofErr w:type="gramEnd"/>
      <w:r w:rsidRPr="006F30FD">
        <w:rPr>
          <w:rFonts w:ascii="Segoe UI" w:eastAsia="Times New Roman" w:hAnsi="Segoe UI" w:cs="Segoe UI"/>
          <w:color w:val="24292E"/>
          <w:sz w:val="24"/>
          <w:szCs w:val="24"/>
          <w:lang w:eastAsia="en-GB"/>
        </w:rPr>
        <w:t xml:space="preserve"> stay for long. He had little reason to, given he </w:t>
      </w:r>
      <w:proofErr w:type="gramStart"/>
      <w:r w:rsidRPr="006F30FD">
        <w:rPr>
          <w:rFonts w:ascii="Segoe UI" w:eastAsia="Times New Roman" w:hAnsi="Segoe UI" w:cs="Segoe UI"/>
          <w:color w:val="24292E"/>
          <w:sz w:val="24"/>
          <w:szCs w:val="24"/>
          <w:lang w:eastAsia="en-GB"/>
        </w:rPr>
        <w:t>didn’t</w:t>
      </w:r>
      <w:proofErr w:type="gramEnd"/>
      <w:r w:rsidRPr="006F30FD">
        <w:rPr>
          <w:rFonts w:ascii="Segoe UI" w:eastAsia="Times New Roman" w:hAnsi="Segoe UI" w:cs="Segoe UI"/>
          <w:color w:val="24292E"/>
          <w:sz w:val="24"/>
          <w:szCs w:val="24"/>
          <w:lang w:eastAsia="en-GB"/>
        </w:rPr>
        <w:t xml:space="preserve"> drink. Closer to the truth it, he </w:t>
      </w:r>
      <w:proofErr w:type="gramStart"/>
      <w:r w:rsidRPr="006F30FD">
        <w:rPr>
          <w:rFonts w:ascii="Segoe UI" w:eastAsia="Times New Roman" w:hAnsi="Segoe UI" w:cs="Segoe UI"/>
          <w:color w:val="24292E"/>
          <w:sz w:val="24"/>
          <w:szCs w:val="24"/>
          <w:lang w:eastAsia="en-GB"/>
        </w:rPr>
        <w:t>wasn't</w:t>
      </w:r>
      <w:proofErr w:type="gramEnd"/>
      <w:r w:rsidRPr="006F30FD">
        <w:rPr>
          <w:rFonts w:ascii="Segoe UI" w:eastAsia="Times New Roman" w:hAnsi="Segoe UI" w:cs="Segoe UI"/>
          <w:color w:val="24292E"/>
          <w:sz w:val="24"/>
          <w:szCs w:val="24"/>
          <w:lang w:eastAsia="en-GB"/>
        </w:rPr>
        <w:t xml:space="preserve"> allowed to. Bruce talked about Glenn as a Dr Jekyll and Mr Hyde type of character. His Mr Hyde, also known as Stifler (from American Pie movie fame), reared its ugly head after he had a drink. Andy, his girlfriend, kept Mr Hyde in check. She knew just how destructive drink was to Glenn’s health and their relationship.</w:t>
      </w:r>
    </w:p>
    <w:p w14:paraId="063ED17A"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Soon after Glenn left for home, Bruce began making excuses. He switched on his business personality and replayed Doug’s "I need to get home" body language. Anyway, it was a good time to be heading back to the mainland, the last ferry out of Manly to Circular Quay was moments away from departing.</w:t>
      </w:r>
    </w:p>
    <w:p w14:paraId="32F6F5D6"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The next </w:t>
      </w:r>
      <w:proofErr w:type="gramStart"/>
      <w:r w:rsidRPr="006F30FD">
        <w:rPr>
          <w:rFonts w:ascii="Segoe UI" w:eastAsia="Times New Roman" w:hAnsi="Segoe UI" w:cs="Segoe UI"/>
          <w:color w:val="24292E"/>
          <w:sz w:val="24"/>
          <w:szCs w:val="24"/>
          <w:lang w:eastAsia="en-GB"/>
        </w:rPr>
        <w:t>morning</w:t>
      </w:r>
      <w:proofErr w:type="gramEnd"/>
      <w:r w:rsidRPr="006F30FD">
        <w:rPr>
          <w:rFonts w:ascii="Segoe UI" w:eastAsia="Times New Roman" w:hAnsi="Segoe UI" w:cs="Segoe UI"/>
          <w:color w:val="24292E"/>
          <w:sz w:val="24"/>
          <w:szCs w:val="24"/>
          <w:lang w:eastAsia="en-GB"/>
        </w:rPr>
        <w:t xml:space="preserve"> I arrived at the North Sydney office later than expected. I could see Bruce in his office. He looked preoccupied with his laptop, which he duly closed and quickly limped towards me. I never noticed the limp before. Bruce winced and said "bloody leg, I should get it looked at. Right, </w:t>
      </w:r>
      <w:proofErr w:type="gramStart"/>
      <w:r w:rsidRPr="006F30FD">
        <w:rPr>
          <w:rFonts w:ascii="Segoe UI" w:eastAsia="Times New Roman" w:hAnsi="Segoe UI" w:cs="Segoe UI"/>
          <w:color w:val="24292E"/>
          <w:sz w:val="24"/>
          <w:szCs w:val="24"/>
          <w:lang w:eastAsia="en-GB"/>
        </w:rPr>
        <w:t>I’m</w:t>
      </w:r>
      <w:proofErr w:type="gramEnd"/>
      <w:r w:rsidRPr="006F30FD">
        <w:rPr>
          <w:rFonts w:ascii="Segoe UI" w:eastAsia="Times New Roman" w:hAnsi="Segoe UI" w:cs="Segoe UI"/>
          <w:color w:val="24292E"/>
          <w:sz w:val="24"/>
          <w:szCs w:val="24"/>
          <w:lang w:eastAsia="en-GB"/>
        </w:rPr>
        <w:t xml:space="preserve"> late for a sales meeting. See you ladies later.". As he continued to hurriedly hobble home, he said that Elliot, his second in command, would be arriving soon. I took the opportunity to organise myself. One thing on my mind, which should have been priority one, was finding a new home. I had never rented, or house shared. It was only a week until I had to find somewhere to live.</w:t>
      </w:r>
    </w:p>
    <w:p w14:paraId="4741D547"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The office door </w:t>
      </w:r>
      <w:proofErr w:type="gramStart"/>
      <w:r w:rsidRPr="006F30FD">
        <w:rPr>
          <w:rFonts w:ascii="Segoe UI" w:eastAsia="Times New Roman" w:hAnsi="Segoe UI" w:cs="Segoe UI"/>
          <w:color w:val="24292E"/>
          <w:sz w:val="24"/>
          <w:szCs w:val="24"/>
          <w:lang w:eastAsia="en-GB"/>
        </w:rPr>
        <w:t>opened</w:t>
      </w:r>
      <w:proofErr w:type="gramEnd"/>
      <w:r w:rsidRPr="006F30FD">
        <w:rPr>
          <w:rFonts w:ascii="Segoe UI" w:eastAsia="Times New Roman" w:hAnsi="Segoe UI" w:cs="Segoe UI"/>
          <w:color w:val="24292E"/>
          <w:sz w:val="24"/>
          <w:szCs w:val="24"/>
          <w:lang w:eastAsia="en-GB"/>
        </w:rPr>
        <w:t xml:space="preserve"> and Elliot appeared. He was lanky chap. He looked a good 10 years younger than his 30-something age. He had an expression of joy that lit up the room. His eyes portrayed intensity, contrasting his kind smile. Elliot extended his hand, which I shook firmly "you must be Dave, Bruce mentioned you’d be in the </w:t>
      </w:r>
      <w:r w:rsidRPr="006F30FD">
        <w:rPr>
          <w:rFonts w:ascii="Segoe UI" w:eastAsia="Times New Roman" w:hAnsi="Segoe UI" w:cs="Segoe UI"/>
          <w:color w:val="24292E"/>
          <w:sz w:val="24"/>
          <w:szCs w:val="24"/>
          <w:lang w:eastAsia="en-GB"/>
        </w:rPr>
        <w:lastRenderedPageBreak/>
        <w:t xml:space="preserve">office. Elliot Caldwell, </w:t>
      </w:r>
      <w:proofErr w:type="gramStart"/>
      <w:r w:rsidRPr="006F30FD">
        <w:rPr>
          <w:rFonts w:ascii="Segoe UI" w:eastAsia="Times New Roman" w:hAnsi="Segoe UI" w:cs="Segoe UI"/>
          <w:color w:val="24292E"/>
          <w:sz w:val="24"/>
          <w:szCs w:val="24"/>
          <w:lang w:eastAsia="en-GB"/>
        </w:rPr>
        <w:t>I’m</w:t>
      </w:r>
      <w:proofErr w:type="gramEnd"/>
      <w:r w:rsidRPr="006F30FD">
        <w:rPr>
          <w:rFonts w:ascii="Segoe UI" w:eastAsia="Times New Roman" w:hAnsi="Segoe UI" w:cs="Segoe UI"/>
          <w:color w:val="24292E"/>
          <w:sz w:val="24"/>
          <w:szCs w:val="24"/>
          <w:lang w:eastAsia="en-GB"/>
        </w:rPr>
        <w:t xml:space="preserve"> working alongside Bruce to drum up business here in Sydney. Not long now until the financial institution gig", he said. "Yep, we’ve got you signed up for an initial 2 weeks of </w:t>
      </w:r>
      <w:proofErr w:type="gramStart"/>
      <w:r w:rsidRPr="006F30FD">
        <w:rPr>
          <w:rFonts w:ascii="Segoe UI" w:eastAsia="Times New Roman" w:hAnsi="Segoe UI" w:cs="Segoe UI"/>
          <w:color w:val="24292E"/>
          <w:sz w:val="24"/>
          <w:szCs w:val="24"/>
          <w:lang w:eastAsia="en-GB"/>
        </w:rPr>
        <w:t>proof of concept</w:t>
      </w:r>
      <w:proofErr w:type="gramEnd"/>
      <w:r w:rsidRPr="006F30FD">
        <w:rPr>
          <w:rFonts w:ascii="Segoe UI" w:eastAsia="Times New Roman" w:hAnsi="Segoe UI" w:cs="Segoe UI"/>
          <w:color w:val="24292E"/>
          <w:sz w:val="24"/>
          <w:szCs w:val="24"/>
          <w:lang w:eastAsia="en-GB"/>
        </w:rPr>
        <w:t xml:space="preserve"> work. That will naturally be extended. With </w:t>
      </w:r>
      <w:proofErr w:type="spellStart"/>
      <w:r w:rsidRPr="006F30FD">
        <w:rPr>
          <w:rFonts w:ascii="Segoe UI" w:eastAsia="Times New Roman" w:hAnsi="Segoe UI" w:cs="Segoe UI"/>
          <w:color w:val="24292E"/>
          <w:sz w:val="24"/>
          <w:szCs w:val="24"/>
          <w:lang w:eastAsia="en-GB"/>
        </w:rPr>
        <w:t>Cuong’s</w:t>
      </w:r>
      <w:proofErr w:type="spellEnd"/>
      <w:r w:rsidRPr="006F30FD">
        <w:rPr>
          <w:rFonts w:ascii="Segoe UI" w:eastAsia="Times New Roman" w:hAnsi="Segoe UI" w:cs="Segoe UI"/>
          <w:color w:val="24292E"/>
          <w:sz w:val="24"/>
          <w:szCs w:val="24"/>
          <w:lang w:eastAsia="en-GB"/>
        </w:rPr>
        <w:t xml:space="preserve"> support </w:t>
      </w:r>
      <w:proofErr w:type="gramStart"/>
      <w:r w:rsidRPr="006F30FD">
        <w:rPr>
          <w:rFonts w:ascii="Segoe UI" w:eastAsia="Times New Roman" w:hAnsi="Segoe UI" w:cs="Segoe UI"/>
          <w:color w:val="24292E"/>
          <w:sz w:val="24"/>
          <w:szCs w:val="24"/>
          <w:lang w:eastAsia="en-GB"/>
        </w:rPr>
        <w:t>we’ll</w:t>
      </w:r>
      <w:proofErr w:type="gramEnd"/>
      <w:r w:rsidRPr="006F30FD">
        <w:rPr>
          <w:rFonts w:ascii="Segoe UI" w:eastAsia="Times New Roman" w:hAnsi="Segoe UI" w:cs="Segoe UI"/>
          <w:color w:val="24292E"/>
          <w:sz w:val="24"/>
          <w:szCs w:val="24"/>
          <w:lang w:eastAsia="en-GB"/>
        </w:rPr>
        <w:t xml:space="preserve"> get the test automation framework ported over as quick as. Have you had a coffee?", he asked. "No" I merrily replied. "Right, I just need to read a few emails. We should head to the coffee shop around the corner. There they sell proper coffees. It's heaps better than this Nespresso rubbish.", he announced. Elliot loved his "proper coffees", a term which would soon become part of my daily lexicon.</w:t>
      </w:r>
    </w:p>
    <w:p w14:paraId="439FEA05"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Elliot's taste in coffee leant more towards the behemoth Starbucks varieties than the delicate Italian beverages. He sourced his caffeine fix from a café two blocks away from the office. I was fresh faced to the coffee scene. Having spent time with Bruce and now venturing with Elliot, drinking coffee would become an integral part my day-to-day life. "Having a coffee" was an acceptable excuse to have a long break and a chat. Elliot was a master in the art of appearing busy. He was a </w:t>
      </w:r>
      <w:proofErr w:type="gramStart"/>
      <w:r w:rsidRPr="006F30FD">
        <w:rPr>
          <w:rFonts w:ascii="Segoe UI" w:eastAsia="Times New Roman" w:hAnsi="Segoe UI" w:cs="Segoe UI"/>
          <w:color w:val="24292E"/>
          <w:sz w:val="24"/>
          <w:szCs w:val="24"/>
          <w:lang w:eastAsia="en-GB"/>
        </w:rPr>
        <w:t>master of public</w:t>
      </w:r>
      <w:proofErr w:type="gramEnd"/>
      <w:r w:rsidRPr="006F30FD">
        <w:rPr>
          <w:rFonts w:ascii="Segoe UI" w:eastAsia="Times New Roman" w:hAnsi="Segoe UI" w:cs="Segoe UI"/>
          <w:color w:val="24292E"/>
          <w:sz w:val="24"/>
          <w:szCs w:val="24"/>
          <w:lang w:eastAsia="en-GB"/>
        </w:rPr>
        <w:t xml:space="preserve"> speaking. His voice projection, tone, </w:t>
      </w:r>
      <w:proofErr w:type="gramStart"/>
      <w:r w:rsidRPr="006F30FD">
        <w:rPr>
          <w:rFonts w:ascii="Segoe UI" w:eastAsia="Times New Roman" w:hAnsi="Segoe UI" w:cs="Segoe UI"/>
          <w:color w:val="24292E"/>
          <w:sz w:val="24"/>
          <w:szCs w:val="24"/>
          <w:lang w:eastAsia="en-GB"/>
        </w:rPr>
        <w:t>pace</w:t>
      </w:r>
      <w:proofErr w:type="gramEnd"/>
      <w:r w:rsidRPr="006F30FD">
        <w:rPr>
          <w:rFonts w:ascii="Segoe UI" w:eastAsia="Times New Roman" w:hAnsi="Segoe UI" w:cs="Segoe UI"/>
          <w:color w:val="24292E"/>
          <w:sz w:val="24"/>
          <w:szCs w:val="24"/>
          <w:lang w:eastAsia="en-GB"/>
        </w:rPr>
        <w:t xml:space="preserve"> and vocal variety was textbook. Whatever he said was impactful. As we sat outside the conveniently located café, Elliot took out a cigarette and said, "you don't mind if I smoke?". He began telling me his life story. The significant events were his divorce, his 2 young daughters (5 and 7 years old) and his English born mother. I could tell he was fond of English people. He would often tell a joke, </w:t>
      </w:r>
      <w:proofErr w:type="gramStart"/>
      <w:r w:rsidRPr="006F30FD">
        <w:rPr>
          <w:rFonts w:ascii="Segoe UI" w:eastAsia="Times New Roman" w:hAnsi="Segoe UI" w:cs="Segoe UI"/>
          <w:color w:val="24292E"/>
          <w:sz w:val="24"/>
          <w:szCs w:val="24"/>
          <w:lang w:eastAsia="en-GB"/>
        </w:rPr>
        <w:t>smile</w:t>
      </w:r>
      <w:proofErr w:type="gramEnd"/>
      <w:r w:rsidRPr="006F30FD">
        <w:rPr>
          <w:rFonts w:ascii="Segoe UI" w:eastAsia="Times New Roman" w:hAnsi="Segoe UI" w:cs="Segoe UI"/>
          <w:color w:val="24292E"/>
          <w:sz w:val="24"/>
          <w:szCs w:val="24"/>
          <w:lang w:eastAsia="en-GB"/>
        </w:rPr>
        <w:t xml:space="preserve"> and end his sentence with "bloody English".</w:t>
      </w:r>
    </w:p>
    <w:p w14:paraId="68E1AADD"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I felt Elliot trusted me, given his willingness to be open and venerable. The Australians I met were outspoken individuals. I was happy to lend an ear and they were happy to share their story. It was a role reversal for me. At home around my friends, it was me who was the outspoken one. It made me realise, by comparison, how unselfish and willing my friends were to listen to me.</w:t>
      </w:r>
    </w:p>
    <w:p w14:paraId="3464D373"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The client's building was like many in Sydney central business district, a modern skyscraper. The ground floor shared its space with shops and food stalls. In the reception area I asked if my representative, Srikanth, was available. The security guard picked up the phone, chatted with someone and acknowledged someone was on their way. I proceeded to sit and wait. Dressed to impress, I wore a Hugo Boss suit, bought from its motherland, Germany. My Ted Baker pinstripe shirt hailed from my motherland, England. I donned an equally elaborate tie combo that glistened when observed at the right angle. The fashionable combo, given the hot, moist Sydney conditions, was a little uncomfortable to wear. It was fine for the air-conditioned confines of the modern office building.</w:t>
      </w:r>
    </w:p>
    <w:p w14:paraId="1B10C396"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My representative, Srikanth, finally arrived. He approached looking down, lacking eye contact. His mumbled voice was accented with Indian. The rotund, moustached man was clearly stressed. I was </w:t>
      </w:r>
      <w:proofErr w:type="spellStart"/>
      <w:r w:rsidRPr="006F30FD">
        <w:rPr>
          <w:rFonts w:ascii="Segoe UI" w:eastAsia="Times New Roman" w:hAnsi="Segoe UI" w:cs="Segoe UI"/>
          <w:color w:val="24292E"/>
          <w:sz w:val="24"/>
          <w:szCs w:val="24"/>
          <w:lang w:eastAsia="en-GB"/>
        </w:rPr>
        <w:t>encumbring</w:t>
      </w:r>
      <w:proofErr w:type="spellEnd"/>
      <w:r w:rsidRPr="006F30FD">
        <w:rPr>
          <w:rFonts w:ascii="Segoe UI" w:eastAsia="Times New Roman" w:hAnsi="Segoe UI" w:cs="Segoe UI"/>
          <w:color w:val="24292E"/>
          <w:sz w:val="24"/>
          <w:szCs w:val="24"/>
          <w:lang w:eastAsia="en-GB"/>
        </w:rPr>
        <w:t xml:space="preserve"> his working day. I approached Srikanth in a professional manner: I attempted to look him straight in the eyes, smile and offer my </w:t>
      </w:r>
      <w:r w:rsidRPr="006F30FD">
        <w:rPr>
          <w:rFonts w:ascii="Segoe UI" w:eastAsia="Times New Roman" w:hAnsi="Segoe UI" w:cs="Segoe UI"/>
          <w:color w:val="24292E"/>
          <w:sz w:val="24"/>
          <w:szCs w:val="24"/>
          <w:lang w:eastAsia="en-GB"/>
        </w:rPr>
        <w:lastRenderedPageBreak/>
        <w:t xml:space="preserve">hand to cordially shake his. Given I </w:t>
      </w:r>
      <w:proofErr w:type="gramStart"/>
      <w:r w:rsidRPr="006F30FD">
        <w:rPr>
          <w:rFonts w:ascii="Segoe UI" w:eastAsia="Times New Roman" w:hAnsi="Segoe UI" w:cs="Segoe UI"/>
          <w:color w:val="24292E"/>
          <w:sz w:val="24"/>
          <w:szCs w:val="24"/>
          <w:lang w:eastAsia="en-GB"/>
        </w:rPr>
        <w:t>couldn’t</w:t>
      </w:r>
      <w:proofErr w:type="gramEnd"/>
      <w:r w:rsidRPr="006F30FD">
        <w:rPr>
          <w:rFonts w:ascii="Segoe UI" w:eastAsia="Times New Roman" w:hAnsi="Segoe UI" w:cs="Segoe UI"/>
          <w:color w:val="24292E"/>
          <w:sz w:val="24"/>
          <w:szCs w:val="24"/>
          <w:lang w:eastAsia="en-GB"/>
        </w:rPr>
        <w:t xml:space="preserve"> get eye contact, I couldn't proceed to the next step to begin the handshake. Instead, Srikanth quickly directed me to reception's security officer. I was handed a temporary pass before being escorted to the main lift. As Srikanth and I entered, Srikanth swiped his security pass and pressed button 5. He giggled and sheepishly asked "how are you?". I could sense his social discomfort. It was a far cry from the laidback Aussie style "How </w:t>
      </w:r>
      <w:proofErr w:type="spellStart"/>
      <w:r w:rsidRPr="006F30FD">
        <w:rPr>
          <w:rFonts w:ascii="Segoe UI" w:eastAsia="Times New Roman" w:hAnsi="Segoe UI" w:cs="Segoe UI"/>
          <w:color w:val="24292E"/>
          <w:sz w:val="24"/>
          <w:szCs w:val="24"/>
          <w:lang w:eastAsia="en-GB"/>
        </w:rPr>
        <w:t>ya</w:t>
      </w:r>
      <w:proofErr w:type="spellEnd"/>
      <w:r w:rsidRPr="006F30FD">
        <w:rPr>
          <w:rFonts w:ascii="Segoe UI" w:eastAsia="Times New Roman" w:hAnsi="Segoe UI" w:cs="Segoe UI"/>
          <w:color w:val="24292E"/>
          <w:sz w:val="24"/>
          <w:szCs w:val="24"/>
          <w:lang w:eastAsia="en-GB"/>
        </w:rPr>
        <w:t xml:space="preserve"> going?". In both cases a simple "good" would have sufficed. Bruce and Elliot would leave little time for me to respond. Srikanth offered me the stage to run with an answer. I took this rare opportunity to voice my opinion, to his bemusement. I literally talked Srikanth’s ears off as we approached the financial institutions floor.</w:t>
      </w:r>
    </w:p>
    <w:p w14:paraId="6D2C1F0A"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Srikanth was literally scratching at the doors to exit the lift. He chaperoned me to the desk of a European looking man. Before he opened his mouth, from a quick glance at his body language and dress sense I knew he was English. He swivelled his seat round dramatically. He looked up at Srikanth, paused, then looked me up and down. Srikanth beamed as Daniel, the level-headed English fellow, stood up slowly and offered to shake my hand. "You must be from the consultancy," he exclaimed, sitting </w:t>
      </w:r>
      <w:proofErr w:type="gramStart"/>
      <w:r w:rsidRPr="006F30FD">
        <w:rPr>
          <w:rFonts w:ascii="Segoe UI" w:eastAsia="Times New Roman" w:hAnsi="Segoe UI" w:cs="Segoe UI"/>
          <w:color w:val="24292E"/>
          <w:sz w:val="24"/>
          <w:szCs w:val="24"/>
          <w:lang w:eastAsia="en-GB"/>
        </w:rPr>
        <w:t>down</w:t>
      </w:r>
      <w:proofErr w:type="gramEnd"/>
      <w:r w:rsidRPr="006F30FD">
        <w:rPr>
          <w:rFonts w:ascii="Segoe UI" w:eastAsia="Times New Roman" w:hAnsi="Segoe UI" w:cs="Segoe UI"/>
          <w:color w:val="24292E"/>
          <w:sz w:val="24"/>
          <w:szCs w:val="24"/>
          <w:lang w:eastAsia="en-GB"/>
        </w:rPr>
        <w:t xml:space="preserve"> and drawing a breath. "Do you have everything you need Daniel?", Srikanth asked. "Yep, I’ve downloaded the software to a network share." Like a flash, he was out of his seat, keen to get the most of me. I followed Daniel to a cubicle with 4 standard looking PCs and a flashy looking Apple Mac. This section was labelled "multi-platform rig". The PCs were used to give the final quality check before their software went into production.</w:t>
      </w:r>
    </w:p>
    <w:p w14:paraId="50AFC2C2"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Daniel booted up the first PC. He jokingly positioned himself such that his finger presses on the keyboard were shielded while he entered the administrator username and password. The monitor revealed a screen with the financial institution's company logo. Daniel took a piece of paper out of his pocket. His eyes moved erratically from paper to keyboard to screen as keyed in the information. He hit the Enter key with a great deal of force to signify task completion. He looked up at the PC screen, double clicked his mouse on the file. An error message appeared. A sigh of frustration exited his braced teeth. "What’s the issue now?" he trumped. Breathing out heavily, he hesitantly moved his eyes away from the screen and back to his piece of paper. "Right, wait here, I need to find a person in IT Security."</w:t>
      </w:r>
    </w:p>
    <w:p w14:paraId="01CF7DB3"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IT Security were in no way thugs in uniform. They were a </w:t>
      </w:r>
      <w:proofErr w:type="gramStart"/>
      <w:r w:rsidRPr="006F30FD">
        <w:rPr>
          <w:rFonts w:ascii="Segoe UI" w:eastAsia="Times New Roman" w:hAnsi="Segoe UI" w:cs="Segoe UI"/>
          <w:color w:val="24292E"/>
          <w:sz w:val="24"/>
          <w:szCs w:val="24"/>
          <w:lang w:eastAsia="en-GB"/>
        </w:rPr>
        <w:t>one man</w:t>
      </w:r>
      <w:proofErr w:type="gramEnd"/>
      <w:r w:rsidRPr="006F30FD">
        <w:rPr>
          <w:rFonts w:ascii="Segoe UI" w:eastAsia="Times New Roman" w:hAnsi="Segoe UI" w:cs="Segoe UI"/>
          <w:color w:val="24292E"/>
          <w:sz w:val="24"/>
          <w:szCs w:val="24"/>
          <w:lang w:eastAsia="en-GB"/>
        </w:rPr>
        <w:t xml:space="preserve"> team for starters. John was his name. He was a tough bloke, but only on matters of IT Security. Daniel brought John into the multi-platform rig area. He asked John if his privileges could be elevated. John frowned. "Sorry Daniel I can’t do that", he said in an Anglicised, Australian accent. He continued, "but I can install that file for you using my elevated privileges." He tapped a few keys and low and behold the install sprung into life. The first prompt appeared on the </w:t>
      </w:r>
      <w:proofErr w:type="gramStart"/>
      <w:r w:rsidRPr="006F30FD">
        <w:rPr>
          <w:rFonts w:ascii="Segoe UI" w:eastAsia="Times New Roman" w:hAnsi="Segoe UI" w:cs="Segoe UI"/>
          <w:color w:val="24292E"/>
          <w:sz w:val="24"/>
          <w:szCs w:val="24"/>
          <w:lang w:eastAsia="en-GB"/>
        </w:rPr>
        <w:t>screen,</w:t>
      </w:r>
      <w:proofErr w:type="gramEnd"/>
      <w:r w:rsidRPr="006F30FD">
        <w:rPr>
          <w:rFonts w:ascii="Segoe UI" w:eastAsia="Times New Roman" w:hAnsi="Segoe UI" w:cs="Segoe UI"/>
          <w:color w:val="24292E"/>
          <w:sz w:val="24"/>
          <w:szCs w:val="24"/>
          <w:lang w:eastAsia="en-GB"/>
        </w:rPr>
        <w:t xml:space="preserve"> John looked uneasy. "What should I select here?", John asked, reading the options aloud. Daniel looked at me for direction. I instilled confidence in them both with a quickly reply. The next prompt </w:t>
      </w:r>
      <w:proofErr w:type="gramStart"/>
      <w:r w:rsidRPr="006F30FD">
        <w:rPr>
          <w:rFonts w:ascii="Segoe UI" w:eastAsia="Times New Roman" w:hAnsi="Segoe UI" w:cs="Segoe UI"/>
          <w:color w:val="24292E"/>
          <w:sz w:val="24"/>
          <w:szCs w:val="24"/>
          <w:lang w:eastAsia="en-GB"/>
        </w:rPr>
        <w:t>appeared,</w:t>
      </w:r>
      <w:proofErr w:type="gramEnd"/>
      <w:r w:rsidRPr="006F30FD">
        <w:rPr>
          <w:rFonts w:ascii="Segoe UI" w:eastAsia="Times New Roman" w:hAnsi="Segoe UI" w:cs="Segoe UI"/>
          <w:color w:val="24292E"/>
          <w:sz w:val="24"/>
          <w:szCs w:val="24"/>
          <w:lang w:eastAsia="en-GB"/>
        </w:rPr>
        <w:t xml:space="preserve"> </w:t>
      </w:r>
      <w:r w:rsidRPr="006F30FD">
        <w:rPr>
          <w:rFonts w:ascii="Segoe UI" w:eastAsia="Times New Roman" w:hAnsi="Segoe UI" w:cs="Segoe UI"/>
          <w:color w:val="24292E"/>
          <w:sz w:val="24"/>
          <w:szCs w:val="24"/>
          <w:lang w:eastAsia="en-GB"/>
        </w:rPr>
        <w:lastRenderedPageBreak/>
        <w:t xml:space="preserve">Daniel looked at me again. After a few more prompts the screen was ablaze with a progress bar. The three of us stood there like the 3 amigos, arms crossed, waiting. Daniel was the first to break the silence as he quizzed John with a tone indicating an element of foolhardiness and comical wit. "So, John, how’s the security 'team'?" John’s eyes </w:t>
      </w:r>
      <w:proofErr w:type="gramStart"/>
      <w:r w:rsidRPr="006F30FD">
        <w:rPr>
          <w:rFonts w:ascii="Segoe UI" w:eastAsia="Times New Roman" w:hAnsi="Segoe UI" w:cs="Segoe UI"/>
          <w:color w:val="24292E"/>
          <w:sz w:val="24"/>
          <w:szCs w:val="24"/>
          <w:lang w:eastAsia="en-GB"/>
        </w:rPr>
        <w:t>didn’t</w:t>
      </w:r>
      <w:proofErr w:type="gramEnd"/>
      <w:r w:rsidRPr="006F30FD">
        <w:rPr>
          <w:rFonts w:ascii="Segoe UI" w:eastAsia="Times New Roman" w:hAnsi="Segoe UI" w:cs="Segoe UI"/>
          <w:color w:val="24292E"/>
          <w:sz w:val="24"/>
          <w:szCs w:val="24"/>
          <w:lang w:eastAsia="en-GB"/>
        </w:rPr>
        <w:t xml:space="preserve"> leave the screen as he answered in a quick-fire manner that was enthusiastic yet reserved. "Well, we’re getting version control installed on all PCs in the coming weeks", he clucked. "Full roll out is planned to be completed by years end", he said. I could sense Daniel </w:t>
      </w:r>
      <w:proofErr w:type="gramStart"/>
      <w:r w:rsidRPr="006F30FD">
        <w:rPr>
          <w:rFonts w:ascii="Segoe UI" w:eastAsia="Times New Roman" w:hAnsi="Segoe UI" w:cs="Segoe UI"/>
          <w:color w:val="24292E"/>
          <w:sz w:val="24"/>
          <w:szCs w:val="24"/>
          <w:lang w:eastAsia="en-GB"/>
        </w:rPr>
        <w:t>didn't</w:t>
      </w:r>
      <w:proofErr w:type="gramEnd"/>
      <w:r w:rsidRPr="006F30FD">
        <w:rPr>
          <w:rFonts w:ascii="Segoe UI" w:eastAsia="Times New Roman" w:hAnsi="Segoe UI" w:cs="Segoe UI"/>
          <w:color w:val="24292E"/>
          <w:sz w:val="24"/>
          <w:szCs w:val="24"/>
          <w:lang w:eastAsia="en-GB"/>
        </w:rPr>
        <w:t xml:space="preserve"> care. Daniel threw in some small talk. "How’s the family?", Daniel asked. "Good, Mother just got back from surgery last week, she’s doing well.", John replied. John was quick to point out that his mother was English, which explained his Anglicised accent.</w:t>
      </w:r>
    </w:p>
    <w:p w14:paraId="1015DAC0"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"Right, it looks like the installation has finished. Do you need any further assistance?", affirmed John. Daniel smiled and gently shook his head. Daniel graciously thanked John for his help as the login screen appeared once again. John trundled off, Daniel quickly logged in and launched the test automation software. "Over to you Dave", he indicated. I asked a few questions about the test software before selecting the correct options and continuing. I demonstrated the automation software was working as expected. Daniel smiled, "Right, the next thing we need to do is get </w:t>
      </w:r>
      <w:proofErr w:type="spellStart"/>
      <w:r w:rsidRPr="006F30FD">
        <w:rPr>
          <w:rFonts w:ascii="Segoe UI" w:eastAsia="Times New Roman" w:hAnsi="Segoe UI" w:cs="Segoe UI"/>
          <w:color w:val="24292E"/>
          <w:sz w:val="24"/>
          <w:szCs w:val="24"/>
          <w:lang w:eastAsia="en-GB"/>
        </w:rPr>
        <w:t>Cuong’s</w:t>
      </w:r>
      <w:proofErr w:type="spellEnd"/>
      <w:r w:rsidRPr="006F30FD">
        <w:rPr>
          <w:rFonts w:ascii="Segoe UI" w:eastAsia="Times New Roman" w:hAnsi="Segoe UI" w:cs="Segoe UI"/>
          <w:color w:val="24292E"/>
          <w:sz w:val="24"/>
          <w:szCs w:val="24"/>
          <w:lang w:eastAsia="en-GB"/>
        </w:rPr>
        <w:t xml:space="preserve"> framework setup and we should be away. That should be enough for today. We’ll reconvene tomorrow.", Daniel said joyfully.</w:t>
      </w:r>
    </w:p>
    <w:p w14:paraId="3175BD5D" w14:textId="77777777" w:rsidR="006F30FD" w:rsidRPr="006F30FD" w:rsidRDefault="006F30FD" w:rsidP="006F30FD">
      <w:pPr>
        <w:shd w:val="clear" w:color="auto" w:fill="FFFFFF"/>
        <w:spacing w:before="360" w:after="240" w:line="240" w:lineRule="auto"/>
        <w:outlineLvl w:val="1"/>
        <w:rPr>
          <w:rFonts w:ascii="Segoe UI" w:eastAsia="Times New Roman" w:hAnsi="Segoe UI" w:cs="Segoe UI"/>
          <w:b/>
          <w:bCs/>
          <w:color w:val="24292E"/>
          <w:sz w:val="36"/>
          <w:szCs w:val="36"/>
          <w:lang w:eastAsia="en-GB"/>
        </w:rPr>
      </w:pPr>
      <w:r w:rsidRPr="006F30FD">
        <w:rPr>
          <w:rFonts w:ascii="Segoe UI" w:eastAsia="Times New Roman" w:hAnsi="Segoe UI" w:cs="Segoe UI"/>
          <w:b/>
          <w:bCs/>
          <w:color w:val="24292E"/>
          <w:sz w:val="36"/>
          <w:szCs w:val="36"/>
          <w:lang w:eastAsia="en-GB"/>
        </w:rPr>
        <w:t>Chapter 5</w:t>
      </w:r>
    </w:p>
    <w:p w14:paraId="0CEE5974" w14:textId="77777777" w:rsidR="006F30FD" w:rsidRPr="006F30FD" w:rsidRDefault="006F30FD" w:rsidP="006F30FD">
      <w:pPr>
        <w:shd w:val="clear" w:color="auto" w:fill="FFFFFF"/>
        <w:spacing w:before="360" w:after="240" w:line="240" w:lineRule="auto"/>
        <w:outlineLvl w:val="2"/>
        <w:rPr>
          <w:rFonts w:ascii="Segoe UI" w:eastAsia="Times New Roman" w:hAnsi="Segoe UI" w:cs="Segoe UI"/>
          <w:b/>
          <w:bCs/>
          <w:color w:val="24292E"/>
          <w:sz w:val="30"/>
          <w:szCs w:val="30"/>
          <w:lang w:eastAsia="en-GB"/>
        </w:rPr>
      </w:pPr>
      <w:r w:rsidRPr="006F30FD">
        <w:rPr>
          <w:rFonts w:ascii="Segoe UI" w:eastAsia="Times New Roman" w:hAnsi="Segoe UI" w:cs="Segoe UI"/>
          <w:b/>
          <w:bCs/>
          <w:color w:val="24292E"/>
          <w:sz w:val="30"/>
          <w:szCs w:val="30"/>
          <w:lang w:eastAsia="en-GB"/>
        </w:rPr>
        <w:t>Vagabond</w:t>
      </w:r>
    </w:p>
    <w:p w14:paraId="2EEA6140"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The next couple of weeks were a blur. In drinking and socialising terms, yeah, a lot happened. I was seeing Bruce, </w:t>
      </w:r>
      <w:proofErr w:type="gramStart"/>
      <w:r w:rsidRPr="006F30FD">
        <w:rPr>
          <w:rFonts w:ascii="Segoe UI" w:eastAsia="Times New Roman" w:hAnsi="Segoe UI" w:cs="Segoe UI"/>
          <w:color w:val="24292E"/>
          <w:sz w:val="24"/>
          <w:szCs w:val="24"/>
          <w:lang w:eastAsia="en-GB"/>
        </w:rPr>
        <w:t>Elliot</w:t>
      </w:r>
      <w:proofErr w:type="gramEnd"/>
      <w:r w:rsidRPr="006F30FD">
        <w:rPr>
          <w:rFonts w:ascii="Segoe UI" w:eastAsia="Times New Roman" w:hAnsi="Segoe UI" w:cs="Segoe UI"/>
          <w:color w:val="24292E"/>
          <w:sz w:val="24"/>
          <w:szCs w:val="24"/>
          <w:lang w:eastAsia="en-GB"/>
        </w:rPr>
        <w:t xml:space="preserve"> and client staff on a regular basis. Bruce, in Manly, Elliot, in Annandale and the client, smack bang in the middle of the Central Business District. My tenure at the consultancy accommodation had come to an end. I </w:t>
      </w:r>
      <w:proofErr w:type="gramStart"/>
      <w:r w:rsidRPr="006F30FD">
        <w:rPr>
          <w:rFonts w:ascii="Segoe UI" w:eastAsia="Times New Roman" w:hAnsi="Segoe UI" w:cs="Segoe UI"/>
          <w:color w:val="24292E"/>
          <w:sz w:val="24"/>
          <w:szCs w:val="24"/>
          <w:lang w:eastAsia="en-GB"/>
        </w:rPr>
        <w:t>hadn't</w:t>
      </w:r>
      <w:proofErr w:type="gramEnd"/>
      <w:r w:rsidRPr="006F30FD">
        <w:rPr>
          <w:rFonts w:ascii="Segoe UI" w:eastAsia="Times New Roman" w:hAnsi="Segoe UI" w:cs="Segoe UI"/>
          <w:color w:val="24292E"/>
          <w:sz w:val="24"/>
          <w:szCs w:val="24"/>
          <w:lang w:eastAsia="en-GB"/>
        </w:rPr>
        <w:t xml:space="preserve"> gone to the effort to organise where I would be staying next. It was an unnerving, comfort zone pushing time for the next few weeks. I had to move from pillar-to-post each day. I booked the cheapest, last-minute, 1-bed accommodation that Sydney had to offer. It was expensive, all paid for with my dwindling cash reserves. I got by, just. One day it was hostel accommodation in the CBD, the next it was a temporary house share in Manly. It was pressure I </w:t>
      </w:r>
      <w:proofErr w:type="gramStart"/>
      <w:r w:rsidRPr="006F30FD">
        <w:rPr>
          <w:rFonts w:ascii="Segoe UI" w:eastAsia="Times New Roman" w:hAnsi="Segoe UI" w:cs="Segoe UI"/>
          <w:color w:val="24292E"/>
          <w:sz w:val="24"/>
          <w:szCs w:val="24"/>
          <w:lang w:eastAsia="en-GB"/>
        </w:rPr>
        <w:t>didn't</w:t>
      </w:r>
      <w:proofErr w:type="gramEnd"/>
      <w:r w:rsidRPr="006F30FD">
        <w:rPr>
          <w:rFonts w:ascii="Segoe UI" w:eastAsia="Times New Roman" w:hAnsi="Segoe UI" w:cs="Segoe UI"/>
          <w:color w:val="24292E"/>
          <w:sz w:val="24"/>
          <w:szCs w:val="24"/>
          <w:lang w:eastAsia="en-GB"/>
        </w:rPr>
        <w:t xml:space="preserve"> want to deal with. It was difficult enough dealing with the stresses of work. For the sake of my sanity and my wallet, I </w:t>
      </w:r>
      <w:proofErr w:type="gramStart"/>
      <w:r w:rsidRPr="006F30FD">
        <w:rPr>
          <w:rFonts w:ascii="Segoe UI" w:eastAsia="Times New Roman" w:hAnsi="Segoe UI" w:cs="Segoe UI"/>
          <w:color w:val="24292E"/>
          <w:sz w:val="24"/>
          <w:szCs w:val="24"/>
          <w:lang w:eastAsia="en-GB"/>
        </w:rPr>
        <w:t>couldn’t</w:t>
      </w:r>
      <w:proofErr w:type="gramEnd"/>
      <w:r w:rsidRPr="006F30FD">
        <w:rPr>
          <w:rFonts w:ascii="Segoe UI" w:eastAsia="Times New Roman" w:hAnsi="Segoe UI" w:cs="Segoe UI"/>
          <w:color w:val="24292E"/>
          <w:sz w:val="24"/>
          <w:szCs w:val="24"/>
          <w:lang w:eastAsia="en-GB"/>
        </w:rPr>
        <w:t xml:space="preserve"> afford to do this indefinitely.</w:t>
      </w:r>
    </w:p>
    <w:p w14:paraId="70A1B13C"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The move was on, not just for me, but the entire Sydney based consultancy team: me, </w:t>
      </w:r>
      <w:proofErr w:type="gramStart"/>
      <w:r w:rsidRPr="006F30FD">
        <w:rPr>
          <w:rFonts w:ascii="Segoe UI" w:eastAsia="Times New Roman" w:hAnsi="Segoe UI" w:cs="Segoe UI"/>
          <w:color w:val="24292E"/>
          <w:sz w:val="24"/>
          <w:szCs w:val="24"/>
          <w:lang w:eastAsia="en-GB"/>
        </w:rPr>
        <w:t>Bruce</w:t>
      </w:r>
      <w:proofErr w:type="gramEnd"/>
      <w:r w:rsidRPr="006F30FD">
        <w:rPr>
          <w:rFonts w:ascii="Segoe UI" w:eastAsia="Times New Roman" w:hAnsi="Segoe UI" w:cs="Segoe UI"/>
          <w:color w:val="24292E"/>
          <w:sz w:val="24"/>
          <w:szCs w:val="24"/>
          <w:lang w:eastAsia="en-GB"/>
        </w:rPr>
        <w:t xml:space="preserve"> and Elliot. We saw fit to load up Elliot’s Tardis-like Holden Carlton with the contents of the North Sydney office. Amazingly, it only took 3 trips to complete the move. The new Central Business District address was packed to the rafters with, to be </w:t>
      </w:r>
      <w:r w:rsidRPr="006F30FD">
        <w:rPr>
          <w:rFonts w:ascii="Segoe UI" w:eastAsia="Times New Roman" w:hAnsi="Segoe UI" w:cs="Segoe UI"/>
          <w:color w:val="24292E"/>
          <w:sz w:val="24"/>
          <w:szCs w:val="24"/>
          <w:lang w:eastAsia="en-GB"/>
        </w:rPr>
        <w:lastRenderedPageBreak/>
        <w:t xml:space="preserve">blunt, </w:t>
      </w:r>
      <w:proofErr w:type="gramStart"/>
      <w:r w:rsidRPr="006F30FD">
        <w:rPr>
          <w:rFonts w:ascii="Segoe UI" w:eastAsia="Times New Roman" w:hAnsi="Segoe UI" w:cs="Segoe UI"/>
          <w:color w:val="24292E"/>
          <w:sz w:val="24"/>
          <w:szCs w:val="24"/>
          <w:lang w:eastAsia="en-GB"/>
        </w:rPr>
        <w:t>crap</w:t>
      </w:r>
      <w:proofErr w:type="gramEnd"/>
      <w:r w:rsidRPr="006F30FD">
        <w:rPr>
          <w:rFonts w:ascii="Segoe UI" w:eastAsia="Times New Roman" w:hAnsi="Segoe UI" w:cs="Segoe UI"/>
          <w:color w:val="24292E"/>
          <w:sz w:val="24"/>
          <w:szCs w:val="24"/>
          <w:lang w:eastAsia="en-GB"/>
        </w:rPr>
        <w:t>. The number of consultancy training manuals available to the Sydney office had reached epic proportions. This material was international standard quality. Unfortunately, it was unheard of outside Australia and not worth a pittance on a professional's profile.</w:t>
      </w:r>
    </w:p>
    <w:p w14:paraId="06193499"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The consultancy, as I was to find out, had an interesting history. It was created by one man, a humble doctorate in Computer Science, Kelvin. He had the brilliant idea of </w:t>
      </w:r>
      <w:proofErr w:type="spellStart"/>
      <w:r w:rsidRPr="006F30FD">
        <w:rPr>
          <w:rFonts w:ascii="Segoe UI" w:eastAsia="Times New Roman" w:hAnsi="Segoe UI" w:cs="Segoe UI"/>
          <w:color w:val="24292E"/>
          <w:sz w:val="24"/>
          <w:szCs w:val="24"/>
          <w:lang w:eastAsia="en-GB"/>
        </w:rPr>
        <w:t>molding</w:t>
      </w:r>
      <w:proofErr w:type="spellEnd"/>
      <w:r w:rsidRPr="006F30FD">
        <w:rPr>
          <w:rFonts w:ascii="Segoe UI" w:eastAsia="Times New Roman" w:hAnsi="Segoe UI" w:cs="Segoe UI"/>
          <w:color w:val="24292E"/>
          <w:sz w:val="24"/>
          <w:szCs w:val="24"/>
          <w:lang w:eastAsia="en-GB"/>
        </w:rPr>
        <w:t xml:space="preserve"> the best software engineering students into his software testing consultants. Some would focus teaching international standard quality </w:t>
      </w:r>
      <w:proofErr w:type="gramStart"/>
      <w:r w:rsidRPr="006F30FD">
        <w:rPr>
          <w:rFonts w:ascii="Segoe UI" w:eastAsia="Times New Roman" w:hAnsi="Segoe UI" w:cs="Segoe UI"/>
          <w:color w:val="24292E"/>
          <w:sz w:val="24"/>
          <w:szCs w:val="24"/>
          <w:lang w:eastAsia="en-GB"/>
        </w:rPr>
        <w:t>theory,</w:t>
      </w:r>
      <w:proofErr w:type="gramEnd"/>
      <w:r w:rsidRPr="006F30FD">
        <w:rPr>
          <w:rFonts w:ascii="Segoe UI" w:eastAsia="Times New Roman" w:hAnsi="Segoe UI" w:cs="Segoe UI"/>
          <w:color w:val="24292E"/>
          <w:sz w:val="24"/>
          <w:szCs w:val="24"/>
          <w:lang w:eastAsia="en-GB"/>
        </w:rPr>
        <w:t xml:space="preserve"> others would provide businesses with a software testing resource. The result, a consultancy of technical, academic resources, executing work to international standards. These academics were loyal to Kelvin and his </w:t>
      </w:r>
      <w:proofErr w:type="gramStart"/>
      <w:r w:rsidRPr="006F30FD">
        <w:rPr>
          <w:rFonts w:ascii="Segoe UI" w:eastAsia="Times New Roman" w:hAnsi="Segoe UI" w:cs="Segoe UI"/>
          <w:color w:val="24292E"/>
          <w:sz w:val="24"/>
          <w:szCs w:val="24"/>
          <w:lang w:eastAsia="en-GB"/>
        </w:rPr>
        <w:t>consultancy, but</w:t>
      </w:r>
      <w:proofErr w:type="gramEnd"/>
      <w:r w:rsidRPr="006F30FD">
        <w:rPr>
          <w:rFonts w:ascii="Segoe UI" w:eastAsia="Times New Roman" w:hAnsi="Segoe UI" w:cs="Segoe UI"/>
          <w:color w:val="24292E"/>
          <w:sz w:val="24"/>
          <w:szCs w:val="24"/>
          <w:lang w:eastAsia="en-GB"/>
        </w:rPr>
        <w:t xml:space="preserve"> lacked direction. The academics were not business savvy. This was why Mark was brought in as Chief Operating Officer (COO). He had one plan in mind, replicate the success of the UK consultancy I had left.</w:t>
      </w:r>
    </w:p>
    <w:p w14:paraId="10039758"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I understood that to grow business you need to get word of the business out there. This explained why Elliot's and Bruce's salesman skillset was required. Being salesman, they were great manipulators. They had Mark wrapped around their little fingers. Bruce chose the new Circular Quay office premises. He assigned himself the position "Chief of Sydney Operations". He </w:t>
      </w:r>
      <w:proofErr w:type="gramStart"/>
      <w:r w:rsidRPr="006F30FD">
        <w:rPr>
          <w:rFonts w:ascii="Segoe UI" w:eastAsia="Times New Roman" w:hAnsi="Segoe UI" w:cs="Segoe UI"/>
          <w:color w:val="24292E"/>
          <w:sz w:val="24"/>
          <w:szCs w:val="24"/>
          <w:lang w:eastAsia="en-GB"/>
        </w:rPr>
        <w:t>wasn't</w:t>
      </w:r>
      <w:proofErr w:type="gramEnd"/>
      <w:r w:rsidRPr="006F30FD">
        <w:rPr>
          <w:rFonts w:ascii="Segoe UI" w:eastAsia="Times New Roman" w:hAnsi="Segoe UI" w:cs="Segoe UI"/>
          <w:color w:val="24292E"/>
          <w:sz w:val="24"/>
          <w:szCs w:val="24"/>
          <w:lang w:eastAsia="en-GB"/>
        </w:rPr>
        <w:t xml:space="preserve"> a logistics expert and wasn't a chief. And to call him a salesman would be an insult to the profession. By definition, a salesman sells stuff. I had witnessed Bruce’s sales patter first-hand. He would have difficulty selling Tigers to Tasmania.</w:t>
      </w:r>
    </w:p>
    <w:p w14:paraId="74D1C290"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"Mr Bradford", those words should be enunciated in a deep, smooth, UK radio DJ's tone. The bearded, 40-something, </w:t>
      </w:r>
      <w:proofErr w:type="gramStart"/>
      <w:r w:rsidRPr="006F30FD">
        <w:rPr>
          <w:rFonts w:ascii="Segoe UI" w:eastAsia="Times New Roman" w:hAnsi="Segoe UI" w:cs="Segoe UI"/>
          <w:color w:val="24292E"/>
          <w:sz w:val="24"/>
          <w:szCs w:val="24"/>
          <w:lang w:eastAsia="en-GB"/>
        </w:rPr>
        <w:t>portly</w:t>
      </w:r>
      <w:proofErr w:type="gramEnd"/>
      <w:r w:rsidRPr="006F30FD">
        <w:rPr>
          <w:rFonts w:ascii="Segoe UI" w:eastAsia="Times New Roman" w:hAnsi="Segoe UI" w:cs="Segoe UI"/>
          <w:color w:val="24292E"/>
          <w:sz w:val="24"/>
          <w:szCs w:val="24"/>
          <w:lang w:eastAsia="en-GB"/>
        </w:rPr>
        <w:t xml:space="preserve"> Canadian newbie was the next installation at the Sydney office. The finely groomed, minge-bearded man spoke with a mouthful of soft mumbles. He was, by Canadian standards, a reserved character. The intense, wide-eyed stare gave an indication of his focus. When he </w:t>
      </w:r>
      <w:proofErr w:type="gramStart"/>
      <w:r w:rsidRPr="006F30FD">
        <w:rPr>
          <w:rFonts w:ascii="Segoe UI" w:eastAsia="Times New Roman" w:hAnsi="Segoe UI" w:cs="Segoe UI"/>
          <w:color w:val="24292E"/>
          <w:sz w:val="24"/>
          <w:szCs w:val="24"/>
          <w:lang w:eastAsia="en-GB"/>
        </w:rPr>
        <w:t>wasn’t</w:t>
      </w:r>
      <w:proofErr w:type="gramEnd"/>
      <w:r w:rsidRPr="006F30FD">
        <w:rPr>
          <w:rFonts w:ascii="Segoe UI" w:eastAsia="Times New Roman" w:hAnsi="Segoe UI" w:cs="Segoe UI"/>
          <w:color w:val="24292E"/>
          <w:sz w:val="24"/>
          <w:szCs w:val="24"/>
          <w:lang w:eastAsia="en-GB"/>
        </w:rPr>
        <w:t xml:space="preserve"> focussed on work, he focussed on keeping his head in the realms of reality. Unfortunately, he suffered from Asperger’s, which made him a little less sociable, but allowed him to plough through work twice as fast as me.</w:t>
      </w:r>
    </w:p>
    <w:p w14:paraId="2E2205F9"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Consultancy statements of work for the financial institution client were still being finalised. Meanwhile Mr Bradford, Elliot and I made use of the consultancy training manuals at the Sydney office. Elliot assigned himself the role of course provider. What that man couldn’t apply himself </w:t>
      </w:r>
      <w:proofErr w:type="gramStart"/>
      <w:r w:rsidRPr="006F30FD">
        <w:rPr>
          <w:rFonts w:ascii="Segoe UI" w:eastAsia="Times New Roman" w:hAnsi="Segoe UI" w:cs="Segoe UI"/>
          <w:color w:val="24292E"/>
          <w:sz w:val="24"/>
          <w:szCs w:val="24"/>
          <w:lang w:eastAsia="en-GB"/>
        </w:rPr>
        <w:t>to could</w:t>
      </w:r>
      <w:proofErr w:type="gramEnd"/>
      <w:r w:rsidRPr="006F30FD">
        <w:rPr>
          <w:rFonts w:ascii="Segoe UI" w:eastAsia="Times New Roman" w:hAnsi="Segoe UI" w:cs="Segoe UI"/>
          <w:color w:val="24292E"/>
          <w:sz w:val="24"/>
          <w:szCs w:val="24"/>
          <w:lang w:eastAsia="en-GB"/>
        </w:rPr>
        <w:t xml:space="preserve"> be written on the back of a postage stamp. Bruce was rarely in the office. He was either at home or out entertaining potential clients. Mr Bradford and I were technically "on the bench". It was a term all consultancies feared. A time when resources </w:t>
      </w:r>
      <w:proofErr w:type="gramStart"/>
      <w:r w:rsidRPr="006F30FD">
        <w:rPr>
          <w:rFonts w:ascii="Segoe UI" w:eastAsia="Times New Roman" w:hAnsi="Segoe UI" w:cs="Segoe UI"/>
          <w:color w:val="24292E"/>
          <w:sz w:val="24"/>
          <w:szCs w:val="24"/>
          <w:lang w:eastAsia="en-GB"/>
        </w:rPr>
        <w:t>didn't</w:t>
      </w:r>
      <w:proofErr w:type="gramEnd"/>
      <w:r w:rsidRPr="006F30FD">
        <w:rPr>
          <w:rFonts w:ascii="Segoe UI" w:eastAsia="Times New Roman" w:hAnsi="Segoe UI" w:cs="Segoe UI"/>
          <w:color w:val="24292E"/>
          <w:sz w:val="24"/>
          <w:szCs w:val="24"/>
          <w:lang w:eastAsia="en-GB"/>
        </w:rPr>
        <w:t xml:space="preserve"> earn money for the consultancy. I was quite happy being benched. I was still earning and learning.</w:t>
      </w:r>
    </w:p>
    <w:p w14:paraId="6A4BFE71"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lastRenderedPageBreak/>
        <w:t xml:space="preserve">Elliot covered the whole suite of consultancy training materials. </w:t>
      </w:r>
      <w:proofErr w:type="gramStart"/>
      <w:r w:rsidRPr="006F30FD">
        <w:rPr>
          <w:rFonts w:ascii="Segoe UI" w:eastAsia="Times New Roman" w:hAnsi="Segoe UI" w:cs="Segoe UI"/>
          <w:color w:val="24292E"/>
          <w:sz w:val="24"/>
          <w:szCs w:val="24"/>
          <w:lang w:eastAsia="en-GB"/>
        </w:rPr>
        <w:t>As a consequence</w:t>
      </w:r>
      <w:proofErr w:type="gramEnd"/>
      <w:r w:rsidRPr="006F30FD">
        <w:rPr>
          <w:rFonts w:ascii="Segoe UI" w:eastAsia="Times New Roman" w:hAnsi="Segoe UI" w:cs="Segoe UI"/>
          <w:color w:val="24292E"/>
          <w:sz w:val="24"/>
          <w:szCs w:val="24"/>
          <w:lang w:eastAsia="en-GB"/>
        </w:rPr>
        <w:t xml:space="preserve">, Mr Bradford and I obtained lots of certificates and burned lots of the consultancy's cash reserves. I would consistently arrive at the Sydney office before 9am. Mr Bradford would turn up a little later because of the subtle variability in his 2-hour long journey. Elliot and Bruce rolled in as and when. Working from home was always an option for both. Their relationship was an interesting one. They </w:t>
      </w:r>
      <w:proofErr w:type="gramStart"/>
      <w:r w:rsidRPr="006F30FD">
        <w:rPr>
          <w:rFonts w:ascii="Segoe UI" w:eastAsia="Times New Roman" w:hAnsi="Segoe UI" w:cs="Segoe UI"/>
          <w:color w:val="24292E"/>
          <w:sz w:val="24"/>
          <w:szCs w:val="24"/>
          <w:lang w:eastAsia="en-GB"/>
        </w:rPr>
        <w:t>didn’t</w:t>
      </w:r>
      <w:proofErr w:type="gramEnd"/>
      <w:r w:rsidRPr="006F30FD">
        <w:rPr>
          <w:rFonts w:ascii="Segoe UI" w:eastAsia="Times New Roman" w:hAnsi="Segoe UI" w:cs="Segoe UI"/>
          <w:color w:val="24292E"/>
          <w:sz w:val="24"/>
          <w:szCs w:val="24"/>
          <w:lang w:eastAsia="en-GB"/>
        </w:rPr>
        <w:t xml:space="preserve"> always see eye-to-eye and often bitched about each other behind each other’s backs. The issues they had were many: machismo, power mongering and who had the better sales technique. Mark talked about the old Sydney team before his arrival. In Sydney, the consultancy was a two men strong team: Joel, a performance test specialist working at another Australian financial institution and Elliot Caldwell, the "lend his hand to anything" salesman. Elliot also did well as the Client Liaisons Manager. Mark saw fit to hire a new salesman, Bruce, to allow Elliot to bill more client hours. As with any major change, especially one around roles, Bruce’s arrival had flustered the sure-footed Elliot. Elliot, when not working for the client, continued to follow up on leads and answer any of </w:t>
      </w:r>
      <w:proofErr w:type="spellStart"/>
      <w:r w:rsidRPr="006F30FD">
        <w:rPr>
          <w:rFonts w:ascii="Segoe UI" w:eastAsia="Times New Roman" w:hAnsi="Segoe UI" w:cs="Segoe UI"/>
          <w:color w:val="24292E"/>
          <w:sz w:val="24"/>
          <w:szCs w:val="24"/>
          <w:lang w:eastAsia="en-GB"/>
        </w:rPr>
        <w:t>K.</w:t>
      </w:r>
      <w:proofErr w:type="gramStart"/>
      <w:r w:rsidRPr="006F30FD">
        <w:rPr>
          <w:rFonts w:ascii="Segoe UI" w:eastAsia="Times New Roman" w:hAnsi="Segoe UI" w:cs="Segoe UI"/>
          <w:color w:val="24292E"/>
          <w:sz w:val="24"/>
          <w:szCs w:val="24"/>
          <w:lang w:eastAsia="en-GB"/>
        </w:rPr>
        <w:t>J.Ross’s</w:t>
      </w:r>
      <w:proofErr w:type="spellEnd"/>
      <w:proofErr w:type="gramEnd"/>
      <w:r w:rsidRPr="006F30FD">
        <w:rPr>
          <w:rFonts w:ascii="Segoe UI" w:eastAsia="Times New Roman" w:hAnsi="Segoe UI" w:cs="Segoe UI"/>
          <w:color w:val="24292E"/>
          <w:sz w:val="24"/>
          <w:szCs w:val="24"/>
          <w:lang w:eastAsia="en-GB"/>
        </w:rPr>
        <w:t xml:space="preserve"> Sydney office phone queries. Both Bruce and Elliot were optimistic to the point of lying. Whilst talking to the duo, my inner monologue would say "Do you smell that? </w:t>
      </w:r>
      <w:r w:rsidRPr="006F30FD">
        <w:rPr>
          <w:rFonts w:ascii="Segoe UI" w:eastAsia="Times New Roman" w:hAnsi="Segoe UI" w:cs="Segoe UI"/>
          <w:i/>
          <w:iCs/>
          <w:color w:val="24292E"/>
          <w:sz w:val="24"/>
          <w:szCs w:val="24"/>
          <w:lang w:eastAsia="en-GB"/>
        </w:rPr>
        <w:t>sniff</w:t>
      </w:r>
      <w:r w:rsidRPr="006F30FD">
        <w:rPr>
          <w:rFonts w:ascii="Segoe UI" w:eastAsia="Times New Roman" w:hAnsi="Segoe UI" w:cs="Segoe UI"/>
          <w:color w:val="24292E"/>
          <w:sz w:val="24"/>
          <w:szCs w:val="24"/>
          <w:lang w:eastAsia="en-GB"/>
        </w:rPr>
        <w:t xml:space="preserve"> Yeah, definitely bullshit". Elliot would often say that we needed more consultants to fill the roles. </w:t>
      </w:r>
      <w:proofErr w:type="gramStart"/>
      <w:r w:rsidRPr="006F30FD">
        <w:rPr>
          <w:rFonts w:ascii="Segoe UI" w:eastAsia="Times New Roman" w:hAnsi="Segoe UI" w:cs="Segoe UI"/>
          <w:color w:val="24292E"/>
          <w:sz w:val="24"/>
          <w:szCs w:val="24"/>
          <w:lang w:eastAsia="en-GB"/>
        </w:rPr>
        <w:t>In reality, there</w:t>
      </w:r>
      <w:proofErr w:type="gramEnd"/>
      <w:r w:rsidRPr="006F30FD">
        <w:rPr>
          <w:rFonts w:ascii="Segoe UI" w:eastAsia="Times New Roman" w:hAnsi="Segoe UI" w:cs="Segoe UI"/>
          <w:color w:val="24292E"/>
          <w:sz w:val="24"/>
          <w:szCs w:val="24"/>
          <w:lang w:eastAsia="en-GB"/>
        </w:rPr>
        <w:t xml:space="preserve"> were no roles to fill.</w:t>
      </w:r>
    </w:p>
    <w:p w14:paraId="006D1EDB" w14:textId="77777777" w:rsidR="006F30FD" w:rsidRPr="006F30FD" w:rsidRDefault="006F30FD" w:rsidP="006F30FD">
      <w:pPr>
        <w:shd w:val="clear" w:color="auto" w:fill="FFFFFF"/>
        <w:spacing w:before="360" w:after="240" w:line="240" w:lineRule="auto"/>
        <w:outlineLvl w:val="1"/>
        <w:rPr>
          <w:rFonts w:ascii="Segoe UI" w:eastAsia="Times New Roman" w:hAnsi="Segoe UI" w:cs="Segoe UI"/>
          <w:b/>
          <w:bCs/>
          <w:color w:val="24292E"/>
          <w:sz w:val="36"/>
          <w:szCs w:val="36"/>
          <w:lang w:eastAsia="en-GB"/>
        </w:rPr>
      </w:pPr>
      <w:r w:rsidRPr="006F30FD">
        <w:rPr>
          <w:rFonts w:ascii="Segoe UI" w:eastAsia="Times New Roman" w:hAnsi="Segoe UI" w:cs="Segoe UI"/>
          <w:b/>
          <w:bCs/>
          <w:color w:val="24292E"/>
          <w:sz w:val="36"/>
          <w:szCs w:val="36"/>
          <w:lang w:eastAsia="en-GB"/>
        </w:rPr>
        <w:t>Chapter 6</w:t>
      </w:r>
    </w:p>
    <w:p w14:paraId="754556F3" w14:textId="77777777" w:rsidR="006F30FD" w:rsidRPr="006F30FD" w:rsidRDefault="006F30FD" w:rsidP="006F30FD">
      <w:pPr>
        <w:shd w:val="clear" w:color="auto" w:fill="FFFFFF"/>
        <w:spacing w:before="360" w:after="240" w:line="240" w:lineRule="auto"/>
        <w:outlineLvl w:val="2"/>
        <w:rPr>
          <w:rFonts w:ascii="Segoe UI" w:eastAsia="Times New Roman" w:hAnsi="Segoe UI" w:cs="Segoe UI"/>
          <w:b/>
          <w:bCs/>
          <w:color w:val="24292E"/>
          <w:sz w:val="30"/>
          <w:szCs w:val="30"/>
          <w:lang w:eastAsia="en-GB"/>
        </w:rPr>
      </w:pPr>
      <w:r w:rsidRPr="006F30FD">
        <w:rPr>
          <w:rFonts w:ascii="Segoe UI" w:eastAsia="Times New Roman" w:hAnsi="Segoe UI" w:cs="Segoe UI"/>
          <w:b/>
          <w:bCs/>
          <w:color w:val="24292E"/>
          <w:sz w:val="30"/>
          <w:szCs w:val="30"/>
          <w:lang w:eastAsia="en-GB"/>
        </w:rPr>
        <w:t>Another Day in Paradise</w:t>
      </w:r>
    </w:p>
    <w:p w14:paraId="0025AC9B"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Everyone I had met so far were accommodating, Bruce was by far the most generous. Knowing I was having difficulty finding a place to rent he got me in touch with Stifler, aka Glenn. Following an initial phone </w:t>
      </w:r>
      <w:proofErr w:type="gramStart"/>
      <w:r w:rsidRPr="006F30FD">
        <w:rPr>
          <w:rFonts w:ascii="Segoe UI" w:eastAsia="Times New Roman" w:hAnsi="Segoe UI" w:cs="Segoe UI"/>
          <w:color w:val="24292E"/>
          <w:sz w:val="24"/>
          <w:szCs w:val="24"/>
          <w:lang w:eastAsia="en-GB"/>
        </w:rPr>
        <w:t>call</w:t>
      </w:r>
      <w:proofErr w:type="gramEnd"/>
      <w:r w:rsidRPr="006F30FD">
        <w:rPr>
          <w:rFonts w:ascii="Segoe UI" w:eastAsia="Times New Roman" w:hAnsi="Segoe UI" w:cs="Segoe UI"/>
          <w:color w:val="24292E"/>
          <w:sz w:val="24"/>
          <w:szCs w:val="24"/>
          <w:lang w:eastAsia="en-GB"/>
        </w:rPr>
        <w:t xml:space="preserve"> he wanted to meet face-to-face. The meeting took place one lunch time in the city on a hot summer's day. I walked in and barely noticed Glenn. He was sat in a booth, </w:t>
      </w:r>
      <w:proofErr w:type="gramStart"/>
      <w:r w:rsidRPr="006F30FD">
        <w:rPr>
          <w:rFonts w:ascii="Segoe UI" w:eastAsia="Times New Roman" w:hAnsi="Segoe UI" w:cs="Segoe UI"/>
          <w:color w:val="24292E"/>
          <w:sz w:val="24"/>
          <w:szCs w:val="24"/>
          <w:lang w:eastAsia="en-GB"/>
        </w:rPr>
        <w:t>suited</w:t>
      </w:r>
      <w:proofErr w:type="gramEnd"/>
      <w:r w:rsidRPr="006F30FD">
        <w:rPr>
          <w:rFonts w:ascii="Segoe UI" w:eastAsia="Times New Roman" w:hAnsi="Segoe UI" w:cs="Segoe UI"/>
          <w:color w:val="24292E"/>
          <w:sz w:val="24"/>
          <w:szCs w:val="24"/>
          <w:lang w:eastAsia="en-GB"/>
        </w:rPr>
        <w:t xml:space="preserve"> and booted, next to an equally dapper looking colleague. Glenn stood </w:t>
      </w:r>
      <w:proofErr w:type="gramStart"/>
      <w:r w:rsidRPr="006F30FD">
        <w:rPr>
          <w:rFonts w:ascii="Segoe UI" w:eastAsia="Times New Roman" w:hAnsi="Segoe UI" w:cs="Segoe UI"/>
          <w:color w:val="24292E"/>
          <w:sz w:val="24"/>
          <w:szCs w:val="24"/>
          <w:lang w:eastAsia="en-GB"/>
        </w:rPr>
        <w:t>up,</w:t>
      </w:r>
      <w:proofErr w:type="gramEnd"/>
      <w:r w:rsidRPr="006F30FD">
        <w:rPr>
          <w:rFonts w:ascii="Segoe UI" w:eastAsia="Times New Roman" w:hAnsi="Segoe UI" w:cs="Segoe UI"/>
          <w:color w:val="24292E"/>
          <w:sz w:val="24"/>
          <w:szCs w:val="24"/>
          <w:lang w:eastAsia="en-GB"/>
        </w:rPr>
        <w:t xml:space="preserve"> his face was expressionless. I smiled and shook his hand. The expression on my face suddenly changed, from one of a relaxed, whimsical joy, to one of fear. "Was I about to be interviewed?" I thought. Glenn looked me up and down like a notice on a parking meter. The interrogation began. "What is your name? Where are you from?". His stare was intense. If I had looked away, he probably would have slapped me across the face with a leather glove. The interrogation changed from questioning to dictating the apartment rules. It was like listening to the laws of Fight Club (a film starring Brad Pitt and Edward Norton). </w:t>
      </w:r>
      <w:proofErr w:type="gramStart"/>
      <w:r w:rsidRPr="006F30FD">
        <w:rPr>
          <w:rFonts w:ascii="Segoe UI" w:eastAsia="Times New Roman" w:hAnsi="Segoe UI" w:cs="Segoe UI"/>
          <w:color w:val="24292E"/>
          <w:sz w:val="24"/>
          <w:szCs w:val="24"/>
          <w:lang w:eastAsia="en-GB"/>
        </w:rPr>
        <w:t>Thankfully</w:t>
      </w:r>
      <w:proofErr w:type="gramEnd"/>
      <w:r w:rsidRPr="006F30FD">
        <w:rPr>
          <w:rFonts w:ascii="Segoe UI" w:eastAsia="Times New Roman" w:hAnsi="Segoe UI" w:cs="Segoe UI"/>
          <w:color w:val="24292E"/>
          <w:sz w:val="24"/>
          <w:szCs w:val="24"/>
          <w:lang w:eastAsia="en-GB"/>
        </w:rPr>
        <w:t xml:space="preserve"> he didn't say "The first rule of the apartment is... there is no apartment." He did say I could move into his </w:t>
      </w:r>
      <w:proofErr w:type="spellStart"/>
      <w:r w:rsidRPr="006F30FD">
        <w:rPr>
          <w:rFonts w:ascii="Segoe UI" w:eastAsia="Times New Roman" w:hAnsi="Segoe UI" w:cs="Segoe UI"/>
          <w:color w:val="24292E"/>
          <w:sz w:val="24"/>
          <w:szCs w:val="24"/>
          <w:lang w:eastAsia="en-GB"/>
        </w:rPr>
        <w:t>Queenscliff</w:t>
      </w:r>
      <w:proofErr w:type="spellEnd"/>
      <w:r w:rsidRPr="006F30FD">
        <w:rPr>
          <w:rFonts w:ascii="Segoe UI" w:eastAsia="Times New Roman" w:hAnsi="Segoe UI" w:cs="Segoe UI"/>
          <w:color w:val="24292E"/>
          <w:sz w:val="24"/>
          <w:szCs w:val="24"/>
          <w:lang w:eastAsia="en-GB"/>
        </w:rPr>
        <w:t xml:space="preserve"> apartment next week, the second week of December. I should vacate one week before Christmas. Everything was verbally agreed, nothing to sign, sweet.</w:t>
      </w:r>
    </w:p>
    <w:p w14:paraId="405B6CC8"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lastRenderedPageBreak/>
        <w:t xml:space="preserve">The second week of December came along. I was all smiles, happy to know I would have one place to call my home for a couple of weeks. One early evening I made my way to Glenn’s apartment. It was baking hot day in Sydney. I walked along the sidewalk of Manly Beach with all my luggage in tow and a long British jacket on my back. It was some effort walking up the hill to reach the ground floor of the apartment. My clothes were soaking with sweat. I looked at the text Glenn had sent me. Keys are located under the front wheel of the pick-up truck. That sounded straightforward. There was only one pickup on the drive. I took a "man look" for the keys. Nothing. Maybe Glenn meant one of the other wheels. Nothing. I looked under the whole car. Nothing. Bugger! "Where the hell were the keys?", I thought. This time I decided to be more thorough </w:t>
      </w:r>
      <w:proofErr w:type="spellStart"/>
      <w:r w:rsidRPr="006F30FD">
        <w:rPr>
          <w:rFonts w:ascii="Segoe UI" w:eastAsia="Times New Roman" w:hAnsi="Segoe UI" w:cs="Segoe UI"/>
          <w:color w:val="24292E"/>
          <w:sz w:val="24"/>
          <w:szCs w:val="24"/>
          <w:lang w:eastAsia="en-GB"/>
        </w:rPr>
        <w:t>wtih</w:t>
      </w:r>
      <w:proofErr w:type="spellEnd"/>
      <w:r w:rsidRPr="006F30FD">
        <w:rPr>
          <w:rFonts w:ascii="Segoe UI" w:eastAsia="Times New Roman" w:hAnsi="Segoe UI" w:cs="Segoe UI"/>
          <w:color w:val="24292E"/>
          <w:sz w:val="24"/>
          <w:szCs w:val="24"/>
          <w:lang w:eastAsia="en-GB"/>
        </w:rPr>
        <w:t xml:space="preserve"> my search. Yep, the keys were where Glenn said they were. I got to my feet and held the keys aloft. It was like a scene out of an old video game.</w:t>
      </w:r>
    </w:p>
    <w:p w14:paraId="0E691086"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I approached the lift on the ground floor and hit the call button. As the sardine can of a lift opened, I was happy to see no one inside. "Now, where is the button to floor 3?", I said. The lift moved slowly. Its doors opened revealing a plushily carpeted floor. The door in front was white, </w:t>
      </w:r>
      <w:proofErr w:type="gramStart"/>
      <w:r w:rsidRPr="006F30FD">
        <w:rPr>
          <w:rFonts w:ascii="Segoe UI" w:eastAsia="Times New Roman" w:hAnsi="Segoe UI" w:cs="Segoe UI"/>
          <w:color w:val="24292E"/>
          <w:sz w:val="24"/>
          <w:szCs w:val="24"/>
          <w:lang w:eastAsia="en-GB"/>
        </w:rPr>
        <w:t>modern</w:t>
      </w:r>
      <w:proofErr w:type="gramEnd"/>
      <w:r w:rsidRPr="006F30FD">
        <w:rPr>
          <w:rFonts w:ascii="Segoe UI" w:eastAsia="Times New Roman" w:hAnsi="Segoe UI" w:cs="Segoe UI"/>
          <w:color w:val="24292E"/>
          <w:sz w:val="24"/>
          <w:szCs w:val="24"/>
          <w:lang w:eastAsia="en-GB"/>
        </w:rPr>
        <w:t xml:space="preserve"> and inviting. I tried the keys, a turn to the left confirmed great success. I nodded my head affirmatively. The door slowly opened revealing a space to call home. I was amazed at its large size. Thanks to the huge windows, light filled the interior. The centre piece of the apartment was a 50" flat screen TV placed the perfect distance from the sofa. My heart raced knowing I would one day get to indulge in this audio-visual showpiece.</w:t>
      </w:r>
    </w:p>
    <w:p w14:paraId="6FAB9AB3"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A text appeared on my phone. It read "I hope you found your way into the apartment. Andy is on her way. </w:t>
      </w:r>
      <w:proofErr w:type="gramStart"/>
      <w:r w:rsidRPr="006F30FD">
        <w:rPr>
          <w:rFonts w:ascii="Segoe UI" w:eastAsia="Times New Roman" w:hAnsi="Segoe UI" w:cs="Segoe UI"/>
          <w:color w:val="24292E"/>
          <w:sz w:val="24"/>
          <w:szCs w:val="24"/>
          <w:lang w:eastAsia="en-GB"/>
        </w:rPr>
        <w:t>She’ll</w:t>
      </w:r>
      <w:proofErr w:type="gramEnd"/>
      <w:r w:rsidRPr="006F30FD">
        <w:rPr>
          <w:rFonts w:ascii="Segoe UI" w:eastAsia="Times New Roman" w:hAnsi="Segoe UI" w:cs="Segoe UI"/>
          <w:color w:val="24292E"/>
          <w:sz w:val="24"/>
          <w:szCs w:val="24"/>
          <w:lang w:eastAsia="en-GB"/>
        </w:rPr>
        <w:t xml:space="preserve"> be happy to show you round. Glenn." I tentatively perched my bottom on the edge of the sofa and proceeded to melt into the cushions. The thought "could life be any better than this moment right now?" entered my head. Andy opened the door, shopping bags in hand. She directed a "hey" before beckoning the cats to the kitchen. Andy had presence. She was attractive, 5’9", tanned, toned, with piercing blue eyes. After putting food items into the fridge and dinner in the cats’ dishes she turned her attentions to me. In a soft New Zealander accent she said, "David is it? Hi, </w:t>
      </w:r>
      <w:proofErr w:type="gramStart"/>
      <w:r w:rsidRPr="006F30FD">
        <w:rPr>
          <w:rFonts w:ascii="Segoe UI" w:eastAsia="Times New Roman" w:hAnsi="Segoe UI" w:cs="Segoe UI"/>
          <w:color w:val="24292E"/>
          <w:sz w:val="24"/>
          <w:szCs w:val="24"/>
          <w:lang w:eastAsia="en-GB"/>
        </w:rPr>
        <w:t>I’m</w:t>
      </w:r>
      <w:proofErr w:type="gramEnd"/>
      <w:r w:rsidRPr="006F30FD">
        <w:rPr>
          <w:rFonts w:ascii="Segoe UI" w:eastAsia="Times New Roman" w:hAnsi="Segoe UI" w:cs="Segoe UI"/>
          <w:color w:val="24292E"/>
          <w:sz w:val="24"/>
          <w:szCs w:val="24"/>
          <w:lang w:eastAsia="en-GB"/>
        </w:rPr>
        <w:t xml:space="preserve"> Andy, Glenn’s partner. </w:t>
      </w:r>
      <w:proofErr w:type="gramStart"/>
      <w:r w:rsidRPr="006F30FD">
        <w:rPr>
          <w:rFonts w:ascii="Segoe UI" w:eastAsia="Times New Roman" w:hAnsi="Segoe UI" w:cs="Segoe UI"/>
          <w:color w:val="24292E"/>
          <w:sz w:val="24"/>
          <w:szCs w:val="24"/>
          <w:lang w:eastAsia="en-GB"/>
        </w:rPr>
        <w:t>I’m</w:t>
      </w:r>
      <w:proofErr w:type="gramEnd"/>
      <w:r w:rsidRPr="006F30FD">
        <w:rPr>
          <w:rFonts w:ascii="Segoe UI" w:eastAsia="Times New Roman" w:hAnsi="Segoe UI" w:cs="Segoe UI"/>
          <w:color w:val="24292E"/>
          <w:sz w:val="24"/>
          <w:szCs w:val="24"/>
          <w:lang w:eastAsia="en-GB"/>
        </w:rPr>
        <w:t xml:space="preserve"> not sure if Glenn has showed you around the place? I guess not with it being your first day at the apartment." Andy began describing the apartments contents including the spare bedroom and balcony. The bedroom was enormous and included an </w:t>
      </w:r>
      <w:proofErr w:type="spellStart"/>
      <w:r w:rsidRPr="006F30FD">
        <w:rPr>
          <w:rFonts w:ascii="Segoe UI" w:eastAsia="Times New Roman" w:hAnsi="Segoe UI" w:cs="Segoe UI"/>
          <w:color w:val="24292E"/>
          <w:sz w:val="24"/>
          <w:szCs w:val="24"/>
          <w:lang w:eastAsia="en-GB"/>
        </w:rPr>
        <w:t>en</w:t>
      </w:r>
      <w:proofErr w:type="spellEnd"/>
      <w:r w:rsidRPr="006F30FD">
        <w:rPr>
          <w:rFonts w:ascii="Segoe UI" w:eastAsia="Times New Roman" w:hAnsi="Segoe UI" w:cs="Segoe UI"/>
          <w:color w:val="24292E"/>
          <w:sz w:val="24"/>
          <w:szCs w:val="24"/>
          <w:lang w:eastAsia="en-GB"/>
        </w:rPr>
        <w:t xml:space="preserve"> suite. I plonked my belongings down and continued following Andy back to the kitchen. Andy offered me a beer labelled VB. I happily accepted. I was parched. The bottle of beer was screw top and handed to me in a neoprene holder. The Aussies called it a "stubby holder". The neoprene kept the bottle cold. Aussies joked about British warm beer. Australians prided themselves on drinking it ice cold.</w:t>
      </w:r>
    </w:p>
    <w:p w14:paraId="255AC3CF"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Andy began talking about the finer details of the new living arrangements:</w:t>
      </w:r>
    </w:p>
    <w:p w14:paraId="26169C91" w14:textId="77777777" w:rsidR="006F30FD" w:rsidRPr="006F30FD" w:rsidRDefault="006F30FD" w:rsidP="006F30FD">
      <w:pPr>
        <w:numPr>
          <w:ilvl w:val="0"/>
          <w:numId w:val="9"/>
        </w:numPr>
        <w:shd w:val="clear" w:color="auto" w:fill="FFFFFF"/>
        <w:spacing w:before="100" w:beforeAutospacing="1"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lastRenderedPageBreak/>
        <w:t>Be quiet if arriving back to the apartment late at night.</w:t>
      </w:r>
    </w:p>
    <w:p w14:paraId="4C811B46" w14:textId="77777777" w:rsidR="006F30FD" w:rsidRPr="006F30FD" w:rsidRDefault="006F30FD" w:rsidP="006F30FD">
      <w:pPr>
        <w:numPr>
          <w:ilvl w:val="0"/>
          <w:numId w:val="9"/>
        </w:numPr>
        <w:shd w:val="clear" w:color="auto" w:fill="FFFFFF"/>
        <w:spacing w:before="60"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Keep the apartment </w:t>
      </w:r>
      <w:proofErr w:type="gramStart"/>
      <w:r w:rsidRPr="006F30FD">
        <w:rPr>
          <w:rFonts w:ascii="Segoe UI" w:eastAsia="Times New Roman" w:hAnsi="Segoe UI" w:cs="Segoe UI"/>
          <w:color w:val="24292E"/>
          <w:sz w:val="24"/>
          <w:szCs w:val="24"/>
          <w:lang w:eastAsia="en-GB"/>
        </w:rPr>
        <w:t>clean at all times</w:t>
      </w:r>
      <w:proofErr w:type="gramEnd"/>
      <w:r w:rsidRPr="006F30FD">
        <w:rPr>
          <w:rFonts w:ascii="Segoe UI" w:eastAsia="Times New Roman" w:hAnsi="Segoe UI" w:cs="Segoe UI"/>
          <w:color w:val="24292E"/>
          <w:sz w:val="24"/>
          <w:szCs w:val="24"/>
          <w:lang w:eastAsia="en-GB"/>
        </w:rPr>
        <w:t>.</w:t>
      </w:r>
    </w:p>
    <w:p w14:paraId="100039E7" w14:textId="77777777" w:rsidR="006F30FD" w:rsidRPr="006F30FD" w:rsidRDefault="006F30FD" w:rsidP="006F30FD">
      <w:pPr>
        <w:numPr>
          <w:ilvl w:val="0"/>
          <w:numId w:val="9"/>
        </w:numPr>
        <w:shd w:val="clear" w:color="auto" w:fill="FFFFFF"/>
        <w:spacing w:before="60"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Keep this door closed because the cats could get out and injure themselves.</w:t>
      </w:r>
    </w:p>
    <w:p w14:paraId="73BA14DA" w14:textId="77777777" w:rsidR="006F30FD" w:rsidRPr="006F30FD" w:rsidRDefault="006F30FD" w:rsidP="006F30FD">
      <w:pPr>
        <w:numPr>
          <w:ilvl w:val="0"/>
          <w:numId w:val="9"/>
        </w:numPr>
        <w:shd w:val="clear" w:color="auto" w:fill="FFFFFF"/>
        <w:spacing w:before="60"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Rent is AU$300 per week.</w:t>
      </w:r>
    </w:p>
    <w:p w14:paraId="44BEE967"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As the night drew </w:t>
      </w:r>
      <w:proofErr w:type="gramStart"/>
      <w:r w:rsidRPr="006F30FD">
        <w:rPr>
          <w:rFonts w:ascii="Segoe UI" w:eastAsia="Times New Roman" w:hAnsi="Segoe UI" w:cs="Segoe UI"/>
          <w:color w:val="24292E"/>
          <w:sz w:val="24"/>
          <w:szCs w:val="24"/>
          <w:lang w:eastAsia="en-GB"/>
        </w:rPr>
        <w:t>in</w:t>
      </w:r>
      <w:proofErr w:type="gramEnd"/>
      <w:r w:rsidRPr="006F30FD">
        <w:rPr>
          <w:rFonts w:ascii="Segoe UI" w:eastAsia="Times New Roman" w:hAnsi="Segoe UI" w:cs="Segoe UI"/>
          <w:color w:val="24292E"/>
          <w:sz w:val="24"/>
          <w:szCs w:val="24"/>
          <w:lang w:eastAsia="en-GB"/>
        </w:rPr>
        <w:t xml:space="preserve"> I looked outside my bedroom window. The bright lights of Manly reflected off the liquorice like sea. I took a final sip of beer and made my way into the lounge.</w:t>
      </w:r>
    </w:p>
    <w:p w14:paraId="6B0CF825"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My eyes opened at the crack of dawn as the first beams of the sunlight enveloped the bedroom. In a light sleep I pictured an orchestra of harp playing angels. The soft, angelic sound faded out, replaced by the soft melody of Phil Collins "Another Day in Paradise". I opened my eyes and gazed at the balcony door. My body levitated towards the light and out onto the balcony.</w:t>
      </w:r>
    </w:p>
    <w:p w14:paraId="6B989A93"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I looked to my right, noticing a plethora of outdoor essentials including: A gas </w:t>
      </w:r>
      <w:proofErr w:type="spellStart"/>
      <w:r w:rsidRPr="006F30FD">
        <w:rPr>
          <w:rFonts w:ascii="Segoe UI" w:eastAsia="Times New Roman" w:hAnsi="Segoe UI" w:cs="Segoe UI"/>
          <w:color w:val="24292E"/>
          <w:sz w:val="24"/>
          <w:szCs w:val="24"/>
          <w:lang w:eastAsia="en-GB"/>
        </w:rPr>
        <w:t>bbq</w:t>
      </w:r>
      <w:proofErr w:type="spellEnd"/>
      <w:r w:rsidRPr="006F30FD">
        <w:rPr>
          <w:rFonts w:ascii="Segoe UI" w:eastAsia="Times New Roman" w:hAnsi="Segoe UI" w:cs="Segoe UI"/>
          <w:color w:val="24292E"/>
          <w:sz w:val="24"/>
          <w:szCs w:val="24"/>
          <w:lang w:eastAsia="en-GB"/>
        </w:rPr>
        <w:t xml:space="preserve"> and a well-worn wet suit. The air temperature was already 20 Degrees C, with a cool breeze sauntering off </w:t>
      </w:r>
      <w:proofErr w:type="spellStart"/>
      <w:r w:rsidRPr="006F30FD">
        <w:rPr>
          <w:rFonts w:ascii="Segoe UI" w:eastAsia="Times New Roman" w:hAnsi="Segoe UI" w:cs="Segoe UI"/>
          <w:color w:val="24292E"/>
          <w:sz w:val="24"/>
          <w:szCs w:val="24"/>
          <w:lang w:eastAsia="en-GB"/>
        </w:rPr>
        <w:t>Queenscliff</w:t>
      </w:r>
      <w:proofErr w:type="spellEnd"/>
      <w:r w:rsidRPr="006F30FD">
        <w:rPr>
          <w:rFonts w:ascii="Segoe UI" w:eastAsia="Times New Roman" w:hAnsi="Segoe UI" w:cs="Segoe UI"/>
          <w:color w:val="24292E"/>
          <w:sz w:val="24"/>
          <w:szCs w:val="24"/>
          <w:lang w:eastAsia="en-GB"/>
        </w:rPr>
        <w:t xml:space="preserve"> Beach. I walked to the corner of the balcony, posturing for the best view of the beach below. It was the weekend. The beach was packed with kids being drilled in life saver activities. In the sea a colony of surfers were waiting to catch the next wave in. I looked further into the distance to admire the glow of the sun behind Shelley Beach. I took a deep </w:t>
      </w:r>
      <w:proofErr w:type="gramStart"/>
      <w:r w:rsidRPr="006F30FD">
        <w:rPr>
          <w:rFonts w:ascii="Segoe UI" w:eastAsia="Times New Roman" w:hAnsi="Segoe UI" w:cs="Segoe UI"/>
          <w:color w:val="24292E"/>
          <w:sz w:val="24"/>
          <w:szCs w:val="24"/>
          <w:lang w:eastAsia="en-GB"/>
        </w:rPr>
        <w:t>breath,</w:t>
      </w:r>
      <w:proofErr w:type="gramEnd"/>
      <w:r w:rsidRPr="006F30FD">
        <w:rPr>
          <w:rFonts w:ascii="Segoe UI" w:eastAsia="Times New Roman" w:hAnsi="Segoe UI" w:cs="Segoe UI"/>
          <w:color w:val="24292E"/>
          <w:sz w:val="24"/>
          <w:szCs w:val="24"/>
          <w:lang w:eastAsia="en-GB"/>
        </w:rPr>
        <w:t xml:space="preserve"> the salty sea air tingled the back of my throat. ‘Could life get any better than this moment right now?’ I thought yet again. I headed slowly back inside to the lounge.</w:t>
      </w:r>
    </w:p>
    <w:p w14:paraId="586EF269"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The huge TV seemed to stare at me blankly. I broke eye contact and visited the kitchen. I took out a box of </w:t>
      </w:r>
      <w:proofErr w:type="spellStart"/>
      <w:r w:rsidRPr="006F30FD">
        <w:rPr>
          <w:rFonts w:ascii="Segoe UI" w:eastAsia="Times New Roman" w:hAnsi="Segoe UI" w:cs="Segoe UI"/>
          <w:color w:val="24292E"/>
          <w:sz w:val="24"/>
          <w:szCs w:val="24"/>
          <w:lang w:eastAsia="en-GB"/>
        </w:rPr>
        <w:t>Weetbix</w:t>
      </w:r>
      <w:proofErr w:type="spellEnd"/>
      <w:r w:rsidRPr="006F30FD">
        <w:rPr>
          <w:rFonts w:ascii="Segoe UI" w:eastAsia="Times New Roman" w:hAnsi="Segoe UI" w:cs="Segoe UI"/>
          <w:color w:val="24292E"/>
          <w:sz w:val="24"/>
          <w:szCs w:val="24"/>
          <w:lang w:eastAsia="en-GB"/>
        </w:rPr>
        <w:t xml:space="preserve">, an Australian cereal I found in the local Coles supermarket. </w:t>
      </w:r>
      <w:proofErr w:type="spellStart"/>
      <w:r w:rsidRPr="006F30FD">
        <w:rPr>
          <w:rFonts w:ascii="Segoe UI" w:eastAsia="Times New Roman" w:hAnsi="Segoe UI" w:cs="Segoe UI"/>
          <w:color w:val="24292E"/>
          <w:sz w:val="24"/>
          <w:szCs w:val="24"/>
          <w:lang w:eastAsia="en-GB"/>
        </w:rPr>
        <w:t>Weetbix</w:t>
      </w:r>
      <w:proofErr w:type="spellEnd"/>
      <w:r w:rsidRPr="006F30FD">
        <w:rPr>
          <w:rFonts w:ascii="Segoe UI" w:eastAsia="Times New Roman" w:hAnsi="Segoe UI" w:cs="Segoe UI"/>
          <w:color w:val="24292E"/>
          <w:sz w:val="24"/>
          <w:szCs w:val="24"/>
          <w:lang w:eastAsia="en-GB"/>
        </w:rPr>
        <w:t xml:space="preserve"> was not simply a misspelt Weet-a-</w:t>
      </w:r>
      <w:proofErr w:type="spellStart"/>
      <w:r w:rsidRPr="006F30FD">
        <w:rPr>
          <w:rFonts w:ascii="Segoe UI" w:eastAsia="Times New Roman" w:hAnsi="Segoe UI" w:cs="Segoe UI"/>
          <w:color w:val="24292E"/>
          <w:sz w:val="24"/>
          <w:szCs w:val="24"/>
          <w:lang w:eastAsia="en-GB"/>
        </w:rPr>
        <w:t>bix</w:t>
      </w:r>
      <w:proofErr w:type="spellEnd"/>
      <w:r w:rsidRPr="006F30FD">
        <w:rPr>
          <w:rFonts w:ascii="Segoe UI" w:eastAsia="Times New Roman" w:hAnsi="Segoe UI" w:cs="Segoe UI"/>
          <w:color w:val="24292E"/>
          <w:sz w:val="24"/>
          <w:szCs w:val="24"/>
          <w:lang w:eastAsia="en-GB"/>
        </w:rPr>
        <w:t xml:space="preserve"> (the British branded) copy. Australia's </w:t>
      </w:r>
      <w:proofErr w:type="spellStart"/>
      <w:r w:rsidRPr="006F30FD">
        <w:rPr>
          <w:rFonts w:ascii="Segoe UI" w:eastAsia="Times New Roman" w:hAnsi="Segoe UI" w:cs="Segoe UI"/>
          <w:color w:val="24292E"/>
          <w:sz w:val="24"/>
          <w:szCs w:val="24"/>
          <w:lang w:eastAsia="en-GB"/>
        </w:rPr>
        <w:t>Weetbix</w:t>
      </w:r>
      <w:proofErr w:type="spellEnd"/>
      <w:r w:rsidRPr="006F30FD">
        <w:rPr>
          <w:rFonts w:ascii="Segoe UI" w:eastAsia="Times New Roman" w:hAnsi="Segoe UI" w:cs="Segoe UI"/>
          <w:color w:val="24292E"/>
          <w:sz w:val="24"/>
          <w:szCs w:val="24"/>
          <w:lang w:eastAsia="en-GB"/>
        </w:rPr>
        <w:t xml:space="preserve"> was superior.</w:t>
      </w:r>
    </w:p>
    <w:p w14:paraId="33568D79"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It had:</w:t>
      </w:r>
    </w:p>
    <w:p w14:paraId="1A7E20F1" w14:textId="77777777" w:rsidR="006F30FD" w:rsidRPr="006F30FD" w:rsidRDefault="006F30FD" w:rsidP="006F30FD">
      <w:pPr>
        <w:numPr>
          <w:ilvl w:val="0"/>
          <w:numId w:val="10"/>
        </w:numPr>
        <w:shd w:val="clear" w:color="auto" w:fill="FFFFFF"/>
        <w:spacing w:before="100" w:beforeAutospacing="1"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greater depth of wheat-like flavour.</w:t>
      </w:r>
    </w:p>
    <w:p w14:paraId="73C28A0D" w14:textId="77777777" w:rsidR="006F30FD" w:rsidRPr="006F30FD" w:rsidRDefault="006F30FD" w:rsidP="006F30FD">
      <w:pPr>
        <w:numPr>
          <w:ilvl w:val="0"/>
          <w:numId w:val="10"/>
        </w:numPr>
        <w:shd w:val="clear" w:color="auto" w:fill="FFFFFF"/>
        <w:spacing w:before="60"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larger and crumblier biscuits.</w:t>
      </w:r>
    </w:p>
    <w:p w14:paraId="09370006"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Australia offered many new taste sensations. I </w:t>
      </w:r>
      <w:proofErr w:type="gramStart"/>
      <w:r w:rsidRPr="006F30FD">
        <w:rPr>
          <w:rFonts w:ascii="Segoe UI" w:eastAsia="Times New Roman" w:hAnsi="Segoe UI" w:cs="Segoe UI"/>
          <w:color w:val="24292E"/>
          <w:sz w:val="24"/>
          <w:szCs w:val="24"/>
          <w:lang w:eastAsia="en-GB"/>
        </w:rPr>
        <w:t>didn’t</w:t>
      </w:r>
      <w:proofErr w:type="gramEnd"/>
      <w:r w:rsidRPr="006F30FD">
        <w:rPr>
          <w:rFonts w:ascii="Segoe UI" w:eastAsia="Times New Roman" w:hAnsi="Segoe UI" w:cs="Segoe UI"/>
          <w:color w:val="24292E"/>
          <w:sz w:val="24"/>
          <w:szCs w:val="24"/>
          <w:lang w:eastAsia="en-GB"/>
        </w:rPr>
        <w:t xml:space="preserve"> know it at the time, but it was mango season. Fresh mango from neighbouring Queensland was cheap. The soft, yellow, ridiculously sweet, fibrous fruit tasted delectable. The other fruit high on the flavour stakes was the beautiful watermelon and the dragon fruit, also grown in tropical Queensland. All the tropical fruits grown in Australia tasted much sweeter. Independent coffee shop </w:t>
      </w:r>
      <w:proofErr w:type="spellStart"/>
      <w:r w:rsidRPr="006F30FD">
        <w:rPr>
          <w:rFonts w:ascii="Segoe UI" w:eastAsia="Times New Roman" w:hAnsi="Segoe UI" w:cs="Segoe UI"/>
          <w:color w:val="24292E"/>
          <w:sz w:val="24"/>
          <w:szCs w:val="24"/>
          <w:lang w:eastAsia="en-GB"/>
        </w:rPr>
        <w:t>coffes</w:t>
      </w:r>
      <w:proofErr w:type="spellEnd"/>
      <w:r w:rsidRPr="006F30FD">
        <w:rPr>
          <w:rFonts w:ascii="Segoe UI" w:eastAsia="Times New Roman" w:hAnsi="Segoe UI" w:cs="Segoe UI"/>
          <w:color w:val="24292E"/>
          <w:sz w:val="24"/>
          <w:szCs w:val="24"/>
          <w:lang w:eastAsia="en-GB"/>
        </w:rPr>
        <w:t xml:space="preserve"> were always beautiful. It was prepared to a high standard and sourced, in some cases from, you guessed it, Queensland.</w:t>
      </w:r>
    </w:p>
    <w:p w14:paraId="1E089DDB"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lastRenderedPageBreak/>
        <w:t xml:space="preserve">A type of cuisine that was spawning a new type of restaurant was the gourmet burger. Manly, arguably had the best gourmet burger eatery in the world. </w:t>
      </w:r>
      <w:proofErr w:type="spellStart"/>
      <w:r w:rsidRPr="006F30FD">
        <w:rPr>
          <w:rFonts w:ascii="Segoe UI" w:eastAsia="Times New Roman" w:hAnsi="Segoe UI" w:cs="Segoe UI"/>
          <w:color w:val="24292E"/>
          <w:sz w:val="24"/>
          <w:szCs w:val="24"/>
          <w:lang w:eastAsia="en-GB"/>
        </w:rPr>
        <w:t>Benbry</w:t>
      </w:r>
      <w:proofErr w:type="spellEnd"/>
      <w:r w:rsidRPr="006F30FD">
        <w:rPr>
          <w:rFonts w:ascii="Segoe UI" w:eastAsia="Times New Roman" w:hAnsi="Segoe UI" w:cs="Segoe UI"/>
          <w:color w:val="24292E"/>
          <w:sz w:val="24"/>
          <w:szCs w:val="24"/>
          <w:lang w:eastAsia="en-GB"/>
        </w:rPr>
        <w:t xml:space="preserve"> Burger offered huge value for money. It was packed with customers most nights. Most were penny pinching travellers from the nearby hostel. Who could blame their meagre money stretching? For AU$9 you got a succulent, Aussie-</w:t>
      </w:r>
      <w:proofErr w:type="spellStart"/>
      <w:r w:rsidRPr="006F30FD">
        <w:rPr>
          <w:rFonts w:ascii="Segoe UI" w:eastAsia="Times New Roman" w:hAnsi="Segoe UI" w:cs="Segoe UI"/>
          <w:color w:val="24292E"/>
          <w:sz w:val="24"/>
          <w:szCs w:val="24"/>
          <w:lang w:eastAsia="en-GB"/>
        </w:rPr>
        <w:t>fied</w:t>
      </w:r>
      <w:proofErr w:type="spellEnd"/>
      <w:r w:rsidRPr="006F30FD">
        <w:rPr>
          <w:rFonts w:ascii="Segoe UI" w:eastAsia="Times New Roman" w:hAnsi="Segoe UI" w:cs="Segoe UI"/>
          <w:color w:val="24292E"/>
          <w:sz w:val="24"/>
          <w:szCs w:val="24"/>
          <w:lang w:eastAsia="en-GB"/>
        </w:rPr>
        <w:t xml:space="preserve"> example of a premium beef pate and a sample of fries. For a smidgeon more you could upsize and add a drink, increasing the cost to AU$10.</w:t>
      </w:r>
    </w:p>
    <w:p w14:paraId="4B9C8C76"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It </w:t>
      </w:r>
      <w:proofErr w:type="gramStart"/>
      <w:r w:rsidRPr="006F30FD">
        <w:rPr>
          <w:rFonts w:ascii="Segoe UI" w:eastAsia="Times New Roman" w:hAnsi="Segoe UI" w:cs="Segoe UI"/>
          <w:color w:val="24292E"/>
          <w:sz w:val="24"/>
          <w:szCs w:val="24"/>
          <w:lang w:eastAsia="en-GB"/>
        </w:rPr>
        <w:t>wasn’t</w:t>
      </w:r>
      <w:proofErr w:type="gramEnd"/>
      <w:r w:rsidRPr="006F30FD">
        <w:rPr>
          <w:rFonts w:ascii="Segoe UI" w:eastAsia="Times New Roman" w:hAnsi="Segoe UI" w:cs="Segoe UI"/>
          <w:color w:val="24292E"/>
          <w:sz w:val="24"/>
          <w:szCs w:val="24"/>
          <w:lang w:eastAsia="en-GB"/>
        </w:rPr>
        <w:t xml:space="preserve"> all about American style food in Australia. The British had put their mark on Australian food culture from the time the first European fleet had landed. Granted, Fish and chips </w:t>
      </w:r>
      <w:proofErr w:type="gramStart"/>
      <w:r w:rsidRPr="006F30FD">
        <w:rPr>
          <w:rFonts w:ascii="Segoe UI" w:eastAsia="Times New Roman" w:hAnsi="Segoe UI" w:cs="Segoe UI"/>
          <w:color w:val="24292E"/>
          <w:sz w:val="24"/>
          <w:szCs w:val="24"/>
          <w:lang w:eastAsia="en-GB"/>
        </w:rPr>
        <w:t>weren't</w:t>
      </w:r>
      <w:proofErr w:type="gramEnd"/>
      <w:r w:rsidRPr="006F30FD">
        <w:rPr>
          <w:rFonts w:ascii="Segoe UI" w:eastAsia="Times New Roman" w:hAnsi="Segoe UI" w:cs="Segoe UI"/>
          <w:color w:val="24292E"/>
          <w:sz w:val="24"/>
          <w:szCs w:val="24"/>
          <w:lang w:eastAsia="en-GB"/>
        </w:rPr>
        <w:t xml:space="preserve"> around in 1788, but they did arrive soon after. Fish and chips shops were a common sight in Australian suburbs. Most were run by "Asians" (a term the Australians applied to anyone of far eastern decent). The layout of the Australian "chipper" was the same as that found in the UK. The main difference between them were the menus. Haddock and cod was replaced with shark and red snapper. I had to admit it, the fish in Australia tasted better, but the Brits had better quality chips.</w:t>
      </w:r>
    </w:p>
    <w:p w14:paraId="4FC563A8"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Another British staple that the Australians made their own was the hearty pie. Freshly baked examples could be bought at the Corso Bake House, in Manly. They were hand-sized, contained a variety of fillings, topped with puff-</w:t>
      </w:r>
      <w:proofErr w:type="gramStart"/>
      <w:r w:rsidRPr="006F30FD">
        <w:rPr>
          <w:rFonts w:ascii="Segoe UI" w:eastAsia="Times New Roman" w:hAnsi="Segoe UI" w:cs="Segoe UI"/>
          <w:color w:val="24292E"/>
          <w:sz w:val="24"/>
          <w:szCs w:val="24"/>
          <w:lang w:eastAsia="en-GB"/>
        </w:rPr>
        <w:t>pastry</w:t>
      </w:r>
      <w:proofErr w:type="gramEnd"/>
      <w:r w:rsidRPr="006F30FD">
        <w:rPr>
          <w:rFonts w:ascii="Segoe UI" w:eastAsia="Times New Roman" w:hAnsi="Segoe UI" w:cs="Segoe UI"/>
          <w:color w:val="24292E"/>
          <w:sz w:val="24"/>
          <w:szCs w:val="24"/>
          <w:lang w:eastAsia="en-GB"/>
        </w:rPr>
        <w:t xml:space="preserve"> and served in a silver pie tray. As was tradition in Australia, a sachet of tomato ketchup was thrown in for free. Menu favourites included curried chicken and beef and mushroom.</w:t>
      </w:r>
    </w:p>
    <w:p w14:paraId="628D073C"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I quickly ate my 3 </w:t>
      </w:r>
      <w:proofErr w:type="spellStart"/>
      <w:r w:rsidRPr="006F30FD">
        <w:rPr>
          <w:rFonts w:ascii="Segoe UI" w:eastAsia="Times New Roman" w:hAnsi="Segoe UI" w:cs="Segoe UI"/>
          <w:color w:val="24292E"/>
          <w:sz w:val="24"/>
          <w:szCs w:val="24"/>
          <w:lang w:eastAsia="en-GB"/>
        </w:rPr>
        <w:t>weetbix</w:t>
      </w:r>
      <w:proofErr w:type="spellEnd"/>
      <w:r w:rsidRPr="006F30FD">
        <w:rPr>
          <w:rFonts w:ascii="Segoe UI" w:eastAsia="Times New Roman" w:hAnsi="Segoe UI" w:cs="Segoe UI"/>
          <w:color w:val="24292E"/>
          <w:sz w:val="24"/>
          <w:szCs w:val="24"/>
          <w:lang w:eastAsia="en-GB"/>
        </w:rPr>
        <w:t xml:space="preserve"> breakfast before stepping onto the warm and bright Manly Corso. I was relieved to see Bruce turn up with a spare wetsuit at Manly Beach. I </w:t>
      </w:r>
      <w:proofErr w:type="gramStart"/>
      <w:r w:rsidRPr="006F30FD">
        <w:rPr>
          <w:rFonts w:ascii="Segoe UI" w:eastAsia="Times New Roman" w:hAnsi="Segoe UI" w:cs="Segoe UI"/>
          <w:color w:val="24292E"/>
          <w:sz w:val="24"/>
          <w:szCs w:val="24"/>
          <w:lang w:eastAsia="en-GB"/>
        </w:rPr>
        <w:t>wasn’t</w:t>
      </w:r>
      <w:proofErr w:type="gramEnd"/>
      <w:r w:rsidRPr="006F30FD">
        <w:rPr>
          <w:rFonts w:ascii="Segoe UI" w:eastAsia="Times New Roman" w:hAnsi="Segoe UI" w:cs="Segoe UI"/>
          <w:color w:val="24292E"/>
          <w:sz w:val="24"/>
          <w:szCs w:val="24"/>
          <w:lang w:eastAsia="en-GB"/>
        </w:rPr>
        <w:t xml:space="preserve"> going to explore Manly to Shelley Beach Cove in sub 20 degree C temperatures without one! I was excited to be using my snorkelling equipment for the first time. In the corner of Manly Beach there was a calm spot where Bruce and I waded into deeper water. Bruce went off ahead and I followed. He decided not to wear fins because it agitated his bad leg. For a person that </w:t>
      </w:r>
      <w:proofErr w:type="gramStart"/>
      <w:r w:rsidRPr="006F30FD">
        <w:rPr>
          <w:rFonts w:ascii="Segoe UI" w:eastAsia="Times New Roman" w:hAnsi="Segoe UI" w:cs="Segoe UI"/>
          <w:color w:val="24292E"/>
          <w:sz w:val="24"/>
          <w:szCs w:val="24"/>
          <w:lang w:eastAsia="en-GB"/>
        </w:rPr>
        <w:t>wasn’t</w:t>
      </w:r>
      <w:proofErr w:type="gramEnd"/>
      <w:r w:rsidRPr="006F30FD">
        <w:rPr>
          <w:rFonts w:ascii="Segoe UI" w:eastAsia="Times New Roman" w:hAnsi="Segoe UI" w:cs="Segoe UI"/>
          <w:color w:val="24292E"/>
          <w:sz w:val="24"/>
          <w:szCs w:val="24"/>
          <w:lang w:eastAsia="en-GB"/>
        </w:rPr>
        <w:t xml:space="preserve"> wearing fins, he swam incredibly quickly. Even with my large fins, I found it difficult to keep up.</w:t>
      </w:r>
    </w:p>
    <w:p w14:paraId="575B7584"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The water appeared murky. It often did after a night of rainy conditions. During our swim I frequently had to lift my head out the water to catch a glimpse of Bruce's current position. I soon got into clearer waters. The shelves of the rocky seabed could now clearly be seen in the depths below. The underwater world appeared tranquil. Schools of fish majestically moved in unison against the ebb and flow of the sea current. The larger fish hid themselves from view under the shelves within the rocky reef. </w:t>
      </w:r>
      <w:proofErr w:type="gramStart"/>
      <w:r w:rsidRPr="006F30FD">
        <w:rPr>
          <w:rFonts w:ascii="Segoe UI" w:eastAsia="Times New Roman" w:hAnsi="Segoe UI" w:cs="Segoe UI"/>
          <w:color w:val="24292E"/>
          <w:sz w:val="24"/>
          <w:szCs w:val="24"/>
          <w:lang w:eastAsia="en-GB"/>
        </w:rPr>
        <w:t>Bruce</w:t>
      </w:r>
      <w:proofErr w:type="gramEnd"/>
      <w:r w:rsidRPr="006F30FD">
        <w:rPr>
          <w:rFonts w:ascii="Segoe UI" w:eastAsia="Times New Roman" w:hAnsi="Segoe UI" w:cs="Segoe UI"/>
          <w:color w:val="24292E"/>
          <w:sz w:val="24"/>
          <w:szCs w:val="24"/>
          <w:lang w:eastAsia="en-GB"/>
        </w:rPr>
        <w:t xml:space="preserve"> dove down to inspect the underside of a rocky lip. I, with a sense of trepidation, took a deep breath and descended. Not having dove so rapidly in prior sea swims, it came as a surprise to me how quickly the pressure changed. My hearing was the first of my senses to feel the effects. This was quickly followed by my smell, more specifically, I could smell blood. The pressure on my goggles caused my nose to bleed.</w:t>
      </w:r>
    </w:p>
    <w:p w14:paraId="6AB8384B"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lastRenderedPageBreak/>
        <w:t xml:space="preserve">Bruce indicated heading back to the safety of Manly Beach. Off he blasted in a froth of sea foam, leaving me for dead. When I eventually reached shore, I saw Bruce take off his wet suit with difficulty. Thank goodness he was around to assist me. Bruce spoke enthusiastically about his sea life observations during the swim. On his list was a turtle, a </w:t>
      </w:r>
      <w:proofErr w:type="gramStart"/>
      <w:r w:rsidRPr="006F30FD">
        <w:rPr>
          <w:rFonts w:ascii="Segoe UI" w:eastAsia="Times New Roman" w:hAnsi="Segoe UI" w:cs="Segoe UI"/>
          <w:color w:val="24292E"/>
          <w:sz w:val="24"/>
          <w:szCs w:val="24"/>
          <w:lang w:eastAsia="en-GB"/>
        </w:rPr>
        <w:t>shark</w:t>
      </w:r>
      <w:proofErr w:type="gramEnd"/>
      <w:r w:rsidRPr="006F30FD">
        <w:rPr>
          <w:rFonts w:ascii="Segoe UI" w:eastAsia="Times New Roman" w:hAnsi="Segoe UI" w:cs="Segoe UI"/>
          <w:color w:val="24292E"/>
          <w:sz w:val="24"/>
          <w:szCs w:val="24"/>
          <w:lang w:eastAsia="en-GB"/>
        </w:rPr>
        <w:t xml:space="preserve"> and a giant cuttlefish. I </w:t>
      </w:r>
      <w:proofErr w:type="gramStart"/>
      <w:r w:rsidRPr="006F30FD">
        <w:rPr>
          <w:rFonts w:ascii="Segoe UI" w:eastAsia="Times New Roman" w:hAnsi="Segoe UI" w:cs="Segoe UI"/>
          <w:color w:val="24292E"/>
          <w:sz w:val="24"/>
          <w:szCs w:val="24"/>
          <w:lang w:eastAsia="en-GB"/>
        </w:rPr>
        <w:t>didn't</w:t>
      </w:r>
      <w:proofErr w:type="gramEnd"/>
      <w:r w:rsidRPr="006F30FD">
        <w:rPr>
          <w:rFonts w:ascii="Segoe UI" w:eastAsia="Times New Roman" w:hAnsi="Segoe UI" w:cs="Segoe UI"/>
          <w:color w:val="24292E"/>
          <w:sz w:val="24"/>
          <w:szCs w:val="24"/>
          <w:lang w:eastAsia="en-GB"/>
        </w:rPr>
        <w:t xml:space="preserve"> manage to see of any of those. I did see a parrotfish which, Bruce informed me, are ten to the dozen. For an Englishman used to seeing the murky outline of grey colour lake fish, a parrotfish was an exciting prospect. The swim was immersive, so peaceful and colourful. The clarity and temperature of the water enhanced the experience.</w:t>
      </w:r>
    </w:p>
    <w:p w14:paraId="3854924D" w14:textId="77777777" w:rsidR="006F30FD" w:rsidRPr="006F30FD" w:rsidRDefault="006F30FD" w:rsidP="006F30FD">
      <w:pPr>
        <w:shd w:val="clear" w:color="auto" w:fill="FFFFFF"/>
        <w:spacing w:before="360" w:after="240" w:line="240" w:lineRule="auto"/>
        <w:outlineLvl w:val="1"/>
        <w:rPr>
          <w:rFonts w:ascii="Segoe UI" w:eastAsia="Times New Roman" w:hAnsi="Segoe UI" w:cs="Segoe UI"/>
          <w:b/>
          <w:bCs/>
          <w:color w:val="24292E"/>
          <w:sz w:val="36"/>
          <w:szCs w:val="36"/>
          <w:lang w:eastAsia="en-GB"/>
        </w:rPr>
      </w:pPr>
      <w:r w:rsidRPr="006F30FD">
        <w:rPr>
          <w:rFonts w:ascii="Segoe UI" w:eastAsia="Times New Roman" w:hAnsi="Segoe UI" w:cs="Segoe UI"/>
          <w:b/>
          <w:bCs/>
          <w:color w:val="24292E"/>
          <w:sz w:val="36"/>
          <w:szCs w:val="36"/>
          <w:lang w:eastAsia="en-GB"/>
        </w:rPr>
        <w:t>Chapter 7</w:t>
      </w:r>
    </w:p>
    <w:p w14:paraId="1F7D73E2" w14:textId="77777777" w:rsidR="006F30FD" w:rsidRPr="006F30FD" w:rsidRDefault="006F30FD" w:rsidP="006F30FD">
      <w:pPr>
        <w:shd w:val="clear" w:color="auto" w:fill="FFFFFF"/>
        <w:spacing w:before="360" w:after="240" w:line="240" w:lineRule="auto"/>
        <w:outlineLvl w:val="2"/>
        <w:rPr>
          <w:rFonts w:ascii="Segoe UI" w:eastAsia="Times New Roman" w:hAnsi="Segoe UI" w:cs="Segoe UI"/>
          <w:b/>
          <w:bCs/>
          <w:color w:val="24292E"/>
          <w:sz w:val="30"/>
          <w:szCs w:val="30"/>
          <w:lang w:eastAsia="en-GB"/>
        </w:rPr>
      </w:pPr>
      <w:r w:rsidRPr="006F30FD">
        <w:rPr>
          <w:rFonts w:ascii="Segoe UI" w:eastAsia="Times New Roman" w:hAnsi="Segoe UI" w:cs="Segoe UI"/>
          <w:b/>
          <w:bCs/>
          <w:color w:val="24292E"/>
          <w:sz w:val="30"/>
          <w:szCs w:val="30"/>
          <w:lang w:eastAsia="en-GB"/>
        </w:rPr>
        <w:t>Lady of My Life</w:t>
      </w:r>
    </w:p>
    <w:p w14:paraId="2AD36BC3"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It was on the approach to Christmas. Apart from working too many hours at the client, what other excessive work activities happened around that time of year? Of course, the work Christmas party. This year the consultancy's "do" was to be held in early December. What I loved most about Christmas parties were their potential to not go to plan. The path of a Christmas party is controlled by 2 factors, money &amp; ambition. Mark, the COO, made the journey to Sydney from his home in Brisbane purely for this occasion. It was to be his and my first consultancy Christmas Party. Mark had direct access to the company’s expenses. Funding for the Christmas party </w:t>
      </w:r>
      <w:proofErr w:type="gramStart"/>
      <w:r w:rsidRPr="006F30FD">
        <w:rPr>
          <w:rFonts w:ascii="Segoe UI" w:eastAsia="Times New Roman" w:hAnsi="Segoe UI" w:cs="Segoe UI"/>
          <w:color w:val="24292E"/>
          <w:sz w:val="24"/>
          <w:szCs w:val="24"/>
          <w:lang w:eastAsia="en-GB"/>
        </w:rPr>
        <w:t>wasn't</w:t>
      </w:r>
      <w:proofErr w:type="gramEnd"/>
      <w:r w:rsidRPr="006F30FD">
        <w:rPr>
          <w:rFonts w:ascii="Segoe UI" w:eastAsia="Times New Roman" w:hAnsi="Segoe UI" w:cs="Segoe UI"/>
          <w:color w:val="24292E"/>
          <w:sz w:val="24"/>
          <w:szCs w:val="24"/>
          <w:lang w:eastAsia="en-GB"/>
        </w:rPr>
        <w:t xml:space="preserve"> going to be a problem. How ambitious were our intentions going to be?</w:t>
      </w:r>
    </w:p>
    <w:p w14:paraId="0BD9D655"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It was early Friday afternoon, the day of the Christmas party. In the office, Mr Bradford and I were making party preparations. Bruce was on hand to ensure that proceedings stayed true to the Australian experience. He turned up with enough beer to fill a small fridge. However, we were missing food. While the bottles of beer cooled, Bruce indicated that he and I should head to the Sydney Fish Market. Why a fish market? Cooked and unpeeled prawns. A staple of Australian Christmas food.</w:t>
      </w:r>
    </w:p>
    <w:p w14:paraId="3F004116"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The Sydney Fish Market excited the senses. The seafood was so colourful. The prawns </w:t>
      </w:r>
      <w:proofErr w:type="gramStart"/>
      <w:r w:rsidRPr="006F30FD">
        <w:rPr>
          <w:rFonts w:ascii="Segoe UI" w:eastAsia="Times New Roman" w:hAnsi="Segoe UI" w:cs="Segoe UI"/>
          <w:color w:val="24292E"/>
          <w:sz w:val="24"/>
          <w:szCs w:val="24"/>
          <w:lang w:eastAsia="en-GB"/>
        </w:rPr>
        <w:t>in particular were</w:t>
      </w:r>
      <w:proofErr w:type="gramEnd"/>
      <w:r w:rsidRPr="006F30FD">
        <w:rPr>
          <w:rFonts w:ascii="Segoe UI" w:eastAsia="Times New Roman" w:hAnsi="Segoe UI" w:cs="Segoe UI"/>
          <w:color w:val="24292E"/>
          <w:sz w:val="24"/>
          <w:szCs w:val="24"/>
          <w:lang w:eastAsia="en-GB"/>
        </w:rPr>
        <w:t xml:space="preserve"> huge! Bruce </w:t>
      </w:r>
      <w:proofErr w:type="gramStart"/>
      <w:r w:rsidRPr="006F30FD">
        <w:rPr>
          <w:rFonts w:ascii="Segoe UI" w:eastAsia="Times New Roman" w:hAnsi="Segoe UI" w:cs="Segoe UI"/>
          <w:color w:val="24292E"/>
          <w:sz w:val="24"/>
          <w:szCs w:val="24"/>
          <w:lang w:eastAsia="en-GB"/>
        </w:rPr>
        <w:t>didn’t</w:t>
      </w:r>
      <w:proofErr w:type="gramEnd"/>
      <w:r w:rsidRPr="006F30FD">
        <w:rPr>
          <w:rFonts w:ascii="Segoe UI" w:eastAsia="Times New Roman" w:hAnsi="Segoe UI" w:cs="Segoe UI"/>
          <w:color w:val="24292E"/>
          <w:sz w:val="24"/>
          <w:szCs w:val="24"/>
          <w:lang w:eastAsia="en-GB"/>
        </w:rPr>
        <w:t xml:space="preserve"> take long to grab the attention of the fishmonger and land a huge order. With an ochre "here-</w:t>
      </w:r>
      <w:proofErr w:type="spellStart"/>
      <w:r w:rsidRPr="006F30FD">
        <w:rPr>
          <w:rFonts w:ascii="Segoe UI" w:eastAsia="Times New Roman" w:hAnsi="Segoe UI" w:cs="Segoe UI"/>
          <w:color w:val="24292E"/>
          <w:sz w:val="24"/>
          <w:szCs w:val="24"/>
          <w:lang w:eastAsia="en-GB"/>
        </w:rPr>
        <w:t>ya</w:t>
      </w:r>
      <w:proofErr w:type="spellEnd"/>
      <w:r w:rsidRPr="006F30FD">
        <w:rPr>
          <w:rFonts w:ascii="Segoe UI" w:eastAsia="Times New Roman" w:hAnsi="Segoe UI" w:cs="Segoe UI"/>
          <w:color w:val="24292E"/>
          <w:sz w:val="24"/>
          <w:szCs w:val="24"/>
          <w:lang w:eastAsia="en-GB"/>
        </w:rPr>
        <w:t xml:space="preserve">", the aromatic bags of Moreton Bay Bugs and Prawns were passed to me. The next stop on our travels was the bottle-o (off licence or liquor store). We had plenty of beer already, but Bruce assured we </w:t>
      </w:r>
      <w:proofErr w:type="gramStart"/>
      <w:r w:rsidRPr="006F30FD">
        <w:rPr>
          <w:rFonts w:ascii="Segoe UI" w:eastAsia="Times New Roman" w:hAnsi="Segoe UI" w:cs="Segoe UI"/>
          <w:color w:val="24292E"/>
          <w:sz w:val="24"/>
          <w:szCs w:val="24"/>
          <w:lang w:eastAsia="en-GB"/>
        </w:rPr>
        <w:t>weren’t</w:t>
      </w:r>
      <w:proofErr w:type="gramEnd"/>
      <w:r w:rsidRPr="006F30FD">
        <w:rPr>
          <w:rFonts w:ascii="Segoe UI" w:eastAsia="Times New Roman" w:hAnsi="Segoe UI" w:cs="Segoe UI"/>
          <w:color w:val="24292E"/>
          <w:sz w:val="24"/>
          <w:szCs w:val="24"/>
          <w:lang w:eastAsia="en-GB"/>
        </w:rPr>
        <w:t xml:space="preserve"> going to run out of drinks this side of Christmas.</w:t>
      </w:r>
    </w:p>
    <w:p w14:paraId="07CDCA67"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It was good I popped along. I was given permission to choose whichever types of beer I so desired. Bruce was a huge admirer of the Becks bottled beer. </w:t>
      </w:r>
      <w:proofErr w:type="gramStart"/>
      <w:r w:rsidRPr="006F30FD">
        <w:rPr>
          <w:rFonts w:ascii="Segoe UI" w:eastAsia="Times New Roman" w:hAnsi="Segoe UI" w:cs="Segoe UI"/>
          <w:color w:val="24292E"/>
          <w:sz w:val="24"/>
          <w:szCs w:val="24"/>
          <w:lang w:eastAsia="en-GB"/>
        </w:rPr>
        <w:t>Being a man of distinction, the Becks image</w:t>
      </w:r>
      <w:proofErr w:type="gramEnd"/>
      <w:r w:rsidRPr="006F30FD">
        <w:rPr>
          <w:rFonts w:ascii="Segoe UI" w:eastAsia="Times New Roman" w:hAnsi="Segoe UI" w:cs="Segoe UI"/>
          <w:color w:val="24292E"/>
          <w:sz w:val="24"/>
          <w:szCs w:val="24"/>
          <w:lang w:eastAsia="en-GB"/>
        </w:rPr>
        <w:t xml:space="preserve"> suited his social standing. I on the other had was an admirer of the Australian beers that imitated dark English beers. None came better than a brace of beverage beauties, Toohey’s Old and Coppers Stout. I asked Bruce to </w:t>
      </w:r>
      <w:r w:rsidRPr="006F30FD">
        <w:rPr>
          <w:rFonts w:ascii="Segoe UI" w:eastAsia="Times New Roman" w:hAnsi="Segoe UI" w:cs="Segoe UI"/>
          <w:color w:val="24292E"/>
          <w:sz w:val="24"/>
          <w:szCs w:val="24"/>
          <w:lang w:eastAsia="en-GB"/>
        </w:rPr>
        <w:lastRenderedPageBreak/>
        <w:t>grab several of both, forgetting that the rest of the staff were unlikely to drink these speciality beers.</w:t>
      </w:r>
    </w:p>
    <w:p w14:paraId="7CDA89FC"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With a fully stocked car consisting of fish and booze, we headed back to the office. Bruce had the smart idea to buy ice from the </w:t>
      </w:r>
      <w:proofErr w:type="spellStart"/>
      <w:r w:rsidRPr="006F30FD">
        <w:rPr>
          <w:rFonts w:ascii="Segoe UI" w:eastAsia="Times New Roman" w:hAnsi="Segoe UI" w:cs="Segoe UI"/>
          <w:color w:val="24292E"/>
          <w:sz w:val="24"/>
          <w:szCs w:val="24"/>
          <w:lang w:eastAsia="en-GB"/>
        </w:rPr>
        <w:t>bottl</w:t>
      </w:r>
      <w:proofErr w:type="spellEnd"/>
      <w:r w:rsidRPr="006F30FD">
        <w:rPr>
          <w:rFonts w:ascii="Segoe UI" w:eastAsia="Times New Roman" w:hAnsi="Segoe UI" w:cs="Segoe UI"/>
          <w:color w:val="24292E"/>
          <w:sz w:val="24"/>
          <w:szCs w:val="24"/>
          <w:lang w:eastAsia="en-GB"/>
        </w:rPr>
        <w:t xml:space="preserve">-o. In the corner of the office lay an empty Esky, aka an ice box, which Bruce had the foresight of bringing. With the small fridge fully stocked, some of the newly bought additions made the Esky their home. As Bruce, Mr Bradford and I finished stocking, Mark appeared with a weekend wheely case in tow. He had an excellent posture for an ex-programmer. He was nimble, given his rotund figure. Suited and well groomed, he confidently </w:t>
      </w:r>
      <w:proofErr w:type="spellStart"/>
      <w:r w:rsidRPr="006F30FD">
        <w:rPr>
          <w:rFonts w:ascii="Segoe UI" w:eastAsia="Times New Roman" w:hAnsi="Segoe UI" w:cs="Segoe UI"/>
          <w:color w:val="24292E"/>
          <w:sz w:val="24"/>
          <w:szCs w:val="24"/>
          <w:lang w:eastAsia="en-GB"/>
        </w:rPr>
        <w:t>strided</w:t>
      </w:r>
      <w:proofErr w:type="spellEnd"/>
      <w:r w:rsidRPr="006F30FD">
        <w:rPr>
          <w:rFonts w:ascii="Segoe UI" w:eastAsia="Times New Roman" w:hAnsi="Segoe UI" w:cs="Segoe UI"/>
          <w:color w:val="24292E"/>
          <w:sz w:val="24"/>
          <w:szCs w:val="24"/>
          <w:lang w:eastAsia="en-GB"/>
        </w:rPr>
        <w:t xml:space="preserve"> through the office towards Bruce's meeting room. "Hi guys, Bruce, did you look into those new opportunities?" he quipped. Bruce blatantly ignored Mark’s question. He tried to distract </w:t>
      </w:r>
      <w:proofErr w:type="spellStart"/>
      <w:r w:rsidRPr="006F30FD">
        <w:rPr>
          <w:rFonts w:ascii="Segoe UI" w:eastAsia="Times New Roman" w:hAnsi="Segoe UI" w:cs="Segoe UI"/>
          <w:color w:val="24292E"/>
          <w:sz w:val="24"/>
          <w:szCs w:val="24"/>
          <w:lang w:eastAsia="en-GB"/>
        </w:rPr>
        <w:t>everyones</w:t>
      </w:r>
      <w:proofErr w:type="spellEnd"/>
      <w:r w:rsidRPr="006F30FD">
        <w:rPr>
          <w:rFonts w:ascii="Segoe UI" w:eastAsia="Times New Roman" w:hAnsi="Segoe UI" w:cs="Segoe UI"/>
          <w:color w:val="24292E"/>
          <w:sz w:val="24"/>
          <w:szCs w:val="24"/>
          <w:lang w:eastAsia="en-GB"/>
        </w:rPr>
        <w:t xml:space="preserve"> attention. He took out the fresh smelling bags of sea food and said, "tuck in everyone".</w:t>
      </w:r>
    </w:p>
    <w:p w14:paraId="66EC8E11"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Mark saw me struggling to peel the jumbo prawns. He had eaten prawns all his life. He demonstrates the prawn peeling process. It took him literally seconds to peel and consume a prawn. "It’s all in the snapping of the head", he said. The technique is awesome. I tried unsuccessfully to imitate it. I got better, still my technique lacked the fluidity the Aussies displayed. We got through a hefty amount of Moreton Bay Bugs and Prawns. Soon the bins were filling up with shells. The fishy aroma mixed with spilt beer filled the office air space. Admittedly, it did not bother us enough to leave the premises.</w:t>
      </w:r>
    </w:p>
    <w:p w14:paraId="1C131664"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Bruce, the man with a plan, proposed a game of poker in his meeting room. He asked Mr Bradford, the man with the company laptop, to play a selection of dance music to get us in the mood for later. The party was just kicking off when Elliot and Joel entered the office. Elliot, forever smiling, added much needed energy to the mix. He introduced us all to the relatively old hand Joel. Bruce’s grin widened as he saw new punters to rope into the game of Poker. Bruce wanted to play for money, Mark refused, instead suggesting we play for candies. We drank more, ate more, bet more and, </w:t>
      </w:r>
      <w:proofErr w:type="gramStart"/>
      <w:r w:rsidRPr="006F30FD">
        <w:rPr>
          <w:rFonts w:ascii="Segoe UI" w:eastAsia="Times New Roman" w:hAnsi="Segoe UI" w:cs="Segoe UI"/>
          <w:color w:val="24292E"/>
          <w:sz w:val="24"/>
          <w:szCs w:val="24"/>
          <w:lang w:eastAsia="en-GB"/>
        </w:rPr>
        <w:t>beginners</w:t>
      </w:r>
      <w:proofErr w:type="gramEnd"/>
      <w:r w:rsidRPr="006F30FD">
        <w:rPr>
          <w:rFonts w:ascii="Segoe UI" w:eastAsia="Times New Roman" w:hAnsi="Segoe UI" w:cs="Segoe UI"/>
          <w:color w:val="24292E"/>
          <w:sz w:val="24"/>
          <w:szCs w:val="24"/>
          <w:lang w:eastAsia="en-GB"/>
        </w:rPr>
        <w:t xml:space="preserve"> luck, I won!</w:t>
      </w:r>
    </w:p>
    <w:p w14:paraId="234EC99B"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It was time to hit the town and leave the ripe smell of the office behind us. With Bruce as our guide, we hit the bars of Circular Quay. With the imminent turn of midnight, it was time to settle for a night club. Bruce knew exactly where we should be, The Argyle. I </w:t>
      </w:r>
      <w:proofErr w:type="gramStart"/>
      <w:r w:rsidRPr="006F30FD">
        <w:rPr>
          <w:rFonts w:ascii="Segoe UI" w:eastAsia="Times New Roman" w:hAnsi="Segoe UI" w:cs="Segoe UI"/>
          <w:color w:val="24292E"/>
          <w:sz w:val="24"/>
          <w:szCs w:val="24"/>
          <w:lang w:eastAsia="en-GB"/>
        </w:rPr>
        <w:t>couldn’t</w:t>
      </w:r>
      <w:proofErr w:type="gramEnd"/>
      <w:r w:rsidRPr="006F30FD">
        <w:rPr>
          <w:rFonts w:ascii="Segoe UI" w:eastAsia="Times New Roman" w:hAnsi="Segoe UI" w:cs="Segoe UI"/>
          <w:color w:val="24292E"/>
          <w:sz w:val="24"/>
          <w:szCs w:val="24"/>
          <w:lang w:eastAsia="en-GB"/>
        </w:rPr>
        <w:t xml:space="preserve"> believe I made it past the bouncers without falling over. Focus was key to balance.</w:t>
      </w:r>
    </w:p>
    <w:p w14:paraId="2098F988"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The venue was dark, </w:t>
      </w:r>
      <w:proofErr w:type="gramStart"/>
      <w:r w:rsidRPr="006F30FD">
        <w:rPr>
          <w:rFonts w:ascii="Segoe UI" w:eastAsia="Times New Roman" w:hAnsi="Segoe UI" w:cs="Segoe UI"/>
          <w:color w:val="24292E"/>
          <w:sz w:val="24"/>
          <w:szCs w:val="24"/>
          <w:lang w:eastAsia="en-GB"/>
        </w:rPr>
        <w:t>brash</w:t>
      </w:r>
      <w:proofErr w:type="gramEnd"/>
      <w:r w:rsidRPr="006F30FD">
        <w:rPr>
          <w:rFonts w:ascii="Segoe UI" w:eastAsia="Times New Roman" w:hAnsi="Segoe UI" w:cs="Segoe UI"/>
          <w:color w:val="24292E"/>
          <w:sz w:val="24"/>
          <w:szCs w:val="24"/>
          <w:lang w:eastAsia="en-GB"/>
        </w:rPr>
        <w:t xml:space="preserve"> and loud. Memories of the night became snapshots:</w:t>
      </w:r>
    </w:p>
    <w:p w14:paraId="27A98F0E" w14:textId="77777777" w:rsidR="006F30FD" w:rsidRPr="006F30FD" w:rsidRDefault="006F30FD" w:rsidP="006F30FD">
      <w:pPr>
        <w:numPr>
          <w:ilvl w:val="0"/>
          <w:numId w:val="11"/>
        </w:numPr>
        <w:shd w:val="clear" w:color="auto" w:fill="FFFFFF"/>
        <w:spacing w:before="100" w:beforeAutospacing="1"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The bar area, it was the last location I remember seeing Mark and Joel.</w:t>
      </w:r>
    </w:p>
    <w:p w14:paraId="2EE1CBDA" w14:textId="77777777" w:rsidR="006F30FD" w:rsidRPr="006F30FD" w:rsidRDefault="006F30FD" w:rsidP="006F30FD">
      <w:pPr>
        <w:numPr>
          <w:ilvl w:val="0"/>
          <w:numId w:val="11"/>
        </w:numPr>
        <w:shd w:val="clear" w:color="auto" w:fill="FFFFFF"/>
        <w:spacing w:before="60"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Bruce, the man with the grimace like smile. He had free reign of the company expenses. The man started conversations with every group of women in the </w:t>
      </w:r>
      <w:r w:rsidRPr="006F30FD">
        <w:rPr>
          <w:rFonts w:ascii="Segoe UI" w:eastAsia="Times New Roman" w:hAnsi="Segoe UI" w:cs="Segoe UI"/>
          <w:color w:val="24292E"/>
          <w:sz w:val="24"/>
          <w:szCs w:val="24"/>
          <w:lang w:eastAsia="en-GB"/>
        </w:rPr>
        <w:lastRenderedPageBreak/>
        <w:t xml:space="preserve">club. His excuse for chatting to the ladies was "this is my mate Dave; he’s just come over from England and is looking to get </w:t>
      </w:r>
      <w:proofErr w:type="spellStart"/>
      <w:r w:rsidRPr="006F30FD">
        <w:rPr>
          <w:rFonts w:ascii="Segoe UI" w:eastAsia="Times New Roman" w:hAnsi="Segoe UI" w:cs="Segoe UI"/>
          <w:color w:val="24292E"/>
          <w:sz w:val="24"/>
          <w:szCs w:val="24"/>
          <w:lang w:eastAsia="en-GB"/>
        </w:rPr>
        <w:t>f</w:t>
      </w:r>
      <w:r w:rsidRPr="006F30FD">
        <w:rPr>
          <w:rFonts w:ascii="Segoe UI" w:eastAsia="Times New Roman" w:hAnsi="Segoe UI" w:cs="Segoe UI"/>
          <w:i/>
          <w:iCs/>
          <w:color w:val="24292E"/>
          <w:sz w:val="24"/>
          <w:szCs w:val="24"/>
          <w:lang w:eastAsia="en-GB"/>
        </w:rPr>
        <w:t>ck</w:t>
      </w:r>
      <w:r w:rsidRPr="006F30FD">
        <w:rPr>
          <w:rFonts w:ascii="Segoe UI" w:eastAsia="Times New Roman" w:hAnsi="Segoe UI" w:cs="Segoe UI"/>
          <w:color w:val="24292E"/>
          <w:sz w:val="24"/>
          <w:szCs w:val="24"/>
          <w:lang w:eastAsia="en-GB"/>
        </w:rPr>
        <w:t>d</w:t>
      </w:r>
      <w:proofErr w:type="spellEnd"/>
      <w:r w:rsidRPr="006F30FD">
        <w:rPr>
          <w:rFonts w:ascii="Segoe UI" w:eastAsia="Times New Roman" w:hAnsi="Segoe UI" w:cs="Segoe UI"/>
          <w:color w:val="24292E"/>
          <w:sz w:val="24"/>
          <w:szCs w:val="24"/>
          <w:lang w:eastAsia="en-GB"/>
        </w:rPr>
        <w:t>". His plan worked. I managed to get a young lady's phone number.</w:t>
      </w:r>
    </w:p>
    <w:p w14:paraId="275633C7" w14:textId="77777777" w:rsidR="006F30FD" w:rsidRPr="006F30FD" w:rsidRDefault="006F30FD" w:rsidP="006F30FD">
      <w:pPr>
        <w:numPr>
          <w:ilvl w:val="0"/>
          <w:numId w:val="11"/>
        </w:numPr>
        <w:shd w:val="clear" w:color="auto" w:fill="FFFFFF"/>
        <w:spacing w:before="60"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A woman stole my hat that I somehow procured from some other random person.</w:t>
      </w:r>
    </w:p>
    <w:p w14:paraId="310D1B02" w14:textId="77777777" w:rsidR="006F30FD" w:rsidRPr="006F30FD" w:rsidRDefault="006F30FD" w:rsidP="006F30FD">
      <w:pPr>
        <w:numPr>
          <w:ilvl w:val="0"/>
          <w:numId w:val="11"/>
        </w:numPr>
        <w:shd w:val="clear" w:color="auto" w:fill="FFFFFF"/>
        <w:spacing w:before="60"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Urinating in the unusual men’s room where the urinals were, from one angle, in view of the whole club.</w:t>
      </w:r>
    </w:p>
    <w:p w14:paraId="5ED1DAAA" w14:textId="77777777" w:rsidR="006F30FD" w:rsidRPr="006F30FD" w:rsidRDefault="006F30FD" w:rsidP="006F30FD">
      <w:pPr>
        <w:numPr>
          <w:ilvl w:val="0"/>
          <w:numId w:val="11"/>
        </w:numPr>
        <w:shd w:val="clear" w:color="auto" w:fill="FFFFFF"/>
        <w:spacing w:before="60"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Happily eating a Macca’s (MacDonald’s) chicken burger and slurping down a strawberry milkshake.</w:t>
      </w:r>
    </w:p>
    <w:p w14:paraId="33BE9BC7" w14:textId="77777777" w:rsidR="006F30FD" w:rsidRPr="006F30FD" w:rsidRDefault="006F30FD" w:rsidP="006F30FD">
      <w:pPr>
        <w:numPr>
          <w:ilvl w:val="0"/>
          <w:numId w:val="11"/>
        </w:numPr>
        <w:shd w:val="clear" w:color="auto" w:fill="FFFFFF"/>
        <w:spacing w:before="60"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Taking great care to open the door to the </w:t>
      </w:r>
      <w:proofErr w:type="spellStart"/>
      <w:r w:rsidRPr="006F30FD">
        <w:rPr>
          <w:rFonts w:ascii="Segoe UI" w:eastAsia="Times New Roman" w:hAnsi="Segoe UI" w:cs="Segoe UI"/>
          <w:color w:val="24292E"/>
          <w:sz w:val="24"/>
          <w:szCs w:val="24"/>
          <w:lang w:eastAsia="en-GB"/>
        </w:rPr>
        <w:t>Queenscliff</w:t>
      </w:r>
      <w:proofErr w:type="spellEnd"/>
      <w:r w:rsidRPr="006F30FD">
        <w:rPr>
          <w:rFonts w:ascii="Segoe UI" w:eastAsia="Times New Roman" w:hAnsi="Segoe UI" w:cs="Segoe UI"/>
          <w:color w:val="24292E"/>
          <w:sz w:val="24"/>
          <w:szCs w:val="24"/>
          <w:lang w:eastAsia="en-GB"/>
        </w:rPr>
        <w:t xml:space="preserve"> apartment and locate my bedroom.</w:t>
      </w:r>
    </w:p>
    <w:p w14:paraId="326AE9F9"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I somehow had the foresight, prior to the night out, to set my alarm for 9am. As the alarm rang, I tried to rise from my slumber. I scrambled to locate my phone. I hit the stop button immediately before going back to sleep. 30 minutes passed. The phone rang out again. This time it </w:t>
      </w:r>
      <w:proofErr w:type="gramStart"/>
      <w:r w:rsidRPr="006F30FD">
        <w:rPr>
          <w:rFonts w:ascii="Segoe UI" w:eastAsia="Times New Roman" w:hAnsi="Segoe UI" w:cs="Segoe UI"/>
          <w:color w:val="24292E"/>
          <w:sz w:val="24"/>
          <w:szCs w:val="24"/>
          <w:lang w:eastAsia="en-GB"/>
        </w:rPr>
        <w:t>wasn't</w:t>
      </w:r>
      <w:proofErr w:type="gramEnd"/>
      <w:r w:rsidRPr="006F30FD">
        <w:rPr>
          <w:rFonts w:ascii="Segoe UI" w:eastAsia="Times New Roman" w:hAnsi="Segoe UI" w:cs="Segoe UI"/>
          <w:color w:val="24292E"/>
          <w:sz w:val="24"/>
          <w:szCs w:val="24"/>
          <w:lang w:eastAsia="en-GB"/>
        </w:rPr>
        <w:t xml:space="preserve"> the alarm, it was someone calling me. Dazed and confused, I located the handset and accepted the call. With a strained voice I said, "hello." "Is this David Clarke? We’re all here waiting for </w:t>
      </w:r>
      <w:proofErr w:type="spellStart"/>
      <w:r w:rsidRPr="006F30FD">
        <w:rPr>
          <w:rFonts w:ascii="Segoe UI" w:eastAsia="Times New Roman" w:hAnsi="Segoe UI" w:cs="Segoe UI"/>
          <w:color w:val="24292E"/>
          <w:sz w:val="24"/>
          <w:szCs w:val="24"/>
          <w:lang w:eastAsia="en-GB"/>
        </w:rPr>
        <w:t>ya</w:t>
      </w:r>
      <w:proofErr w:type="spellEnd"/>
      <w:r w:rsidRPr="006F30FD">
        <w:rPr>
          <w:rFonts w:ascii="Segoe UI" w:eastAsia="Times New Roman" w:hAnsi="Segoe UI" w:cs="Segoe UI"/>
          <w:color w:val="24292E"/>
          <w:sz w:val="24"/>
          <w:szCs w:val="24"/>
          <w:lang w:eastAsia="en-GB"/>
        </w:rPr>
        <w:t xml:space="preserve">.", a cool sounding Australian said. My brain took a few seconds to process the question and response. ‘Ah </w:t>
      </w:r>
      <w:proofErr w:type="gramStart"/>
      <w:r w:rsidRPr="006F30FD">
        <w:rPr>
          <w:rFonts w:ascii="Segoe UI" w:eastAsia="Times New Roman" w:hAnsi="Segoe UI" w:cs="Segoe UI"/>
          <w:color w:val="24292E"/>
          <w:sz w:val="24"/>
          <w:szCs w:val="24"/>
          <w:lang w:eastAsia="en-GB"/>
        </w:rPr>
        <w:t>shit</w:t>
      </w:r>
      <w:proofErr w:type="gramEnd"/>
      <w:r w:rsidRPr="006F30FD">
        <w:rPr>
          <w:rFonts w:ascii="Segoe UI" w:eastAsia="Times New Roman" w:hAnsi="Segoe UI" w:cs="Segoe UI"/>
          <w:color w:val="24292E"/>
          <w:sz w:val="24"/>
          <w:szCs w:val="24"/>
          <w:lang w:eastAsia="en-GB"/>
        </w:rPr>
        <w:t>’, I thought. ‘</w:t>
      </w:r>
      <w:proofErr w:type="gramStart"/>
      <w:r w:rsidRPr="006F30FD">
        <w:rPr>
          <w:rFonts w:ascii="Segoe UI" w:eastAsia="Times New Roman" w:hAnsi="Segoe UI" w:cs="Segoe UI"/>
          <w:color w:val="24292E"/>
          <w:sz w:val="24"/>
          <w:szCs w:val="24"/>
          <w:lang w:eastAsia="en-GB"/>
        </w:rPr>
        <w:t>Fuck</w:t>
      </w:r>
      <w:proofErr w:type="gramEnd"/>
      <w:r w:rsidRPr="006F30FD">
        <w:rPr>
          <w:rFonts w:ascii="Segoe UI" w:eastAsia="Times New Roman" w:hAnsi="Segoe UI" w:cs="Segoe UI"/>
          <w:color w:val="24292E"/>
          <w:sz w:val="24"/>
          <w:szCs w:val="24"/>
          <w:lang w:eastAsia="en-GB"/>
        </w:rPr>
        <w:t xml:space="preserve">, I’ve got that surfing lesson this morning!’. More profanities echoed in my head. What do I do? </w:t>
      </w:r>
      <w:proofErr w:type="gramStart"/>
      <w:r w:rsidRPr="006F30FD">
        <w:rPr>
          <w:rFonts w:ascii="Segoe UI" w:eastAsia="Times New Roman" w:hAnsi="Segoe UI" w:cs="Segoe UI"/>
          <w:color w:val="24292E"/>
          <w:sz w:val="24"/>
          <w:szCs w:val="24"/>
          <w:lang w:eastAsia="en-GB"/>
        </w:rPr>
        <w:t>I've</w:t>
      </w:r>
      <w:proofErr w:type="gramEnd"/>
      <w:r w:rsidRPr="006F30FD">
        <w:rPr>
          <w:rFonts w:ascii="Segoe UI" w:eastAsia="Times New Roman" w:hAnsi="Segoe UI" w:cs="Segoe UI"/>
          <w:color w:val="24292E"/>
          <w:sz w:val="24"/>
          <w:szCs w:val="24"/>
          <w:lang w:eastAsia="en-GB"/>
        </w:rPr>
        <w:t xml:space="preserve"> paid good money for that surfing lesson. I looked outside. '</w:t>
      </w:r>
      <w:proofErr w:type="gramStart"/>
      <w:r w:rsidRPr="006F30FD">
        <w:rPr>
          <w:rFonts w:ascii="Segoe UI" w:eastAsia="Times New Roman" w:hAnsi="Segoe UI" w:cs="Segoe UI"/>
          <w:color w:val="24292E"/>
          <w:sz w:val="24"/>
          <w:szCs w:val="24"/>
          <w:lang w:eastAsia="en-GB"/>
        </w:rPr>
        <w:t>Shit</w:t>
      </w:r>
      <w:proofErr w:type="gramEnd"/>
      <w:r w:rsidRPr="006F30FD">
        <w:rPr>
          <w:rFonts w:ascii="Segoe UI" w:eastAsia="Times New Roman" w:hAnsi="Segoe UI" w:cs="Segoe UI"/>
          <w:color w:val="24292E"/>
          <w:sz w:val="24"/>
          <w:szCs w:val="24"/>
          <w:lang w:eastAsia="en-GB"/>
        </w:rPr>
        <w:t xml:space="preserve">, it's a beautiful day too.'. I hesitantly demanded "Could you wait half an hour?". The cool-headed Aussie said, "Nah mate, we're ready to go now. Where are </w:t>
      </w:r>
      <w:proofErr w:type="spellStart"/>
      <w:r w:rsidRPr="006F30FD">
        <w:rPr>
          <w:rFonts w:ascii="Segoe UI" w:eastAsia="Times New Roman" w:hAnsi="Segoe UI" w:cs="Segoe UI"/>
          <w:color w:val="24292E"/>
          <w:sz w:val="24"/>
          <w:szCs w:val="24"/>
          <w:lang w:eastAsia="en-GB"/>
        </w:rPr>
        <w:t>ya</w:t>
      </w:r>
      <w:proofErr w:type="spellEnd"/>
      <w:r w:rsidRPr="006F30FD">
        <w:rPr>
          <w:rFonts w:ascii="Segoe UI" w:eastAsia="Times New Roman" w:hAnsi="Segoe UI" w:cs="Segoe UI"/>
          <w:color w:val="24292E"/>
          <w:sz w:val="24"/>
          <w:szCs w:val="24"/>
          <w:lang w:eastAsia="en-GB"/>
        </w:rPr>
        <w:t>?". "</w:t>
      </w:r>
      <w:proofErr w:type="spellStart"/>
      <w:r w:rsidRPr="006F30FD">
        <w:rPr>
          <w:rFonts w:ascii="Segoe UI" w:eastAsia="Times New Roman" w:hAnsi="Segoe UI" w:cs="Segoe UI"/>
          <w:color w:val="24292E"/>
          <w:sz w:val="24"/>
          <w:szCs w:val="24"/>
          <w:lang w:eastAsia="en-GB"/>
        </w:rPr>
        <w:t>Queenscliff</w:t>
      </w:r>
      <w:proofErr w:type="spellEnd"/>
      <w:r w:rsidRPr="006F30FD">
        <w:rPr>
          <w:rFonts w:ascii="Segoe UI" w:eastAsia="Times New Roman" w:hAnsi="Segoe UI" w:cs="Segoe UI"/>
          <w:color w:val="24292E"/>
          <w:sz w:val="24"/>
          <w:szCs w:val="24"/>
          <w:lang w:eastAsia="en-GB"/>
        </w:rPr>
        <w:t>", I replied. "Be on the corner of Bridge Road and Grey Cliff Street in 5 minutes if you want to be picked up.", he said.</w:t>
      </w:r>
    </w:p>
    <w:p w14:paraId="4A9ED6A4"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I scrambled for my clothes, wet suit, </w:t>
      </w:r>
      <w:proofErr w:type="gramStart"/>
      <w:r w:rsidRPr="006F30FD">
        <w:rPr>
          <w:rFonts w:ascii="Segoe UI" w:eastAsia="Times New Roman" w:hAnsi="Segoe UI" w:cs="Segoe UI"/>
          <w:color w:val="24292E"/>
          <w:sz w:val="24"/>
          <w:szCs w:val="24"/>
          <w:lang w:eastAsia="en-GB"/>
        </w:rPr>
        <w:t>deodorant</w:t>
      </w:r>
      <w:proofErr w:type="gramEnd"/>
      <w:r w:rsidRPr="006F30FD">
        <w:rPr>
          <w:rFonts w:ascii="Segoe UI" w:eastAsia="Times New Roman" w:hAnsi="Segoe UI" w:cs="Segoe UI"/>
          <w:color w:val="24292E"/>
          <w:sz w:val="24"/>
          <w:szCs w:val="24"/>
          <w:lang w:eastAsia="en-GB"/>
        </w:rPr>
        <w:t xml:space="preserve"> and keys before running to the pick-up location. I reached the street corner. I could see a van with a heap of surf boards strapped to the roof. Was this the surf teacher? Sure enough, it stopped. Out jumped a surf dude dressed in board shorts and entertaining thick, white zinc cream on his lower lip. He walked over asked, "Dave?". I felt a sense of relief through the haze of grogginess. As I walked towards the </w:t>
      </w:r>
      <w:proofErr w:type="gramStart"/>
      <w:r w:rsidRPr="006F30FD">
        <w:rPr>
          <w:rFonts w:ascii="Segoe UI" w:eastAsia="Times New Roman" w:hAnsi="Segoe UI" w:cs="Segoe UI"/>
          <w:color w:val="24292E"/>
          <w:sz w:val="24"/>
          <w:szCs w:val="24"/>
          <w:lang w:eastAsia="en-GB"/>
        </w:rPr>
        <w:t>van</w:t>
      </w:r>
      <w:proofErr w:type="gramEnd"/>
      <w:r w:rsidRPr="006F30FD">
        <w:rPr>
          <w:rFonts w:ascii="Segoe UI" w:eastAsia="Times New Roman" w:hAnsi="Segoe UI" w:cs="Segoe UI"/>
          <w:color w:val="24292E"/>
          <w:sz w:val="24"/>
          <w:szCs w:val="24"/>
          <w:lang w:eastAsia="en-GB"/>
        </w:rPr>
        <w:t xml:space="preserve"> I felt sorry for the other passengers that had to wait for me, drunken Dave. I opened the van door, sheepishly said hello, before squeezing my cheeks between other learner surfers.</w:t>
      </w:r>
    </w:p>
    <w:p w14:paraId="4A9D1B9B"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We headed a short distance further up the coast to an area named North Curl </w:t>
      </w:r>
      <w:proofErr w:type="spellStart"/>
      <w:r w:rsidRPr="006F30FD">
        <w:rPr>
          <w:rFonts w:ascii="Segoe UI" w:eastAsia="Times New Roman" w:hAnsi="Segoe UI" w:cs="Segoe UI"/>
          <w:color w:val="24292E"/>
          <w:sz w:val="24"/>
          <w:szCs w:val="24"/>
          <w:lang w:eastAsia="en-GB"/>
        </w:rPr>
        <w:t>Curl</w:t>
      </w:r>
      <w:proofErr w:type="spellEnd"/>
      <w:r w:rsidRPr="006F30FD">
        <w:rPr>
          <w:rFonts w:ascii="Segoe UI" w:eastAsia="Times New Roman" w:hAnsi="Segoe UI" w:cs="Segoe UI"/>
          <w:color w:val="24292E"/>
          <w:sz w:val="24"/>
          <w:szCs w:val="24"/>
          <w:lang w:eastAsia="en-GB"/>
        </w:rPr>
        <w:t>. The area was majestic. The powdery sandy beach and calm lapping waters added to a sense of paradise. The conditions were, according to the teacher, perfect for a spot of surfing. Unfortunately, there be dragons. More to the point, there be blue bottles (man-o-war jelly fish) sharing the surf area with us.</w:t>
      </w:r>
    </w:p>
    <w:p w14:paraId="0838F4D6"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Before grabbing a board and entering the shallows we were shown the basics of surfing on the beach:</w:t>
      </w:r>
    </w:p>
    <w:p w14:paraId="0C155BF6" w14:textId="77777777" w:rsidR="006F30FD" w:rsidRPr="006F30FD" w:rsidRDefault="006F30FD" w:rsidP="006F30FD">
      <w:pPr>
        <w:numPr>
          <w:ilvl w:val="0"/>
          <w:numId w:val="12"/>
        </w:numPr>
        <w:shd w:val="clear" w:color="auto" w:fill="FFFFFF"/>
        <w:spacing w:before="100" w:beforeAutospacing="1"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lastRenderedPageBreak/>
        <w:t>Swim through the "breakers" (breaking waves) to get to a calm spot just beyond.</w:t>
      </w:r>
    </w:p>
    <w:p w14:paraId="2A7591E8" w14:textId="77777777" w:rsidR="006F30FD" w:rsidRPr="006F30FD" w:rsidRDefault="006F30FD" w:rsidP="006F30FD">
      <w:pPr>
        <w:numPr>
          <w:ilvl w:val="0"/>
          <w:numId w:val="12"/>
        </w:numPr>
        <w:shd w:val="clear" w:color="auto" w:fill="FFFFFF"/>
        <w:spacing w:before="60"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Turn the board so </w:t>
      </w:r>
      <w:proofErr w:type="gramStart"/>
      <w:r w:rsidRPr="006F30FD">
        <w:rPr>
          <w:rFonts w:ascii="Segoe UI" w:eastAsia="Times New Roman" w:hAnsi="Segoe UI" w:cs="Segoe UI"/>
          <w:color w:val="24292E"/>
          <w:sz w:val="24"/>
          <w:szCs w:val="24"/>
          <w:lang w:eastAsia="en-GB"/>
        </w:rPr>
        <w:t>it’s</w:t>
      </w:r>
      <w:proofErr w:type="gramEnd"/>
      <w:r w:rsidRPr="006F30FD">
        <w:rPr>
          <w:rFonts w:ascii="Segoe UI" w:eastAsia="Times New Roman" w:hAnsi="Segoe UI" w:cs="Segoe UI"/>
          <w:color w:val="24292E"/>
          <w:sz w:val="24"/>
          <w:szCs w:val="24"/>
          <w:lang w:eastAsia="en-GB"/>
        </w:rPr>
        <w:t xml:space="preserve"> front points towards shore.</w:t>
      </w:r>
    </w:p>
    <w:p w14:paraId="7B6B4B31" w14:textId="77777777" w:rsidR="006F30FD" w:rsidRPr="006F30FD" w:rsidRDefault="006F30FD" w:rsidP="006F30FD">
      <w:pPr>
        <w:numPr>
          <w:ilvl w:val="0"/>
          <w:numId w:val="12"/>
        </w:numPr>
        <w:shd w:val="clear" w:color="auto" w:fill="FFFFFF"/>
        <w:spacing w:before="60"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Look over your shoulder.</w:t>
      </w:r>
    </w:p>
    <w:p w14:paraId="5E3095CD" w14:textId="77777777" w:rsidR="006F30FD" w:rsidRPr="006F30FD" w:rsidRDefault="006F30FD" w:rsidP="006F30FD">
      <w:pPr>
        <w:numPr>
          <w:ilvl w:val="0"/>
          <w:numId w:val="12"/>
        </w:numPr>
        <w:shd w:val="clear" w:color="auto" w:fill="FFFFFF"/>
        <w:spacing w:before="60"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When the wave approaching you is 5 meters away begin paddling with the hand and arms, </w:t>
      </w:r>
      <w:proofErr w:type="gramStart"/>
      <w:r w:rsidRPr="006F30FD">
        <w:rPr>
          <w:rFonts w:ascii="Segoe UI" w:eastAsia="Times New Roman" w:hAnsi="Segoe UI" w:cs="Segoe UI"/>
          <w:color w:val="24292E"/>
          <w:sz w:val="24"/>
          <w:szCs w:val="24"/>
          <w:lang w:eastAsia="en-GB"/>
        </w:rPr>
        <w:t>don’t</w:t>
      </w:r>
      <w:proofErr w:type="gramEnd"/>
      <w:r w:rsidRPr="006F30FD">
        <w:rPr>
          <w:rFonts w:ascii="Segoe UI" w:eastAsia="Times New Roman" w:hAnsi="Segoe UI" w:cs="Segoe UI"/>
          <w:color w:val="24292E"/>
          <w:sz w:val="24"/>
          <w:szCs w:val="24"/>
          <w:lang w:eastAsia="en-GB"/>
        </w:rPr>
        <w:t xml:space="preserve"> stop.</w:t>
      </w:r>
    </w:p>
    <w:p w14:paraId="08EFD52F" w14:textId="77777777" w:rsidR="006F30FD" w:rsidRPr="006F30FD" w:rsidRDefault="006F30FD" w:rsidP="006F30FD">
      <w:pPr>
        <w:numPr>
          <w:ilvl w:val="0"/>
          <w:numId w:val="12"/>
        </w:numPr>
        <w:shd w:val="clear" w:color="auto" w:fill="FFFFFF"/>
        <w:spacing w:before="60"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If the wave passes underneath the board, hard luck. If you somehow feel the board is continuing to move forwards, </w:t>
      </w:r>
      <w:proofErr w:type="gramStart"/>
      <w:r w:rsidRPr="006F30FD">
        <w:rPr>
          <w:rFonts w:ascii="Segoe UI" w:eastAsia="Times New Roman" w:hAnsi="Segoe UI" w:cs="Segoe UI"/>
          <w:color w:val="24292E"/>
          <w:sz w:val="24"/>
          <w:szCs w:val="24"/>
          <w:lang w:eastAsia="en-GB"/>
        </w:rPr>
        <w:t>you’ve</w:t>
      </w:r>
      <w:proofErr w:type="gramEnd"/>
      <w:r w:rsidRPr="006F30FD">
        <w:rPr>
          <w:rFonts w:ascii="Segoe UI" w:eastAsia="Times New Roman" w:hAnsi="Segoe UI" w:cs="Segoe UI"/>
          <w:color w:val="24292E"/>
          <w:sz w:val="24"/>
          <w:szCs w:val="24"/>
          <w:lang w:eastAsia="en-GB"/>
        </w:rPr>
        <w:t xml:space="preserve"> fluked it!</w:t>
      </w:r>
    </w:p>
    <w:p w14:paraId="73D21B47" w14:textId="77777777" w:rsidR="006F30FD" w:rsidRPr="006F30FD" w:rsidRDefault="006F30FD" w:rsidP="006F30FD">
      <w:pPr>
        <w:numPr>
          <w:ilvl w:val="0"/>
          <w:numId w:val="12"/>
        </w:numPr>
        <w:shd w:val="clear" w:color="auto" w:fill="FFFFFF"/>
        <w:spacing w:before="60"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Now’s the time to think about getting onto your feet. Adopt a cobra stance then leap to your feet in one swift action.</w:t>
      </w:r>
    </w:p>
    <w:p w14:paraId="5E6D5D44" w14:textId="77777777" w:rsidR="006F30FD" w:rsidRPr="006F30FD" w:rsidRDefault="006F30FD" w:rsidP="006F30FD">
      <w:pPr>
        <w:numPr>
          <w:ilvl w:val="0"/>
          <w:numId w:val="12"/>
        </w:numPr>
        <w:shd w:val="clear" w:color="auto" w:fill="FFFFFF"/>
        <w:spacing w:before="60"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Try to look cool. If you can ride the wave all the way to shore, you are </w:t>
      </w:r>
      <w:proofErr w:type="gramStart"/>
      <w:r w:rsidRPr="006F30FD">
        <w:rPr>
          <w:rFonts w:ascii="Segoe UI" w:eastAsia="Times New Roman" w:hAnsi="Segoe UI" w:cs="Segoe UI"/>
          <w:color w:val="24292E"/>
          <w:sz w:val="24"/>
          <w:szCs w:val="24"/>
          <w:lang w:eastAsia="en-GB"/>
        </w:rPr>
        <w:t>bitchin'</w:t>
      </w:r>
      <w:proofErr w:type="gramEnd"/>
      <w:r w:rsidRPr="006F30FD">
        <w:rPr>
          <w:rFonts w:ascii="Segoe UI" w:eastAsia="Times New Roman" w:hAnsi="Segoe UI" w:cs="Segoe UI"/>
          <w:color w:val="24292E"/>
          <w:sz w:val="24"/>
          <w:szCs w:val="24"/>
          <w:lang w:eastAsia="en-GB"/>
        </w:rPr>
        <w:t xml:space="preserve"> (good).</w:t>
      </w:r>
    </w:p>
    <w:p w14:paraId="249FD7E4"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Yep, the basic steps would have worked for me if I had the energy. My body was owed at least one days' recovery. All I could muster during the surfing lessons was a lie down in the shallows. I was tired, thirsty and in need of sunscreen. I managed to slap factor 50 on my head and feet, but not my hands. When the surfing teacher called time, I was clearly relieved. I </w:t>
      </w:r>
      <w:proofErr w:type="gramStart"/>
      <w:r w:rsidRPr="006F30FD">
        <w:rPr>
          <w:rFonts w:ascii="Segoe UI" w:eastAsia="Times New Roman" w:hAnsi="Segoe UI" w:cs="Segoe UI"/>
          <w:color w:val="24292E"/>
          <w:sz w:val="24"/>
          <w:szCs w:val="24"/>
          <w:lang w:eastAsia="en-GB"/>
        </w:rPr>
        <w:t>wasn't</w:t>
      </w:r>
      <w:proofErr w:type="gramEnd"/>
      <w:r w:rsidRPr="006F30FD">
        <w:rPr>
          <w:rFonts w:ascii="Segoe UI" w:eastAsia="Times New Roman" w:hAnsi="Segoe UI" w:cs="Segoe UI"/>
          <w:color w:val="24292E"/>
          <w:sz w:val="24"/>
          <w:szCs w:val="24"/>
          <w:lang w:eastAsia="en-GB"/>
        </w:rPr>
        <w:t xml:space="preserve"> stung by a jelly fish and I hadn’t wiped out. Having slept on my board for most of the day, there was never a chance of that happening. The only sting I would feel would be the next day, waking up to see my comical sun burnt hands.</w:t>
      </w:r>
    </w:p>
    <w:p w14:paraId="232A05AB"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I embraced snorkelling. It became the highlight of my recreational life on the weekend. I loved:</w:t>
      </w:r>
    </w:p>
    <w:p w14:paraId="1E2841AC" w14:textId="77777777" w:rsidR="006F30FD" w:rsidRPr="006F30FD" w:rsidRDefault="006F30FD" w:rsidP="006F30FD">
      <w:pPr>
        <w:numPr>
          <w:ilvl w:val="0"/>
          <w:numId w:val="13"/>
        </w:numPr>
        <w:shd w:val="clear" w:color="auto" w:fill="FFFFFF"/>
        <w:spacing w:before="100" w:beforeAutospacing="1"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Immersing myself in the warm, clear sea.</w:t>
      </w:r>
    </w:p>
    <w:p w14:paraId="096C2114" w14:textId="77777777" w:rsidR="006F30FD" w:rsidRPr="006F30FD" w:rsidRDefault="006F30FD" w:rsidP="006F30FD">
      <w:pPr>
        <w:numPr>
          <w:ilvl w:val="0"/>
          <w:numId w:val="13"/>
        </w:numPr>
        <w:shd w:val="clear" w:color="auto" w:fill="FFFFFF"/>
        <w:spacing w:before="60"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The serenity. It was somewhere to clear my mind.</w:t>
      </w:r>
    </w:p>
    <w:p w14:paraId="143DBB95" w14:textId="77777777" w:rsidR="006F30FD" w:rsidRPr="006F30FD" w:rsidRDefault="006F30FD" w:rsidP="006F30FD">
      <w:pPr>
        <w:numPr>
          <w:ilvl w:val="0"/>
          <w:numId w:val="13"/>
        </w:numPr>
        <w:shd w:val="clear" w:color="auto" w:fill="FFFFFF"/>
        <w:spacing w:before="60"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Observing beautiful, colourful wildlife in their natural habitat.</w:t>
      </w:r>
    </w:p>
    <w:p w14:paraId="1F520944"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It was drawing ever closer to Christmas and the end of my tenancy at the </w:t>
      </w:r>
      <w:proofErr w:type="spellStart"/>
      <w:r w:rsidRPr="006F30FD">
        <w:rPr>
          <w:rFonts w:ascii="Segoe UI" w:eastAsia="Times New Roman" w:hAnsi="Segoe UI" w:cs="Segoe UI"/>
          <w:color w:val="24292E"/>
          <w:sz w:val="24"/>
          <w:szCs w:val="24"/>
          <w:lang w:eastAsia="en-GB"/>
        </w:rPr>
        <w:t>Queenscliff</w:t>
      </w:r>
      <w:proofErr w:type="spellEnd"/>
      <w:r w:rsidRPr="006F30FD">
        <w:rPr>
          <w:rFonts w:ascii="Segoe UI" w:eastAsia="Times New Roman" w:hAnsi="Segoe UI" w:cs="Segoe UI"/>
          <w:color w:val="24292E"/>
          <w:sz w:val="24"/>
          <w:szCs w:val="24"/>
          <w:lang w:eastAsia="en-GB"/>
        </w:rPr>
        <w:t xml:space="preserve"> apartment. My attempts to find a house share were still not going well. Desperation was setting in. Conversation would devolve into my fickle accommodation needs. My fellow colleagues offered reassurance and assistance. Elliot was more than happy to offer his spare room on the lead into the Christmas Break. I had no other options, so appreciatively jumped at the chance.</w:t>
      </w:r>
    </w:p>
    <w:p w14:paraId="293A29C8"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Something else that played on my mind, </w:t>
      </w:r>
      <w:proofErr w:type="gramStart"/>
      <w:r w:rsidRPr="006F30FD">
        <w:rPr>
          <w:rFonts w:ascii="Segoe UI" w:eastAsia="Times New Roman" w:hAnsi="Segoe UI" w:cs="Segoe UI"/>
          <w:color w:val="24292E"/>
          <w:sz w:val="24"/>
          <w:szCs w:val="24"/>
          <w:lang w:eastAsia="en-GB"/>
        </w:rPr>
        <w:t>as a consequence of</w:t>
      </w:r>
      <w:proofErr w:type="gramEnd"/>
      <w:r w:rsidRPr="006F30FD">
        <w:rPr>
          <w:rFonts w:ascii="Segoe UI" w:eastAsia="Times New Roman" w:hAnsi="Segoe UI" w:cs="Segoe UI"/>
          <w:color w:val="24292E"/>
          <w:sz w:val="24"/>
          <w:szCs w:val="24"/>
          <w:lang w:eastAsia="en-GB"/>
        </w:rPr>
        <w:t xml:space="preserve"> the Work Christmas Party, was an Australian lady. Since I did not have many phone numbers in the contacts section of my new phone, Elle’s stood out. I, for many days, contemplated phoning her. Every time I looked at my phone and thought about it, I had that "fluttery" feeling. One day I plucked up the courage to send her a text. The language I used was not Shakespearean. It was brief and general, but still, it took me bloody ages to edit it. After hitting send, the anticipation of a response consumed my </w:t>
      </w:r>
      <w:r w:rsidRPr="006F30FD">
        <w:rPr>
          <w:rFonts w:ascii="Segoe UI" w:eastAsia="Times New Roman" w:hAnsi="Segoe UI" w:cs="Segoe UI"/>
          <w:color w:val="24292E"/>
          <w:sz w:val="24"/>
          <w:szCs w:val="24"/>
          <w:lang w:eastAsia="en-GB"/>
        </w:rPr>
        <w:lastRenderedPageBreak/>
        <w:t xml:space="preserve">thoughts. Did I have her correct phone details? I wonder if she remembered </w:t>
      </w:r>
      <w:proofErr w:type="gramStart"/>
      <w:r w:rsidRPr="006F30FD">
        <w:rPr>
          <w:rFonts w:ascii="Segoe UI" w:eastAsia="Times New Roman" w:hAnsi="Segoe UI" w:cs="Segoe UI"/>
          <w:color w:val="24292E"/>
          <w:sz w:val="24"/>
          <w:szCs w:val="24"/>
          <w:lang w:eastAsia="en-GB"/>
        </w:rPr>
        <w:t>me?</w:t>
      </w:r>
      <w:proofErr w:type="gramEnd"/>
      <w:r w:rsidRPr="006F30FD">
        <w:rPr>
          <w:rFonts w:ascii="Segoe UI" w:eastAsia="Times New Roman" w:hAnsi="Segoe UI" w:cs="Segoe UI"/>
          <w:color w:val="24292E"/>
          <w:sz w:val="24"/>
          <w:szCs w:val="24"/>
          <w:lang w:eastAsia="en-GB"/>
        </w:rPr>
        <w:t xml:space="preserve"> What was she like? Is she going to reply? My ponderous thoughts were quelled when Elle replied. To my relief, she sent me a text mentioning Bruce's smooth talking and free drinks. Texts went back and forth effortlessly. We agreed to meet up.</w:t>
      </w:r>
    </w:p>
    <w:p w14:paraId="37619A59"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I was temporarily located in Elliot's spare room in the suburb of Annandale. Coincidentally, Elle lived in Annandale too. Cool, we arranged a local, evening dinner date. But why should I be extremely nervous about meeting her? Well, I had no memory of Elle. If I was </w:t>
      </w:r>
      <w:proofErr w:type="gramStart"/>
      <w:r w:rsidRPr="006F30FD">
        <w:rPr>
          <w:rFonts w:ascii="Segoe UI" w:eastAsia="Times New Roman" w:hAnsi="Segoe UI" w:cs="Segoe UI"/>
          <w:color w:val="24292E"/>
          <w:sz w:val="24"/>
          <w:szCs w:val="24"/>
          <w:lang w:eastAsia="en-GB"/>
        </w:rPr>
        <w:t>clever</w:t>
      </w:r>
      <w:proofErr w:type="gramEnd"/>
      <w:r w:rsidRPr="006F30FD">
        <w:rPr>
          <w:rFonts w:ascii="Segoe UI" w:eastAsia="Times New Roman" w:hAnsi="Segoe UI" w:cs="Segoe UI"/>
          <w:color w:val="24292E"/>
          <w:sz w:val="24"/>
          <w:szCs w:val="24"/>
          <w:lang w:eastAsia="en-GB"/>
        </w:rPr>
        <w:t xml:space="preserve"> I would have used my new phone to take a photograph of her.</w:t>
      </w:r>
    </w:p>
    <w:p w14:paraId="366B271E"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As I </w:t>
      </w:r>
      <w:proofErr w:type="gramStart"/>
      <w:r w:rsidRPr="006F30FD">
        <w:rPr>
          <w:rFonts w:ascii="Segoe UI" w:eastAsia="Times New Roman" w:hAnsi="Segoe UI" w:cs="Segoe UI"/>
          <w:color w:val="24292E"/>
          <w:sz w:val="24"/>
          <w:szCs w:val="24"/>
          <w:lang w:eastAsia="en-GB"/>
        </w:rPr>
        <w:t>entered</w:t>
      </w:r>
      <w:proofErr w:type="gramEnd"/>
      <w:r w:rsidRPr="006F30FD">
        <w:rPr>
          <w:rFonts w:ascii="Segoe UI" w:eastAsia="Times New Roman" w:hAnsi="Segoe UI" w:cs="Segoe UI"/>
          <w:color w:val="24292E"/>
          <w:sz w:val="24"/>
          <w:szCs w:val="24"/>
          <w:lang w:eastAsia="en-GB"/>
        </w:rPr>
        <w:t xml:space="preserve"> I took a look into all corners of the Italian restaurant. 'Would the real Elle please stand up?', I thought. I walked around the spacious Mediterranean diner, but no, I </w:t>
      </w:r>
      <w:proofErr w:type="gramStart"/>
      <w:r w:rsidRPr="006F30FD">
        <w:rPr>
          <w:rFonts w:ascii="Segoe UI" w:eastAsia="Times New Roman" w:hAnsi="Segoe UI" w:cs="Segoe UI"/>
          <w:color w:val="24292E"/>
          <w:sz w:val="24"/>
          <w:szCs w:val="24"/>
          <w:lang w:eastAsia="en-GB"/>
        </w:rPr>
        <w:t>couldn't</w:t>
      </w:r>
      <w:proofErr w:type="gramEnd"/>
      <w:r w:rsidRPr="006F30FD">
        <w:rPr>
          <w:rFonts w:ascii="Segoe UI" w:eastAsia="Times New Roman" w:hAnsi="Segoe UI" w:cs="Segoe UI"/>
          <w:color w:val="24292E"/>
          <w:sz w:val="24"/>
          <w:szCs w:val="24"/>
          <w:lang w:eastAsia="en-GB"/>
        </w:rPr>
        <w:t xml:space="preserve"> see her. Was she late? Had I overlooked her? Negative thoughts of 'I’ve been tricked' began to stew in the thoughts. I calmed down and took a seat. 'I’ll give her 10 minutes', I thought. I nursed a bottle of beer while sporadically looking down at my phone. After 5 minutes I received a text. Elle had arrived and wondered where I was. We must have been in a similar state when we first met in the night club. We both had no clue what each other looked like. I again glanced into the corners of the restaurant to see which person could be Elle. My eyes locked onto one girl sitting by herself, wearing glasses and reading a book. Could this be her? I stared. I still did not recognise her. I took a second look around the room. Yep, she was the only woman on her own. It had to be her. I finished the rest of my beer and walked slowly towards the prospective dinner date.</w:t>
      </w:r>
    </w:p>
    <w:p w14:paraId="47C87B1F"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As I approached, she looked up from her book. "Elle?", I said. She smiled, stood up "Dave, right?", she replied. I confirmed and gave her a cursory kiss on the cheek. We both sat down and began chatting about "that" night. Elle was much younger than I expected. I was 30 years old. She, as I was to find out, was 21. She became the youngest person I had ever dated, by a full year. Her skin was immaculate, even by UK standards. Elle was a 3rd generation Welsh Australian, voluptuous, a good 5'7". She spoke confidently and quickly, indicating her high intellect. We ordered food and chatted. Our meals were tasty, the conversation flowed somewhat, but the connection </w:t>
      </w:r>
      <w:proofErr w:type="gramStart"/>
      <w:r w:rsidRPr="006F30FD">
        <w:rPr>
          <w:rFonts w:ascii="Segoe UI" w:eastAsia="Times New Roman" w:hAnsi="Segoe UI" w:cs="Segoe UI"/>
          <w:color w:val="24292E"/>
          <w:sz w:val="24"/>
          <w:szCs w:val="24"/>
          <w:lang w:eastAsia="en-GB"/>
        </w:rPr>
        <w:t>wasn't</w:t>
      </w:r>
      <w:proofErr w:type="gramEnd"/>
      <w:r w:rsidRPr="006F30FD">
        <w:rPr>
          <w:rFonts w:ascii="Segoe UI" w:eastAsia="Times New Roman" w:hAnsi="Segoe UI" w:cs="Segoe UI"/>
          <w:color w:val="24292E"/>
          <w:sz w:val="24"/>
          <w:szCs w:val="24"/>
          <w:lang w:eastAsia="en-GB"/>
        </w:rPr>
        <w:t xml:space="preserve"> there. We kissed and left our fleeting relationship at "goodbye". I </w:t>
      </w:r>
      <w:proofErr w:type="gramStart"/>
      <w:r w:rsidRPr="006F30FD">
        <w:rPr>
          <w:rFonts w:ascii="Segoe UI" w:eastAsia="Times New Roman" w:hAnsi="Segoe UI" w:cs="Segoe UI"/>
          <w:color w:val="24292E"/>
          <w:sz w:val="24"/>
          <w:szCs w:val="24"/>
          <w:lang w:eastAsia="en-GB"/>
        </w:rPr>
        <w:t>couldn't</w:t>
      </w:r>
      <w:proofErr w:type="gramEnd"/>
      <w:r w:rsidRPr="006F30FD">
        <w:rPr>
          <w:rFonts w:ascii="Segoe UI" w:eastAsia="Times New Roman" w:hAnsi="Segoe UI" w:cs="Segoe UI"/>
          <w:color w:val="24292E"/>
          <w:sz w:val="24"/>
          <w:szCs w:val="24"/>
          <w:lang w:eastAsia="en-GB"/>
        </w:rPr>
        <w:t xml:space="preserve"> help but feel disappointed nothing more came of the date.</w:t>
      </w:r>
    </w:p>
    <w:p w14:paraId="71282A34"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As Christmas drew </w:t>
      </w:r>
      <w:proofErr w:type="gramStart"/>
      <w:r w:rsidRPr="006F30FD">
        <w:rPr>
          <w:rFonts w:ascii="Segoe UI" w:eastAsia="Times New Roman" w:hAnsi="Segoe UI" w:cs="Segoe UI"/>
          <w:color w:val="24292E"/>
          <w:sz w:val="24"/>
          <w:szCs w:val="24"/>
          <w:lang w:eastAsia="en-GB"/>
        </w:rPr>
        <w:t>closer</w:t>
      </w:r>
      <w:proofErr w:type="gramEnd"/>
      <w:r w:rsidRPr="006F30FD">
        <w:rPr>
          <w:rFonts w:ascii="Segoe UI" w:eastAsia="Times New Roman" w:hAnsi="Segoe UI" w:cs="Segoe UI"/>
          <w:color w:val="24292E"/>
          <w:sz w:val="24"/>
          <w:szCs w:val="24"/>
          <w:lang w:eastAsia="en-GB"/>
        </w:rPr>
        <w:t xml:space="preserve"> I forgot about the date with Elle. I had my sights set on the </w:t>
      </w:r>
      <w:proofErr w:type="spellStart"/>
      <w:r w:rsidRPr="006F30FD">
        <w:rPr>
          <w:rFonts w:ascii="Segoe UI" w:eastAsia="Times New Roman" w:hAnsi="Segoe UI" w:cs="Segoe UI"/>
          <w:color w:val="24292E"/>
          <w:sz w:val="24"/>
          <w:szCs w:val="24"/>
          <w:lang w:eastAsia="en-GB"/>
        </w:rPr>
        <w:t>the</w:t>
      </w:r>
      <w:proofErr w:type="spellEnd"/>
      <w:r w:rsidRPr="006F30FD">
        <w:rPr>
          <w:rFonts w:ascii="Segoe UI" w:eastAsia="Times New Roman" w:hAnsi="Segoe UI" w:cs="Segoe UI"/>
          <w:color w:val="24292E"/>
          <w:sz w:val="24"/>
          <w:szCs w:val="24"/>
          <w:lang w:eastAsia="en-GB"/>
        </w:rPr>
        <w:t xml:space="preserve"> summer break. As was the case across Australia, every employee was forced to use their holiday allowance over the Christmas period. It was a total of 2 weeks. In most cases people extended it. I had no appetite to extend mine. Every day at work in the office felt like a holiday.</w:t>
      </w:r>
    </w:p>
    <w:p w14:paraId="2CE7F3D8"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lastRenderedPageBreak/>
        <w:t>I had no idea what my plan was. In the UK I would have been happy staying indoors and away from the inclement wintery weather. I briefly looked into available flights out of Sydney including:</w:t>
      </w:r>
    </w:p>
    <w:p w14:paraId="59826F1F" w14:textId="77777777" w:rsidR="006F30FD" w:rsidRPr="006F30FD" w:rsidRDefault="006F30FD" w:rsidP="006F30FD">
      <w:pPr>
        <w:numPr>
          <w:ilvl w:val="0"/>
          <w:numId w:val="14"/>
        </w:numPr>
        <w:shd w:val="clear" w:color="auto" w:fill="FFFFFF"/>
        <w:spacing w:before="100" w:beforeAutospacing="1"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A 3-hour flight to New Zealand.</w:t>
      </w:r>
    </w:p>
    <w:p w14:paraId="7BEDE74D" w14:textId="77777777" w:rsidR="006F30FD" w:rsidRPr="006F30FD" w:rsidRDefault="006F30FD" w:rsidP="006F30FD">
      <w:pPr>
        <w:numPr>
          <w:ilvl w:val="0"/>
          <w:numId w:val="14"/>
        </w:numPr>
        <w:shd w:val="clear" w:color="auto" w:fill="FFFFFF"/>
        <w:spacing w:before="60"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A 4-hour flight to Fiji.</w:t>
      </w:r>
    </w:p>
    <w:p w14:paraId="70CF7C84" w14:textId="77777777" w:rsidR="006F30FD" w:rsidRPr="006F30FD" w:rsidRDefault="006F30FD" w:rsidP="006F30FD">
      <w:pPr>
        <w:numPr>
          <w:ilvl w:val="0"/>
          <w:numId w:val="14"/>
        </w:numPr>
        <w:shd w:val="clear" w:color="auto" w:fill="FFFFFF"/>
        <w:spacing w:before="60"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A 4+ hour flight to Asia.</w:t>
      </w:r>
    </w:p>
    <w:p w14:paraId="62E8C46B"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Down under it was the start of summer. It was baking hot most days. I </w:t>
      </w:r>
      <w:proofErr w:type="gramStart"/>
      <w:r w:rsidRPr="006F30FD">
        <w:rPr>
          <w:rFonts w:ascii="Segoe UI" w:eastAsia="Times New Roman" w:hAnsi="Segoe UI" w:cs="Segoe UI"/>
          <w:color w:val="24292E"/>
          <w:sz w:val="24"/>
          <w:szCs w:val="24"/>
          <w:lang w:eastAsia="en-GB"/>
        </w:rPr>
        <w:t>wouldn't</w:t>
      </w:r>
      <w:proofErr w:type="gramEnd"/>
      <w:r w:rsidRPr="006F30FD">
        <w:rPr>
          <w:rFonts w:ascii="Segoe UI" w:eastAsia="Times New Roman" w:hAnsi="Segoe UI" w:cs="Segoe UI"/>
          <w:color w:val="24292E"/>
          <w:sz w:val="24"/>
          <w:szCs w:val="24"/>
          <w:lang w:eastAsia="en-GB"/>
        </w:rPr>
        <w:t xml:space="preserve"> be British if I didn't get my top off and make the most of these conditions. Why go to the effort of flying here and not making the most of </w:t>
      </w:r>
      <w:proofErr w:type="gramStart"/>
      <w:r w:rsidRPr="006F30FD">
        <w:rPr>
          <w:rFonts w:ascii="Segoe UI" w:eastAsia="Times New Roman" w:hAnsi="Segoe UI" w:cs="Segoe UI"/>
          <w:color w:val="24292E"/>
          <w:sz w:val="24"/>
          <w:szCs w:val="24"/>
          <w:lang w:eastAsia="en-GB"/>
        </w:rPr>
        <w:t>it.</w:t>
      </w:r>
      <w:proofErr w:type="gramEnd"/>
      <w:r w:rsidRPr="006F30FD">
        <w:rPr>
          <w:rFonts w:ascii="Segoe UI" w:eastAsia="Times New Roman" w:hAnsi="Segoe UI" w:cs="Segoe UI"/>
          <w:color w:val="24292E"/>
          <w:sz w:val="24"/>
          <w:szCs w:val="24"/>
          <w:lang w:eastAsia="en-GB"/>
        </w:rPr>
        <w:t xml:space="preserve"> My line of thinking switched. What about a road trip in Australia? I pictured visiting the wonderful Great Barrier Reef with nothing but my snorkelling gear. If you had given me a map at the </w:t>
      </w:r>
      <w:proofErr w:type="gramStart"/>
      <w:r w:rsidRPr="006F30FD">
        <w:rPr>
          <w:rFonts w:ascii="Segoe UI" w:eastAsia="Times New Roman" w:hAnsi="Segoe UI" w:cs="Segoe UI"/>
          <w:color w:val="24292E"/>
          <w:sz w:val="24"/>
          <w:szCs w:val="24"/>
          <w:lang w:eastAsia="en-GB"/>
        </w:rPr>
        <w:t>time</w:t>
      </w:r>
      <w:proofErr w:type="gramEnd"/>
      <w:r w:rsidRPr="006F30FD">
        <w:rPr>
          <w:rFonts w:ascii="Segoe UI" w:eastAsia="Times New Roman" w:hAnsi="Segoe UI" w:cs="Segoe UI"/>
          <w:color w:val="24292E"/>
          <w:sz w:val="24"/>
          <w:szCs w:val="24"/>
          <w:lang w:eastAsia="en-GB"/>
        </w:rPr>
        <w:t xml:space="preserve"> I wouldn’t have a clue where the Barrier Reef was located. All I knew, from the conversations I had, it was somewhere north of Sydney.</w:t>
      </w:r>
    </w:p>
    <w:p w14:paraId="16C42F70"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Given my slap-dash holiday plans, I headed to Sydney’s bustling retail centre for talks with a travel agent. 'Which travel agency should I visit?', I thought. I walked through an arcade near the large department store, David Jones. As with many decisions, my first choice is my best choice. The choice was, in this case, STA Travel. STA Travel is not shabby by any means. </w:t>
      </w:r>
      <w:proofErr w:type="gramStart"/>
      <w:r w:rsidRPr="006F30FD">
        <w:rPr>
          <w:rFonts w:ascii="Segoe UI" w:eastAsia="Times New Roman" w:hAnsi="Segoe UI" w:cs="Segoe UI"/>
          <w:color w:val="24292E"/>
          <w:sz w:val="24"/>
          <w:szCs w:val="24"/>
          <w:lang w:eastAsia="en-GB"/>
        </w:rPr>
        <w:t>It’s</w:t>
      </w:r>
      <w:proofErr w:type="gramEnd"/>
      <w:r w:rsidRPr="006F30FD">
        <w:rPr>
          <w:rFonts w:ascii="Segoe UI" w:eastAsia="Times New Roman" w:hAnsi="Segoe UI" w:cs="Segoe UI"/>
          <w:color w:val="24292E"/>
          <w:sz w:val="24"/>
          <w:szCs w:val="24"/>
          <w:lang w:eastAsia="en-GB"/>
        </w:rPr>
        <w:t xml:space="preserve"> not unprofessional by any means. It is basic and budget friendly. Perfect for </w:t>
      </w:r>
      <w:proofErr w:type="spellStart"/>
      <w:r w:rsidRPr="006F30FD">
        <w:rPr>
          <w:rFonts w:ascii="Segoe UI" w:eastAsia="Times New Roman" w:hAnsi="Segoe UI" w:cs="Segoe UI"/>
          <w:color w:val="24292E"/>
          <w:sz w:val="24"/>
          <w:szCs w:val="24"/>
          <w:lang w:eastAsia="en-GB"/>
        </w:rPr>
        <w:t>thrify</w:t>
      </w:r>
      <w:proofErr w:type="spellEnd"/>
      <w:r w:rsidRPr="006F30FD">
        <w:rPr>
          <w:rFonts w:ascii="Segoe UI" w:eastAsia="Times New Roman" w:hAnsi="Segoe UI" w:cs="Segoe UI"/>
          <w:color w:val="24292E"/>
          <w:sz w:val="24"/>
          <w:szCs w:val="24"/>
          <w:lang w:eastAsia="en-GB"/>
        </w:rPr>
        <w:t xml:space="preserve"> me.</w:t>
      </w:r>
    </w:p>
    <w:p w14:paraId="7F5CAB1C"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I looked inside at its brightly lit, cosy interior. I was captivated by magazines featuring capitalised words: "EUROPE", "ASIA" "SOUTH AMERICA". Where was "AUSTRALIA"? As I turned, I heard a bright, feminine, Australian voice. "Can I help?", the travel agent said. She indicated for me to take a seat. I sheepishly sat down before planting my sweaty backside on the synthetic seat surface. "Where were you considering of travelling to? Would you be travelling alone?", she asked. "I want to go to the Great Barrier Reef. Yes, </w:t>
      </w:r>
      <w:proofErr w:type="gramStart"/>
      <w:r w:rsidRPr="006F30FD">
        <w:rPr>
          <w:rFonts w:ascii="Segoe UI" w:eastAsia="Times New Roman" w:hAnsi="Segoe UI" w:cs="Segoe UI"/>
          <w:color w:val="24292E"/>
          <w:sz w:val="24"/>
          <w:szCs w:val="24"/>
          <w:lang w:eastAsia="en-GB"/>
        </w:rPr>
        <w:t>I’ll</w:t>
      </w:r>
      <w:proofErr w:type="gramEnd"/>
      <w:r w:rsidRPr="006F30FD">
        <w:rPr>
          <w:rFonts w:ascii="Segoe UI" w:eastAsia="Times New Roman" w:hAnsi="Segoe UI" w:cs="Segoe UI"/>
          <w:color w:val="24292E"/>
          <w:sz w:val="24"/>
          <w:szCs w:val="24"/>
          <w:lang w:eastAsia="en-GB"/>
        </w:rPr>
        <w:t xml:space="preserve"> be travelling alone.", I replied. She reached for a magazine beneath the desk and placed it delicately in front of me. "Do you know of Oz Experience?", she asked. I looked at her blankly. She continued "It’s a bus tour that starts in Cairns and finishes in Sydney and vice versa. At the stop off </w:t>
      </w:r>
      <w:proofErr w:type="gramStart"/>
      <w:r w:rsidRPr="006F30FD">
        <w:rPr>
          <w:rFonts w:ascii="Segoe UI" w:eastAsia="Times New Roman" w:hAnsi="Segoe UI" w:cs="Segoe UI"/>
          <w:color w:val="24292E"/>
          <w:sz w:val="24"/>
          <w:szCs w:val="24"/>
          <w:lang w:eastAsia="en-GB"/>
        </w:rPr>
        <w:t>points</w:t>
      </w:r>
      <w:proofErr w:type="gramEnd"/>
      <w:r w:rsidRPr="006F30FD">
        <w:rPr>
          <w:rFonts w:ascii="Segoe UI" w:eastAsia="Times New Roman" w:hAnsi="Segoe UI" w:cs="Segoe UI"/>
          <w:color w:val="24292E"/>
          <w:sz w:val="24"/>
          <w:szCs w:val="24"/>
          <w:lang w:eastAsia="en-GB"/>
        </w:rPr>
        <w:t xml:space="preserve"> it’s shared accommodation. Some meals are included. You can stay for as long as you desire at any stop off point. Optional excursions are offered. Up to you to get involved.", she explained. I pictured the holiday. Me, my own boss, cruising the freeway in a bus. Travelling to destination this and that. Having the option to stop off for as long as I want… Freedom. "Where do you recommend, I start?" "How long does the bus take to get to the final destination?", I asked. "I recommend starting in Sydney, less busy there. It takes over a week to get to Cairns.", replied the travel agent. Over a bloody week to get to Cairns. Did I hear her right? Where the bloody hell was Cairns on the brochure map. Looking at the small map, the distance looked insignificant. Then I looked at the scale. </w:t>
      </w:r>
      <w:proofErr w:type="gramStart"/>
      <w:r w:rsidRPr="006F30FD">
        <w:rPr>
          <w:rFonts w:ascii="Segoe UI" w:eastAsia="Times New Roman" w:hAnsi="Segoe UI" w:cs="Segoe UI"/>
          <w:color w:val="24292E"/>
          <w:sz w:val="24"/>
          <w:szCs w:val="24"/>
          <w:lang w:eastAsia="en-GB"/>
        </w:rPr>
        <w:t>That's</w:t>
      </w:r>
      <w:proofErr w:type="gramEnd"/>
      <w:r w:rsidRPr="006F30FD">
        <w:rPr>
          <w:rFonts w:ascii="Segoe UI" w:eastAsia="Times New Roman" w:hAnsi="Segoe UI" w:cs="Segoe UI"/>
          <w:color w:val="24292E"/>
          <w:sz w:val="24"/>
          <w:szCs w:val="24"/>
          <w:lang w:eastAsia="en-GB"/>
        </w:rPr>
        <w:t xml:space="preserve"> when I realised. To fly from Sydney to </w:t>
      </w:r>
      <w:r w:rsidRPr="006F30FD">
        <w:rPr>
          <w:rFonts w:ascii="Segoe UI" w:eastAsia="Times New Roman" w:hAnsi="Segoe UI" w:cs="Segoe UI"/>
          <w:color w:val="24292E"/>
          <w:sz w:val="24"/>
          <w:szCs w:val="24"/>
          <w:lang w:eastAsia="en-GB"/>
        </w:rPr>
        <w:lastRenderedPageBreak/>
        <w:t>Cairns took 4.5 hours. A drive covering the same 1500 miles distance took, yep, a very long time. Put into context, the journey is double the length of the UK.</w:t>
      </w:r>
    </w:p>
    <w:p w14:paraId="211D3FB1"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With Oz Experience ticket in hand, I was all set for the Christmas holidays. More good news had arrived. Doug, Bruce's friend, informed me that a room was available to rent in Manly. Given I had no other room rental options at that time, I accepted to move in after the Christmas break. I </w:t>
      </w:r>
      <w:proofErr w:type="gramStart"/>
      <w:r w:rsidRPr="006F30FD">
        <w:rPr>
          <w:rFonts w:ascii="Segoe UI" w:eastAsia="Times New Roman" w:hAnsi="Segoe UI" w:cs="Segoe UI"/>
          <w:color w:val="24292E"/>
          <w:sz w:val="24"/>
          <w:szCs w:val="24"/>
          <w:lang w:eastAsia="en-GB"/>
        </w:rPr>
        <w:t>wasn’t</w:t>
      </w:r>
      <w:proofErr w:type="gramEnd"/>
      <w:r w:rsidRPr="006F30FD">
        <w:rPr>
          <w:rFonts w:ascii="Segoe UI" w:eastAsia="Times New Roman" w:hAnsi="Segoe UI" w:cs="Segoe UI"/>
          <w:color w:val="24292E"/>
          <w:sz w:val="24"/>
          <w:szCs w:val="24"/>
          <w:lang w:eastAsia="en-GB"/>
        </w:rPr>
        <w:t xml:space="preserve"> going to be an orphan on Christmas Eve either. Elliot had invited me to his girlfriend’s mom’s church gathering.</w:t>
      </w:r>
    </w:p>
    <w:p w14:paraId="7A214024"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It was a clear black night, warm, with the feeling of the festive period joviality. 10 of us, Christmas’s orphans, were shoulder-to shoulder, sat outside, around a long dining table. Elliot's girlfriend's Mom played the part of host, tending to our every culinary need. "Would you like some beer David?" I was asked. I looked at the beer bottle, noting the fluid level was below the stubby holder top. A swig progressed into a gulp, progressed into an empty bottle. "Yep, another VB would be great thanks." I replied. A cornucopia of alcoholic drinks appeared on the dining table. We were told the meal would soon be served. Elliot, his Girlfriend, his Girlfriend’s Mom and Girlfriend’s Mom’s Partner were beavering away with food preparations. Out first were the vegetables: a selection of roasted potatoes, boiled </w:t>
      </w:r>
      <w:proofErr w:type="gramStart"/>
      <w:r w:rsidRPr="006F30FD">
        <w:rPr>
          <w:rFonts w:ascii="Segoe UI" w:eastAsia="Times New Roman" w:hAnsi="Segoe UI" w:cs="Segoe UI"/>
          <w:color w:val="24292E"/>
          <w:sz w:val="24"/>
          <w:szCs w:val="24"/>
          <w:lang w:eastAsia="en-GB"/>
        </w:rPr>
        <w:t>carrots</w:t>
      </w:r>
      <w:proofErr w:type="gramEnd"/>
      <w:r w:rsidRPr="006F30FD">
        <w:rPr>
          <w:rFonts w:ascii="Segoe UI" w:eastAsia="Times New Roman" w:hAnsi="Segoe UI" w:cs="Segoe UI"/>
          <w:color w:val="24292E"/>
          <w:sz w:val="24"/>
          <w:szCs w:val="24"/>
          <w:lang w:eastAsia="en-GB"/>
        </w:rPr>
        <w:t xml:space="preserve"> and greens. They were set down gently at the centre of the dining table. There was a brief pause before Elliot’s Girlfriend’s Mom returned with a huge silver platter. I looked at Elliot with dismay and asked what type of meat was being served. With his lively eyes and charismatic smile, he said "it’s </w:t>
      </w:r>
      <w:proofErr w:type="spellStart"/>
      <w:r w:rsidRPr="006F30FD">
        <w:rPr>
          <w:rFonts w:ascii="Segoe UI" w:eastAsia="Times New Roman" w:hAnsi="Segoe UI" w:cs="Segoe UI"/>
          <w:color w:val="24292E"/>
          <w:sz w:val="24"/>
          <w:szCs w:val="24"/>
          <w:lang w:eastAsia="en-GB"/>
        </w:rPr>
        <w:t>TurDucken</w:t>
      </w:r>
      <w:proofErr w:type="spellEnd"/>
      <w:r w:rsidRPr="006F30FD">
        <w:rPr>
          <w:rFonts w:ascii="Segoe UI" w:eastAsia="Times New Roman" w:hAnsi="Segoe UI" w:cs="Segoe UI"/>
          <w:color w:val="24292E"/>
          <w:sz w:val="24"/>
          <w:szCs w:val="24"/>
          <w:lang w:eastAsia="en-GB"/>
        </w:rPr>
        <w:t>, a deboned chicken stuffed into a deboned duck, stuffed into a deboned turkey!". Why someone would want to do this to three, fine feathered animals were beyond me. Why be dismissive? It may have looked ugly, but did it taste good?</w:t>
      </w:r>
    </w:p>
    <w:p w14:paraId="68A692EC"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I placed a roughly cut piece onto my plate and stared at it for a while. It was analogous to delving into an archaeological dig. I was happy what each layer represented. I skewered a piece of the beast with force. With one swift motion it entered my mouth. My focus switched to the flavours and textures of the </w:t>
      </w:r>
      <w:proofErr w:type="spellStart"/>
      <w:r w:rsidRPr="006F30FD">
        <w:rPr>
          <w:rFonts w:ascii="Segoe UI" w:eastAsia="Times New Roman" w:hAnsi="Segoe UI" w:cs="Segoe UI"/>
          <w:color w:val="24292E"/>
          <w:sz w:val="24"/>
          <w:szCs w:val="24"/>
          <w:lang w:eastAsia="en-GB"/>
        </w:rPr>
        <w:t>TurDucken</w:t>
      </w:r>
      <w:proofErr w:type="spellEnd"/>
      <w:r w:rsidRPr="006F30FD">
        <w:rPr>
          <w:rFonts w:ascii="Segoe UI" w:eastAsia="Times New Roman" w:hAnsi="Segoe UI" w:cs="Segoe UI"/>
          <w:color w:val="24292E"/>
          <w:sz w:val="24"/>
          <w:szCs w:val="24"/>
          <w:lang w:eastAsia="en-GB"/>
        </w:rPr>
        <w:t xml:space="preserve">. My expectations were far higher than actual. Disappointingly, it </w:t>
      </w:r>
      <w:proofErr w:type="gramStart"/>
      <w:r w:rsidRPr="006F30FD">
        <w:rPr>
          <w:rFonts w:ascii="Segoe UI" w:eastAsia="Times New Roman" w:hAnsi="Segoe UI" w:cs="Segoe UI"/>
          <w:color w:val="24292E"/>
          <w:sz w:val="24"/>
          <w:szCs w:val="24"/>
          <w:lang w:eastAsia="en-GB"/>
        </w:rPr>
        <w:t>wasn’t</w:t>
      </w:r>
      <w:proofErr w:type="gramEnd"/>
      <w:r w:rsidRPr="006F30FD">
        <w:rPr>
          <w:rFonts w:ascii="Segoe UI" w:eastAsia="Times New Roman" w:hAnsi="Segoe UI" w:cs="Segoe UI"/>
          <w:color w:val="24292E"/>
          <w:sz w:val="24"/>
          <w:szCs w:val="24"/>
          <w:lang w:eastAsia="en-GB"/>
        </w:rPr>
        <w:t xml:space="preserve"> a taste sensation. A wise man once said, "don’t cross the streams". Applying that to </w:t>
      </w:r>
      <w:proofErr w:type="spellStart"/>
      <w:r w:rsidRPr="006F30FD">
        <w:rPr>
          <w:rFonts w:ascii="Segoe UI" w:eastAsia="Times New Roman" w:hAnsi="Segoe UI" w:cs="Segoe UI"/>
          <w:color w:val="24292E"/>
          <w:sz w:val="24"/>
          <w:szCs w:val="24"/>
          <w:lang w:eastAsia="en-GB"/>
        </w:rPr>
        <w:t>TurDucken</w:t>
      </w:r>
      <w:proofErr w:type="spellEnd"/>
      <w:r w:rsidRPr="006F30FD">
        <w:rPr>
          <w:rFonts w:ascii="Segoe UI" w:eastAsia="Times New Roman" w:hAnsi="Segoe UI" w:cs="Segoe UI"/>
          <w:color w:val="24292E"/>
          <w:sz w:val="24"/>
          <w:szCs w:val="24"/>
          <w:lang w:eastAsia="en-GB"/>
        </w:rPr>
        <w:t xml:space="preserve">, "don’t stuff many </w:t>
      </w:r>
      <w:proofErr w:type="gramStart"/>
      <w:r w:rsidRPr="006F30FD">
        <w:rPr>
          <w:rFonts w:ascii="Segoe UI" w:eastAsia="Times New Roman" w:hAnsi="Segoe UI" w:cs="Segoe UI"/>
          <w:color w:val="24292E"/>
          <w:sz w:val="24"/>
          <w:szCs w:val="24"/>
          <w:lang w:eastAsia="en-GB"/>
        </w:rPr>
        <w:t>bird</w:t>
      </w:r>
      <w:proofErr w:type="gramEnd"/>
      <w:r w:rsidRPr="006F30FD">
        <w:rPr>
          <w:rFonts w:ascii="Segoe UI" w:eastAsia="Times New Roman" w:hAnsi="Segoe UI" w:cs="Segoe UI"/>
          <w:color w:val="24292E"/>
          <w:sz w:val="24"/>
          <w:szCs w:val="24"/>
          <w:lang w:eastAsia="en-GB"/>
        </w:rPr>
        <w:t xml:space="preserve"> into one another". At least I could say I had tried it, but never again.</w:t>
      </w:r>
    </w:p>
    <w:p w14:paraId="595F4CA9"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With </w:t>
      </w:r>
      <w:proofErr w:type="spellStart"/>
      <w:r w:rsidRPr="006F30FD">
        <w:rPr>
          <w:rFonts w:ascii="Segoe UI" w:eastAsia="Times New Roman" w:hAnsi="Segoe UI" w:cs="Segoe UI"/>
          <w:color w:val="24292E"/>
          <w:sz w:val="24"/>
          <w:szCs w:val="24"/>
          <w:lang w:eastAsia="en-GB"/>
        </w:rPr>
        <w:t>TurDucken</w:t>
      </w:r>
      <w:proofErr w:type="spellEnd"/>
      <w:r w:rsidRPr="006F30FD">
        <w:rPr>
          <w:rFonts w:ascii="Segoe UI" w:eastAsia="Times New Roman" w:hAnsi="Segoe UI" w:cs="Segoe UI"/>
          <w:color w:val="24292E"/>
          <w:sz w:val="24"/>
          <w:szCs w:val="24"/>
          <w:lang w:eastAsia="en-GB"/>
        </w:rPr>
        <w:t xml:space="preserve"> devoured, the table was cleared. More drinks arrived and were quickly consumed. The groups spread out in the four corners of the yard. The social aspect of the night kicked-off. I hung around Elliot like a shadow, not knowing Jack from John. Elliot began chatting to an athletic, vacant looking, middle-aged bloke. As I was listening in, I got the feeling that there was more to this man than met the eye. I could see that he was chewing gum like a cow chewed cud. He slowly looked towards me and introduced himself with a Kiwi droll. "Hi, my name is Tom, are you a member of the church?", he asked. I shook my head. "Ah okay", Tom replied. I could </w:t>
      </w:r>
      <w:r w:rsidRPr="006F30FD">
        <w:rPr>
          <w:rFonts w:ascii="Segoe UI" w:eastAsia="Times New Roman" w:hAnsi="Segoe UI" w:cs="Segoe UI"/>
          <w:color w:val="24292E"/>
          <w:sz w:val="24"/>
          <w:szCs w:val="24"/>
          <w:lang w:eastAsia="en-GB"/>
        </w:rPr>
        <w:lastRenderedPageBreak/>
        <w:t xml:space="preserve">see Tom begin to relax, taking an open stance, he relayed the problems he currently faced in his life. Truth be told, the church was finding Tom to be a difficult nut to crack. Tom had substance abuse issues. The church had tried hard to kick him from this habit, but he </w:t>
      </w:r>
      <w:proofErr w:type="gramStart"/>
      <w:r w:rsidRPr="006F30FD">
        <w:rPr>
          <w:rFonts w:ascii="Segoe UI" w:eastAsia="Times New Roman" w:hAnsi="Segoe UI" w:cs="Segoe UI"/>
          <w:color w:val="24292E"/>
          <w:sz w:val="24"/>
          <w:szCs w:val="24"/>
          <w:lang w:eastAsia="en-GB"/>
        </w:rPr>
        <w:t>continued</w:t>
      </w:r>
      <w:proofErr w:type="gramEnd"/>
      <w:r w:rsidRPr="006F30FD">
        <w:rPr>
          <w:rFonts w:ascii="Segoe UI" w:eastAsia="Times New Roman" w:hAnsi="Segoe UI" w:cs="Segoe UI"/>
          <w:color w:val="24292E"/>
          <w:sz w:val="24"/>
          <w:szCs w:val="24"/>
          <w:lang w:eastAsia="en-GB"/>
        </w:rPr>
        <w:t xml:space="preserve"> nonetheless. He had good intention. Go to church, say his </w:t>
      </w:r>
      <w:proofErr w:type="gramStart"/>
      <w:r w:rsidRPr="006F30FD">
        <w:rPr>
          <w:rFonts w:ascii="Segoe UI" w:eastAsia="Times New Roman" w:hAnsi="Segoe UI" w:cs="Segoe UI"/>
          <w:color w:val="24292E"/>
          <w:sz w:val="24"/>
          <w:szCs w:val="24"/>
          <w:lang w:eastAsia="en-GB"/>
        </w:rPr>
        <w:t>prayers</w:t>
      </w:r>
      <w:proofErr w:type="gramEnd"/>
      <w:r w:rsidRPr="006F30FD">
        <w:rPr>
          <w:rFonts w:ascii="Segoe UI" w:eastAsia="Times New Roman" w:hAnsi="Segoe UI" w:cs="Segoe UI"/>
          <w:color w:val="24292E"/>
          <w:sz w:val="24"/>
          <w:szCs w:val="24"/>
          <w:lang w:eastAsia="en-GB"/>
        </w:rPr>
        <w:t xml:space="preserve"> and stay clean. However, given his extensive history of "mixing with the wrong people" resulted in missed church visits and relapse. The church had mentioned he was on his last warning. Any more antisocial shenanigans, he was gone.</w:t>
      </w:r>
    </w:p>
    <w:p w14:paraId="380CE2EF"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Tom was comfortable talking about his chequered past. He was first and foremost a fighter. A fighter in the blood sport sense of the word. A closer look at his weathered physique confirmed that. As he relayed stories of fights, he illustrated toned-down versions of the fighting techniques he used. I was in awe. I had some idea of fighting techniques, given my exposure to prize fighting and martial arts. The techniques Tom used were far more powerful than that of any fighter I had sparred. During Tom's life story he dropped in a cursory mention of UFC. It was a sporting event I recently watched in a luxurious Dubai </w:t>
      </w:r>
      <w:proofErr w:type="spellStart"/>
      <w:r w:rsidRPr="006F30FD">
        <w:rPr>
          <w:rFonts w:ascii="Segoe UI" w:eastAsia="Times New Roman" w:hAnsi="Segoe UI" w:cs="Segoe UI"/>
          <w:color w:val="24292E"/>
          <w:sz w:val="24"/>
          <w:szCs w:val="24"/>
          <w:lang w:eastAsia="en-GB"/>
        </w:rPr>
        <w:t>Aiport</w:t>
      </w:r>
      <w:proofErr w:type="spellEnd"/>
      <w:r w:rsidRPr="006F30FD">
        <w:rPr>
          <w:rFonts w:ascii="Segoe UI" w:eastAsia="Times New Roman" w:hAnsi="Segoe UI" w:cs="Segoe UI"/>
          <w:color w:val="24292E"/>
          <w:sz w:val="24"/>
          <w:szCs w:val="24"/>
          <w:lang w:eastAsia="en-GB"/>
        </w:rPr>
        <w:t xml:space="preserve"> bar. This guy barely standing before me claimed he was the first New Zealand entrant into UFC. The fact he appeared to be punch drunk was testament to his lack of success. He mentioned that he never won </w:t>
      </w:r>
      <w:proofErr w:type="gramStart"/>
      <w:r w:rsidRPr="006F30FD">
        <w:rPr>
          <w:rFonts w:ascii="Segoe UI" w:eastAsia="Times New Roman" w:hAnsi="Segoe UI" w:cs="Segoe UI"/>
          <w:color w:val="24292E"/>
          <w:sz w:val="24"/>
          <w:szCs w:val="24"/>
          <w:lang w:eastAsia="en-GB"/>
        </w:rPr>
        <w:t>a</w:t>
      </w:r>
      <w:proofErr w:type="gramEnd"/>
      <w:r w:rsidRPr="006F30FD">
        <w:rPr>
          <w:rFonts w:ascii="Segoe UI" w:eastAsia="Times New Roman" w:hAnsi="Segoe UI" w:cs="Segoe UI"/>
          <w:color w:val="24292E"/>
          <w:sz w:val="24"/>
          <w:szCs w:val="24"/>
          <w:lang w:eastAsia="en-GB"/>
        </w:rPr>
        <w:t xml:space="preserve"> MMA match. Tom continued to describe his failed relationships outside of fighting, with female partners that supposedly gave him physical abuse. Tom's life story was one of the most interesting I had ever heard. You never know who you expect to meet on your travels, especially amongst churchgoers.</w:t>
      </w:r>
    </w:p>
    <w:p w14:paraId="616AC81C"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The next morning Elliot was kind enough to drop me off at the South Sydney Hotel. The hotel, located opposite Sydney Central Train Station, was one of the Oz Experience pick up points. I checked in and made my way to the hotel room. I opened the door, saw the large </w:t>
      </w:r>
      <w:proofErr w:type="gramStart"/>
      <w:r w:rsidRPr="006F30FD">
        <w:rPr>
          <w:rFonts w:ascii="Segoe UI" w:eastAsia="Times New Roman" w:hAnsi="Segoe UI" w:cs="Segoe UI"/>
          <w:color w:val="24292E"/>
          <w:sz w:val="24"/>
          <w:szCs w:val="24"/>
          <w:lang w:eastAsia="en-GB"/>
        </w:rPr>
        <w:t>bed</w:t>
      </w:r>
      <w:proofErr w:type="gramEnd"/>
      <w:r w:rsidRPr="006F30FD">
        <w:rPr>
          <w:rFonts w:ascii="Segoe UI" w:eastAsia="Times New Roman" w:hAnsi="Segoe UI" w:cs="Segoe UI"/>
          <w:color w:val="24292E"/>
          <w:sz w:val="24"/>
          <w:szCs w:val="24"/>
          <w:lang w:eastAsia="en-GB"/>
        </w:rPr>
        <w:t xml:space="preserve"> and threw myself onto it. It was so nice to have personal space in the relative lap of hotel luxury. I realised I had far too much luggage to take with me on the Oz Experience road trip. I hatched a plan. I was going to take just the essentials and cheekily dump my excess luggage at the Sydney consultancy office. Hopefully, it would still be there when I returned.</w:t>
      </w:r>
    </w:p>
    <w:p w14:paraId="588BB97B"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With luggage dumped, a slim lined and agile packed me was contemplating the finer things in my life. One of those things I considered fine were the hairs atop my head. An unkempt balding appearance is not good in holiday photos. To remedy this, without any specific hair cutting tools, I decided to use my Gillette razor to see to my hair. What I did not realise was how much effort was going to be involved. The amount of shaving cream and brute force used was literally eyewatering. It got the job done, with a nick here and trickle of blood there. Feeling a freshly shaven head is an unusual sensation. A bald baby’s head feels soft, but the feel of a razor blade shaved head is like clasping a frog. The "skin head" look does have its good side. It is a symbol of rebellion and liberalism, a stance I leant towards. The bad side, it is </w:t>
      </w:r>
      <w:r w:rsidRPr="006F30FD">
        <w:rPr>
          <w:rFonts w:ascii="Segoe UI" w:eastAsia="Times New Roman" w:hAnsi="Segoe UI" w:cs="Segoe UI"/>
          <w:color w:val="24292E"/>
          <w:sz w:val="24"/>
          <w:szCs w:val="24"/>
          <w:lang w:eastAsia="en-GB"/>
        </w:rPr>
        <w:lastRenderedPageBreak/>
        <w:t xml:space="preserve">associated with mindless violence, which contradicts the way I </w:t>
      </w:r>
      <w:proofErr w:type="spellStart"/>
      <w:r w:rsidRPr="006F30FD">
        <w:rPr>
          <w:rFonts w:ascii="Segoe UI" w:eastAsia="Times New Roman" w:hAnsi="Segoe UI" w:cs="Segoe UI"/>
          <w:color w:val="24292E"/>
          <w:sz w:val="24"/>
          <w:szCs w:val="24"/>
          <w:lang w:eastAsia="en-GB"/>
        </w:rPr>
        <w:t>percieve</w:t>
      </w:r>
      <w:proofErr w:type="spellEnd"/>
      <w:r w:rsidRPr="006F30FD">
        <w:rPr>
          <w:rFonts w:ascii="Segoe UI" w:eastAsia="Times New Roman" w:hAnsi="Segoe UI" w:cs="Segoe UI"/>
          <w:color w:val="24292E"/>
          <w:sz w:val="24"/>
          <w:szCs w:val="24"/>
          <w:lang w:eastAsia="en-GB"/>
        </w:rPr>
        <w:t xml:space="preserve"> myself. </w:t>
      </w:r>
      <w:proofErr w:type="gramStart"/>
      <w:r w:rsidRPr="006F30FD">
        <w:rPr>
          <w:rFonts w:ascii="Segoe UI" w:eastAsia="Times New Roman" w:hAnsi="Segoe UI" w:cs="Segoe UI"/>
          <w:color w:val="24292E"/>
          <w:sz w:val="24"/>
          <w:szCs w:val="24"/>
          <w:lang w:eastAsia="en-GB"/>
        </w:rPr>
        <w:t>Hopefully</w:t>
      </w:r>
      <w:proofErr w:type="gramEnd"/>
      <w:r w:rsidRPr="006F30FD">
        <w:rPr>
          <w:rFonts w:ascii="Segoe UI" w:eastAsia="Times New Roman" w:hAnsi="Segoe UI" w:cs="Segoe UI"/>
          <w:color w:val="24292E"/>
          <w:sz w:val="24"/>
          <w:szCs w:val="24"/>
          <w:lang w:eastAsia="en-GB"/>
        </w:rPr>
        <w:t xml:space="preserve"> people would see past its edginess and love the big softie beneath.</w:t>
      </w:r>
    </w:p>
    <w:p w14:paraId="03577F53"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First thing in the morning I walked out the front door of the hotel and to see the large, white Oz Experience bus. A tall, thin Dutch looking man made his presence known as he walked towards me. He shouted out my name in a stereotypical Australian accent. I smiled. He threw my slim-lined luggage into the hold and asked to head on board.</w:t>
      </w:r>
    </w:p>
    <w:p w14:paraId="4EBC4C3F"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The coach was large enough to accommodate over 100 people. It was surprising to find one group located at the back of the coach. I said an enthusiastic "hello" and sat close by. I noticed how young they were. I was 30, still within the age limit of Club 18-30s party holidays. These tourists were 10 years my junior: Two girls and a guy. They were from England, </w:t>
      </w:r>
      <w:proofErr w:type="gramStart"/>
      <w:r w:rsidRPr="006F30FD">
        <w:rPr>
          <w:rFonts w:ascii="Segoe UI" w:eastAsia="Times New Roman" w:hAnsi="Segoe UI" w:cs="Segoe UI"/>
          <w:color w:val="24292E"/>
          <w:sz w:val="24"/>
          <w:szCs w:val="24"/>
          <w:lang w:eastAsia="en-GB"/>
        </w:rPr>
        <w:t>Germany</w:t>
      </w:r>
      <w:proofErr w:type="gramEnd"/>
      <w:r w:rsidRPr="006F30FD">
        <w:rPr>
          <w:rFonts w:ascii="Segoe UI" w:eastAsia="Times New Roman" w:hAnsi="Segoe UI" w:cs="Segoe UI"/>
          <w:color w:val="24292E"/>
          <w:sz w:val="24"/>
          <w:szCs w:val="24"/>
          <w:lang w:eastAsia="en-GB"/>
        </w:rPr>
        <w:t xml:space="preserve"> and Denmark respectively. They all had Northern European pale skin.</w:t>
      </w:r>
    </w:p>
    <w:p w14:paraId="28C5F676"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We started discussing the trip ahead, noting what we were looking forward to. None of us has a clue what side trips were in store. We continued to chat as the bus’s engine roared into action. The air conditioning fired up and off we went. I was the last pickup. It was now time to sit back and relax as the bus made its way towards Sydney Harbour Bridge. As we navigated Circular Quay, a noticeable crackling sound was heard over the bus’s speaker system. The sound was followed by a base-y explosion as Jeff, our coach driver and guide, began adjusting his headset. "</w:t>
      </w:r>
      <w:proofErr w:type="spellStart"/>
      <w:r w:rsidRPr="006F30FD">
        <w:rPr>
          <w:rFonts w:ascii="Segoe UI" w:eastAsia="Times New Roman" w:hAnsi="Segoe UI" w:cs="Segoe UI"/>
          <w:color w:val="24292E"/>
          <w:sz w:val="24"/>
          <w:szCs w:val="24"/>
          <w:lang w:eastAsia="en-GB"/>
        </w:rPr>
        <w:t>G’day</w:t>
      </w:r>
      <w:proofErr w:type="spellEnd"/>
      <w:r w:rsidRPr="006F30FD">
        <w:rPr>
          <w:rFonts w:ascii="Segoe UI" w:eastAsia="Times New Roman" w:hAnsi="Segoe UI" w:cs="Segoe UI"/>
          <w:color w:val="24292E"/>
          <w:sz w:val="24"/>
          <w:szCs w:val="24"/>
          <w:lang w:eastAsia="en-GB"/>
        </w:rPr>
        <w:t xml:space="preserve">" he said. Jeff had one volume level, loud. I felt sorry for the coach’s speaker system. "How are you </w:t>
      </w:r>
      <w:proofErr w:type="gramStart"/>
      <w:r w:rsidRPr="006F30FD">
        <w:rPr>
          <w:rFonts w:ascii="Segoe UI" w:eastAsia="Times New Roman" w:hAnsi="Segoe UI" w:cs="Segoe UI"/>
          <w:color w:val="24292E"/>
          <w:sz w:val="24"/>
          <w:szCs w:val="24"/>
          <w:lang w:eastAsia="en-GB"/>
        </w:rPr>
        <w:t>guys?,</w:t>
      </w:r>
      <w:proofErr w:type="gramEnd"/>
      <w:r w:rsidRPr="006F30FD">
        <w:rPr>
          <w:rFonts w:ascii="Segoe UI" w:eastAsia="Times New Roman" w:hAnsi="Segoe UI" w:cs="Segoe UI"/>
          <w:color w:val="24292E"/>
          <w:sz w:val="24"/>
          <w:szCs w:val="24"/>
          <w:lang w:eastAsia="en-GB"/>
        </w:rPr>
        <w:t xml:space="preserve"> looking forward to the journey ahead?", he asked. We shouted a loud and resounding "yes". Jeff, being at the other end of the bus, could just about hear our reply. He down-played how half-hearted our response was. We repeated, but this time with even more vigour. Jeff indicated he was not impressed with our </w:t>
      </w:r>
      <w:proofErr w:type="gramStart"/>
      <w:r w:rsidRPr="006F30FD">
        <w:rPr>
          <w:rFonts w:ascii="Segoe UI" w:eastAsia="Times New Roman" w:hAnsi="Segoe UI" w:cs="Segoe UI"/>
          <w:color w:val="24292E"/>
          <w:sz w:val="24"/>
          <w:szCs w:val="24"/>
          <w:lang w:eastAsia="en-GB"/>
        </w:rPr>
        <w:t>efforts, and</w:t>
      </w:r>
      <w:proofErr w:type="gramEnd"/>
      <w:r w:rsidRPr="006F30FD">
        <w:rPr>
          <w:rFonts w:ascii="Segoe UI" w:eastAsia="Times New Roman" w:hAnsi="Segoe UI" w:cs="Segoe UI"/>
          <w:color w:val="24292E"/>
          <w:sz w:val="24"/>
          <w:szCs w:val="24"/>
          <w:lang w:eastAsia="en-GB"/>
        </w:rPr>
        <w:t xml:space="preserve"> continued. His dry, terse, Aussie sense of humour came through as he described the Oz Experience. Jeff mentioned, amongst other things, the following:</w:t>
      </w:r>
    </w:p>
    <w:p w14:paraId="4D8CE415" w14:textId="77777777" w:rsidR="006F30FD" w:rsidRPr="006F30FD" w:rsidRDefault="006F30FD" w:rsidP="006F30FD">
      <w:pPr>
        <w:numPr>
          <w:ilvl w:val="0"/>
          <w:numId w:val="15"/>
        </w:numPr>
        <w:shd w:val="clear" w:color="auto" w:fill="FFFFFF"/>
        <w:spacing w:before="100" w:beforeAutospacing="1"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Passenger/coach etiquette.</w:t>
      </w:r>
    </w:p>
    <w:p w14:paraId="3116E3F4" w14:textId="77777777" w:rsidR="006F30FD" w:rsidRPr="006F30FD" w:rsidRDefault="006F30FD" w:rsidP="006F30FD">
      <w:pPr>
        <w:numPr>
          <w:ilvl w:val="0"/>
          <w:numId w:val="15"/>
        </w:numPr>
        <w:shd w:val="clear" w:color="auto" w:fill="FFFFFF"/>
        <w:spacing w:before="60"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On board belongings security.</w:t>
      </w:r>
    </w:p>
    <w:p w14:paraId="5633D7D0" w14:textId="77777777" w:rsidR="006F30FD" w:rsidRPr="006F30FD" w:rsidRDefault="006F30FD" w:rsidP="006F30FD">
      <w:pPr>
        <w:numPr>
          <w:ilvl w:val="0"/>
          <w:numId w:val="15"/>
        </w:numPr>
        <w:shd w:val="clear" w:color="auto" w:fill="FFFFFF"/>
        <w:spacing w:before="60"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Keeping the isles free of items.</w:t>
      </w:r>
    </w:p>
    <w:p w14:paraId="1DEB2E0A" w14:textId="77777777" w:rsidR="006F30FD" w:rsidRPr="006F30FD" w:rsidRDefault="006F30FD" w:rsidP="006F30FD">
      <w:pPr>
        <w:numPr>
          <w:ilvl w:val="0"/>
          <w:numId w:val="15"/>
        </w:numPr>
        <w:shd w:val="clear" w:color="auto" w:fill="FFFFFF"/>
        <w:spacing w:before="60"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What should and should not be flushed down the loo.</w:t>
      </w:r>
    </w:p>
    <w:p w14:paraId="6252098D"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Jeff mentioned some of the optional trips in the itinerary, including:</w:t>
      </w:r>
    </w:p>
    <w:p w14:paraId="004550DA" w14:textId="77777777" w:rsidR="006F30FD" w:rsidRPr="006F30FD" w:rsidRDefault="006F30FD" w:rsidP="006F30FD">
      <w:pPr>
        <w:numPr>
          <w:ilvl w:val="0"/>
          <w:numId w:val="16"/>
        </w:numPr>
        <w:shd w:val="clear" w:color="auto" w:fill="FFFFFF"/>
        <w:spacing w:before="100" w:beforeAutospacing="1"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Byron Bay Surf n Stay</w:t>
      </w:r>
    </w:p>
    <w:p w14:paraId="7E3B5A83" w14:textId="77777777" w:rsidR="006F30FD" w:rsidRPr="006F30FD" w:rsidRDefault="006F30FD" w:rsidP="006F30FD">
      <w:pPr>
        <w:numPr>
          <w:ilvl w:val="0"/>
          <w:numId w:val="16"/>
        </w:numPr>
        <w:shd w:val="clear" w:color="auto" w:fill="FFFFFF"/>
        <w:spacing w:before="60"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Fraser Island 4WD Tag-a-long Tour</w:t>
      </w:r>
    </w:p>
    <w:p w14:paraId="460C50F2" w14:textId="77777777" w:rsidR="006F30FD" w:rsidRPr="006F30FD" w:rsidRDefault="006F30FD" w:rsidP="006F30FD">
      <w:pPr>
        <w:numPr>
          <w:ilvl w:val="0"/>
          <w:numId w:val="16"/>
        </w:numPr>
        <w:shd w:val="clear" w:color="auto" w:fill="FFFFFF"/>
        <w:spacing w:before="60"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Whitsunday Sailing Tour - 2 Day, 2 Night</w:t>
      </w:r>
    </w:p>
    <w:p w14:paraId="618A37CB" w14:textId="77777777" w:rsidR="006F30FD" w:rsidRPr="006F30FD" w:rsidRDefault="006F30FD" w:rsidP="006F30FD">
      <w:pPr>
        <w:numPr>
          <w:ilvl w:val="0"/>
          <w:numId w:val="16"/>
        </w:numPr>
        <w:shd w:val="clear" w:color="auto" w:fill="FFFFFF"/>
        <w:spacing w:before="60"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Magnetic Island 1 Night Stopover</w:t>
      </w:r>
    </w:p>
    <w:p w14:paraId="0E8B4575"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lastRenderedPageBreak/>
        <w:t>Given how fluid the itinerary was described, he had obviously rehearsed it many times. Jeff played a plethora of Aussie songs during the trip including one entitled "Come to Australia", which summed up all the fears that tourists faced when visiting Australia. Basically, be warned, you might accidently get killed by spiders, snakes, crocs, sharks, and box jelly fish. Jeff used the gamut of Aussie phrases to ensure we were all well versed in the "No worries, no dramas, too easy" culture that Australia presented.</w:t>
      </w:r>
    </w:p>
    <w:p w14:paraId="0FF463C3"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This trip was special, my first experience of Australia outside the big city. The highlight of the trip was the Whitsunday Sailing Tour. Being surrounded by the clear, warm, calming waters of the tropics took relaxation to a new level. I was united with many other Northern European travellers on the trip. Most tourists I met were from Austria (maybe they arrived </w:t>
      </w:r>
      <w:proofErr w:type="gramStart"/>
      <w:r w:rsidRPr="006F30FD">
        <w:rPr>
          <w:rFonts w:ascii="Segoe UI" w:eastAsia="Times New Roman" w:hAnsi="Segoe UI" w:cs="Segoe UI"/>
          <w:color w:val="24292E"/>
          <w:sz w:val="24"/>
          <w:szCs w:val="24"/>
          <w:lang w:eastAsia="en-GB"/>
        </w:rPr>
        <w:t>to</w:t>
      </w:r>
      <w:proofErr w:type="gramEnd"/>
      <w:r w:rsidRPr="006F30FD">
        <w:rPr>
          <w:rFonts w:ascii="Segoe UI" w:eastAsia="Times New Roman" w:hAnsi="Segoe UI" w:cs="Segoe UI"/>
          <w:color w:val="24292E"/>
          <w:sz w:val="24"/>
          <w:szCs w:val="24"/>
          <w:lang w:eastAsia="en-GB"/>
        </w:rPr>
        <w:t xml:space="preserve"> Australia by mistake?). We were united by drinking, which is a big part of the Australian social scene. The Australians have made it their own. Taking what the British have, adding better weather, more refreshing </w:t>
      </w:r>
      <w:proofErr w:type="gramStart"/>
      <w:r w:rsidRPr="006F30FD">
        <w:rPr>
          <w:rFonts w:ascii="Segoe UI" w:eastAsia="Times New Roman" w:hAnsi="Segoe UI" w:cs="Segoe UI"/>
          <w:color w:val="24292E"/>
          <w:sz w:val="24"/>
          <w:szCs w:val="24"/>
          <w:lang w:eastAsia="en-GB"/>
        </w:rPr>
        <w:t>beer</w:t>
      </w:r>
      <w:proofErr w:type="gramEnd"/>
      <w:r w:rsidRPr="006F30FD">
        <w:rPr>
          <w:rFonts w:ascii="Segoe UI" w:eastAsia="Times New Roman" w:hAnsi="Segoe UI" w:cs="Segoe UI"/>
          <w:color w:val="24292E"/>
          <w:sz w:val="24"/>
          <w:szCs w:val="24"/>
          <w:lang w:eastAsia="en-GB"/>
        </w:rPr>
        <w:t xml:space="preserve"> and a stubby holder.</w:t>
      </w:r>
    </w:p>
    <w:p w14:paraId="2DA3E38B"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The day prior to the Oz Experience trip, I visited Manly. I arrived at the entrance to a house located just off the boulevard. I rang the doorbell. Moments later a dishevelled woman with black curly hair and a loose-fitting dress appeared at the door. She spoke with a gravelly French accent, influenced heavily by smoking. She looked middle </w:t>
      </w:r>
      <w:proofErr w:type="gramStart"/>
      <w:r w:rsidRPr="006F30FD">
        <w:rPr>
          <w:rFonts w:ascii="Segoe UI" w:eastAsia="Times New Roman" w:hAnsi="Segoe UI" w:cs="Segoe UI"/>
          <w:color w:val="24292E"/>
          <w:sz w:val="24"/>
          <w:szCs w:val="24"/>
          <w:lang w:eastAsia="en-GB"/>
        </w:rPr>
        <w:t>age, and</w:t>
      </w:r>
      <w:proofErr w:type="gramEnd"/>
      <w:r w:rsidRPr="006F30FD">
        <w:rPr>
          <w:rFonts w:ascii="Segoe UI" w:eastAsia="Times New Roman" w:hAnsi="Segoe UI" w:cs="Segoe UI"/>
          <w:color w:val="24292E"/>
          <w:sz w:val="24"/>
          <w:szCs w:val="24"/>
          <w:lang w:eastAsia="en-GB"/>
        </w:rPr>
        <w:t xml:space="preserve"> smelt mature too. Flo was her name, and as her name implied, I had to go with her to check out the room for rent. As I walked through the large, open living space, I saw the room for rent. First impressions were positive, it had:</w:t>
      </w:r>
    </w:p>
    <w:p w14:paraId="035D0BB7" w14:textId="77777777" w:rsidR="006F30FD" w:rsidRPr="006F30FD" w:rsidRDefault="006F30FD" w:rsidP="006F30FD">
      <w:pPr>
        <w:numPr>
          <w:ilvl w:val="0"/>
          <w:numId w:val="17"/>
        </w:numPr>
        <w:shd w:val="clear" w:color="auto" w:fill="FFFFFF"/>
        <w:spacing w:before="100" w:beforeAutospacing="1"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A High ceiling.</w:t>
      </w:r>
    </w:p>
    <w:p w14:paraId="23971225" w14:textId="77777777" w:rsidR="006F30FD" w:rsidRPr="006F30FD" w:rsidRDefault="006F30FD" w:rsidP="006F30FD">
      <w:pPr>
        <w:numPr>
          <w:ilvl w:val="0"/>
          <w:numId w:val="17"/>
        </w:numPr>
        <w:shd w:val="clear" w:color="auto" w:fill="FFFFFF"/>
        <w:spacing w:before="60"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A Free bed.</w:t>
      </w:r>
    </w:p>
    <w:p w14:paraId="759FE4CA" w14:textId="77777777" w:rsidR="006F30FD" w:rsidRPr="006F30FD" w:rsidRDefault="006F30FD" w:rsidP="006F30FD">
      <w:pPr>
        <w:numPr>
          <w:ilvl w:val="0"/>
          <w:numId w:val="17"/>
        </w:numPr>
        <w:shd w:val="clear" w:color="auto" w:fill="FFFFFF"/>
        <w:spacing w:before="60"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An </w:t>
      </w:r>
      <w:proofErr w:type="spellStart"/>
      <w:r w:rsidRPr="006F30FD">
        <w:rPr>
          <w:rFonts w:ascii="Segoe UI" w:eastAsia="Times New Roman" w:hAnsi="Segoe UI" w:cs="Segoe UI"/>
          <w:color w:val="24292E"/>
          <w:sz w:val="24"/>
          <w:szCs w:val="24"/>
          <w:lang w:eastAsia="en-GB"/>
        </w:rPr>
        <w:t>En</w:t>
      </w:r>
      <w:proofErr w:type="spellEnd"/>
      <w:r w:rsidRPr="006F30FD">
        <w:rPr>
          <w:rFonts w:ascii="Segoe UI" w:eastAsia="Times New Roman" w:hAnsi="Segoe UI" w:cs="Segoe UI"/>
          <w:color w:val="24292E"/>
          <w:sz w:val="24"/>
          <w:szCs w:val="24"/>
          <w:lang w:eastAsia="en-GB"/>
        </w:rPr>
        <w:t>-suite bathroom.</w:t>
      </w:r>
    </w:p>
    <w:p w14:paraId="121900F0"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The whole apartment looked dilapidated, but it had character. Anyway, it was better than the alternative i.e., moving from pillar to post across Sydney. I could tell Flo </w:t>
      </w:r>
      <w:proofErr w:type="gramStart"/>
      <w:r w:rsidRPr="006F30FD">
        <w:rPr>
          <w:rFonts w:ascii="Segoe UI" w:eastAsia="Times New Roman" w:hAnsi="Segoe UI" w:cs="Segoe UI"/>
          <w:color w:val="24292E"/>
          <w:sz w:val="24"/>
          <w:szCs w:val="24"/>
          <w:lang w:eastAsia="en-GB"/>
        </w:rPr>
        <w:t>wasn't</w:t>
      </w:r>
      <w:proofErr w:type="gramEnd"/>
      <w:r w:rsidRPr="006F30FD">
        <w:rPr>
          <w:rFonts w:ascii="Segoe UI" w:eastAsia="Times New Roman" w:hAnsi="Segoe UI" w:cs="Segoe UI"/>
          <w:color w:val="24292E"/>
          <w:sz w:val="24"/>
          <w:szCs w:val="24"/>
          <w:lang w:eastAsia="en-GB"/>
        </w:rPr>
        <w:t xml:space="preserve"> a </w:t>
      </w:r>
      <w:proofErr w:type="spellStart"/>
      <w:r w:rsidRPr="006F30FD">
        <w:rPr>
          <w:rFonts w:ascii="Segoe UI" w:eastAsia="Times New Roman" w:hAnsi="Segoe UI" w:cs="Segoe UI"/>
          <w:color w:val="24292E"/>
          <w:sz w:val="24"/>
          <w:szCs w:val="24"/>
          <w:lang w:eastAsia="en-GB"/>
        </w:rPr>
        <w:t>saleperson</w:t>
      </w:r>
      <w:proofErr w:type="spellEnd"/>
      <w:r w:rsidRPr="006F30FD">
        <w:rPr>
          <w:rFonts w:ascii="Segoe UI" w:eastAsia="Times New Roman" w:hAnsi="Segoe UI" w:cs="Segoe UI"/>
          <w:color w:val="24292E"/>
          <w:sz w:val="24"/>
          <w:szCs w:val="24"/>
          <w:lang w:eastAsia="en-GB"/>
        </w:rPr>
        <w:t xml:space="preserve">. To try and seal the deal, she mentioned that she liked me. As if the thought of being liked by a person I </w:t>
      </w:r>
      <w:proofErr w:type="gramStart"/>
      <w:r w:rsidRPr="006F30FD">
        <w:rPr>
          <w:rFonts w:ascii="Segoe UI" w:eastAsia="Times New Roman" w:hAnsi="Segoe UI" w:cs="Segoe UI"/>
          <w:color w:val="24292E"/>
          <w:sz w:val="24"/>
          <w:szCs w:val="24"/>
          <w:lang w:eastAsia="en-GB"/>
        </w:rPr>
        <w:t>didn't</w:t>
      </w:r>
      <w:proofErr w:type="gramEnd"/>
      <w:r w:rsidRPr="006F30FD">
        <w:rPr>
          <w:rFonts w:ascii="Segoe UI" w:eastAsia="Times New Roman" w:hAnsi="Segoe UI" w:cs="Segoe UI"/>
          <w:color w:val="24292E"/>
          <w:sz w:val="24"/>
          <w:szCs w:val="24"/>
          <w:lang w:eastAsia="en-GB"/>
        </w:rPr>
        <w:t xml:space="preserve"> find attractive would sway my decision. She asked me what I thought. I dismissed the former part of her comment, excusing her poor English. I </w:t>
      </w:r>
      <w:proofErr w:type="gramStart"/>
      <w:r w:rsidRPr="006F30FD">
        <w:rPr>
          <w:rFonts w:ascii="Segoe UI" w:eastAsia="Times New Roman" w:hAnsi="Segoe UI" w:cs="Segoe UI"/>
          <w:color w:val="24292E"/>
          <w:sz w:val="24"/>
          <w:szCs w:val="24"/>
          <w:lang w:eastAsia="en-GB"/>
        </w:rPr>
        <w:t>didn't</w:t>
      </w:r>
      <w:proofErr w:type="gramEnd"/>
      <w:r w:rsidRPr="006F30FD">
        <w:rPr>
          <w:rFonts w:ascii="Segoe UI" w:eastAsia="Times New Roman" w:hAnsi="Segoe UI" w:cs="Segoe UI"/>
          <w:color w:val="24292E"/>
          <w:sz w:val="24"/>
          <w:szCs w:val="24"/>
          <w:lang w:eastAsia="en-GB"/>
        </w:rPr>
        <w:t xml:space="preserve"> hesitate, I would be happy to move in if she was happy.</w:t>
      </w:r>
    </w:p>
    <w:p w14:paraId="6445ABDC"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After an amazing Oz </w:t>
      </w:r>
      <w:proofErr w:type="gramStart"/>
      <w:r w:rsidRPr="006F30FD">
        <w:rPr>
          <w:rFonts w:ascii="Segoe UI" w:eastAsia="Times New Roman" w:hAnsi="Segoe UI" w:cs="Segoe UI"/>
          <w:color w:val="24292E"/>
          <w:sz w:val="24"/>
          <w:szCs w:val="24"/>
          <w:lang w:eastAsia="en-GB"/>
        </w:rPr>
        <w:t>Experience</w:t>
      </w:r>
      <w:proofErr w:type="gramEnd"/>
      <w:r w:rsidRPr="006F30FD">
        <w:rPr>
          <w:rFonts w:ascii="Segoe UI" w:eastAsia="Times New Roman" w:hAnsi="Segoe UI" w:cs="Segoe UI"/>
          <w:color w:val="24292E"/>
          <w:sz w:val="24"/>
          <w:szCs w:val="24"/>
          <w:lang w:eastAsia="en-GB"/>
        </w:rPr>
        <w:t xml:space="preserve"> I returned to Manly. This time I had all my possessions, most of which I had retrieved from the Sydney work office. Flo, the acting landlady, was there to let me in and quickly showed me around. She was late for work, apologised and left me in the empty apartment. I walked into my room and sat down on the bed shouldering my luggage. Unfortunately, the bed was as dilapidated as the apartment. The mattress and my bottom comically fell through the </w:t>
      </w:r>
      <w:r w:rsidRPr="006F30FD">
        <w:rPr>
          <w:rFonts w:ascii="Segoe UI" w:eastAsia="Times New Roman" w:hAnsi="Segoe UI" w:cs="Segoe UI"/>
          <w:color w:val="24292E"/>
          <w:sz w:val="24"/>
          <w:szCs w:val="24"/>
          <w:lang w:eastAsia="en-GB"/>
        </w:rPr>
        <w:lastRenderedPageBreak/>
        <w:t>beams in the bed frame. I gathered myself back to my feet. I placed my items down slowly and looked under the bed.</w:t>
      </w:r>
    </w:p>
    <w:p w14:paraId="5FDF0B5C"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I could see the problem. Originally there had been at least 10 wooden beams supporting the frame. There were now 7. If I wanted the bed to support my weight, I now knew where to place my body. Before arriving in </w:t>
      </w:r>
      <w:proofErr w:type="gramStart"/>
      <w:r w:rsidRPr="006F30FD">
        <w:rPr>
          <w:rFonts w:ascii="Segoe UI" w:eastAsia="Times New Roman" w:hAnsi="Segoe UI" w:cs="Segoe UI"/>
          <w:color w:val="24292E"/>
          <w:sz w:val="24"/>
          <w:szCs w:val="24"/>
          <w:lang w:eastAsia="en-GB"/>
        </w:rPr>
        <w:t>Australia</w:t>
      </w:r>
      <w:proofErr w:type="gramEnd"/>
      <w:r w:rsidRPr="006F30FD">
        <w:rPr>
          <w:rFonts w:ascii="Segoe UI" w:eastAsia="Times New Roman" w:hAnsi="Segoe UI" w:cs="Segoe UI"/>
          <w:color w:val="24292E"/>
          <w:sz w:val="24"/>
          <w:szCs w:val="24"/>
          <w:lang w:eastAsia="en-GB"/>
        </w:rPr>
        <w:t xml:space="preserve"> I had never house shared or stayed in a hostel for that matter. I was clueless how I should behave in an accommodation share. What were my responsibilities in the house? How did I share the shared space? My plan was to play it by ear and change my behaviour if there were complaints.</w:t>
      </w:r>
    </w:p>
    <w:p w14:paraId="0AC3AC9B"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The shared space could be best described as "dishevelled Australian fused with a French flamboyance". It was hugely influenced by Flo. Flo was originally from France. She worked as a cook at the bar located across the </w:t>
      </w:r>
      <w:proofErr w:type="spellStart"/>
      <w:r w:rsidRPr="006F30FD">
        <w:rPr>
          <w:rFonts w:ascii="Segoe UI" w:eastAsia="Times New Roman" w:hAnsi="Segoe UI" w:cs="Segoe UI"/>
          <w:color w:val="24292E"/>
          <w:sz w:val="24"/>
          <w:szCs w:val="24"/>
          <w:lang w:eastAsia="en-GB"/>
        </w:rPr>
        <w:t>corso</w:t>
      </w:r>
      <w:proofErr w:type="spellEnd"/>
      <w:r w:rsidRPr="006F30FD">
        <w:rPr>
          <w:rFonts w:ascii="Segoe UI" w:eastAsia="Times New Roman" w:hAnsi="Segoe UI" w:cs="Segoe UI"/>
          <w:color w:val="24292E"/>
          <w:sz w:val="24"/>
          <w:szCs w:val="24"/>
          <w:lang w:eastAsia="en-GB"/>
        </w:rPr>
        <w:t xml:space="preserve">, The Ivanhoe Hotel Manly. If Flo were a cheese, she would be a Bleu </w:t>
      </w:r>
      <w:proofErr w:type="spellStart"/>
      <w:r w:rsidRPr="006F30FD">
        <w:rPr>
          <w:rFonts w:ascii="Segoe UI" w:eastAsia="Times New Roman" w:hAnsi="Segoe UI" w:cs="Segoe UI"/>
          <w:color w:val="24292E"/>
          <w:sz w:val="24"/>
          <w:szCs w:val="24"/>
          <w:lang w:eastAsia="en-GB"/>
        </w:rPr>
        <w:t>d’Auvergne</w:t>
      </w:r>
      <w:proofErr w:type="spellEnd"/>
      <w:r w:rsidRPr="006F30FD">
        <w:rPr>
          <w:rFonts w:ascii="Segoe UI" w:eastAsia="Times New Roman" w:hAnsi="Segoe UI" w:cs="Segoe UI"/>
          <w:color w:val="24292E"/>
          <w:sz w:val="24"/>
          <w:szCs w:val="24"/>
          <w:lang w:eastAsia="en-GB"/>
        </w:rPr>
        <w:t xml:space="preserve">, strong in flavour, but nothing to look at. Her shoulder length black, wavy hair, baggy dress and gravelly French accent gave her an unmistakeable presence. She moved with grace that contradicted such an appearance. She loved her cats, all four of them. As a general life rule, a cat owner with any more than one cat should have a full psychological assessment. The cats did what they wanted, which suited Flo’s libertarian rational. They </w:t>
      </w:r>
      <w:proofErr w:type="spellStart"/>
      <w:r w:rsidRPr="006F30FD">
        <w:rPr>
          <w:rFonts w:ascii="Segoe UI" w:eastAsia="Times New Roman" w:hAnsi="Segoe UI" w:cs="Segoe UI"/>
          <w:color w:val="24292E"/>
          <w:sz w:val="24"/>
          <w:szCs w:val="24"/>
          <w:lang w:eastAsia="en-GB"/>
        </w:rPr>
        <w:t>poo'd</w:t>
      </w:r>
      <w:proofErr w:type="spellEnd"/>
      <w:r w:rsidRPr="006F30FD">
        <w:rPr>
          <w:rFonts w:ascii="Segoe UI" w:eastAsia="Times New Roman" w:hAnsi="Segoe UI" w:cs="Segoe UI"/>
          <w:color w:val="24292E"/>
          <w:sz w:val="24"/>
          <w:szCs w:val="24"/>
          <w:lang w:eastAsia="en-GB"/>
        </w:rPr>
        <w:t xml:space="preserve"> wherever they pleased. When they </w:t>
      </w:r>
      <w:proofErr w:type="gramStart"/>
      <w:r w:rsidRPr="006F30FD">
        <w:rPr>
          <w:rFonts w:ascii="Segoe UI" w:eastAsia="Times New Roman" w:hAnsi="Segoe UI" w:cs="Segoe UI"/>
          <w:color w:val="24292E"/>
          <w:sz w:val="24"/>
          <w:szCs w:val="24"/>
          <w:lang w:eastAsia="en-GB"/>
        </w:rPr>
        <w:t>weren't</w:t>
      </w:r>
      <w:proofErr w:type="gramEnd"/>
      <w:r w:rsidRPr="006F30FD">
        <w:rPr>
          <w:rFonts w:ascii="Segoe UI" w:eastAsia="Times New Roman" w:hAnsi="Segoe UI" w:cs="Segoe UI"/>
          <w:color w:val="24292E"/>
          <w:sz w:val="24"/>
          <w:szCs w:val="24"/>
          <w:lang w:eastAsia="en-GB"/>
        </w:rPr>
        <w:t xml:space="preserve"> eating their protein rich diet and relieving themselves, they slept. What goes in, must come out. The place the cats frequented when "seeing to their business" was the shower in the shared bathroom. Flo would usually clean up before Tom (the other flat mate) used the bathroom each day. There were several occasions when Flo </w:t>
      </w:r>
      <w:proofErr w:type="gramStart"/>
      <w:r w:rsidRPr="006F30FD">
        <w:rPr>
          <w:rFonts w:ascii="Segoe UI" w:eastAsia="Times New Roman" w:hAnsi="Segoe UI" w:cs="Segoe UI"/>
          <w:color w:val="24292E"/>
          <w:sz w:val="24"/>
          <w:szCs w:val="24"/>
          <w:lang w:eastAsia="en-GB"/>
        </w:rPr>
        <w:t>didn't</w:t>
      </w:r>
      <w:proofErr w:type="gramEnd"/>
      <w:r w:rsidRPr="006F30FD">
        <w:rPr>
          <w:rFonts w:ascii="Segoe UI" w:eastAsia="Times New Roman" w:hAnsi="Segoe UI" w:cs="Segoe UI"/>
          <w:color w:val="24292E"/>
          <w:sz w:val="24"/>
          <w:szCs w:val="24"/>
          <w:lang w:eastAsia="en-GB"/>
        </w:rPr>
        <w:t>. Tom, on entering the bathroom, would let Flo and the household know by shouting at the top of his lungs.</w:t>
      </w:r>
    </w:p>
    <w:p w14:paraId="0FC1642B"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Tom was in his late 20s. A dishevelled looking music festival goer, hailing from the North of England. When he was not finding cat </w:t>
      </w:r>
      <w:proofErr w:type="gramStart"/>
      <w:r w:rsidRPr="006F30FD">
        <w:rPr>
          <w:rFonts w:ascii="Segoe UI" w:eastAsia="Times New Roman" w:hAnsi="Segoe UI" w:cs="Segoe UI"/>
          <w:color w:val="24292E"/>
          <w:sz w:val="24"/>
          <w:szCs w:val="24"/>
          <w:lang w:eastAsia="en-GB"/>
        </w:rPr>
        <w:t>shit</w:t>
      </w:r>
      <w:proofErr w:type="gramEnd"/>
      <w:r w:rsidRPr="006F30FD">
        <w:rPr>
          <w:rFonts w:ascii="Segoe UI" w:eastAsia="Times New Roman" w:hAnsi="Segoe UI" w:cs="Segoe UI"/>
          <w:color w:val="24292E"/>
          <w:sz w:val="24"/>
          <w:szCs w:val="24"/>
          <w:lang w:eastAsia="en-GB"/>
        </w:rPr>
        <w:t xml:space="preserve"> in the shared bathroom, he was out drinking or in his bedroom. There he smoked marijuana and drank Toohey’s New from his "beauty is in the eye of the beer holder" stubby holder. He spoke with an eloquence that contradicted his outward appearance. Tom was well educated and a seasoned traveller. We bonded over our love for Top Gear, beer, and England. Our conversations would be about the awful state of the apartment, and Flo's liberal cats. He had no job and no real direction in life. He was behind on his rental payments and constantly talked about leaving. I had no issues with Tom, I respected his point of view. He and Flo did not agree on much.</w:t>
      </w:r>
    </w:p>
    <w:p w14:paraId="092C7F65"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Flo, as I was to find out, was going to be the bane of my life too. The only reason she talked to me was to complain. She complained that I did little around the house and that I should contribute more to chores. I worked on the principle of what I use, I clean. What we share, the landlady takes care of. This did not lend itself well to the whole house-sharing concept. I hated confronting her.</w:t>
      </w:r>
    </w:p>
    <w:p w14:paraId="0B1FFAE5"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lastRenderedPageBreak/>
        <w:t xml:space="preserve">The flat was vacant most of the time. Flo was busy working and Tom was busy drinking. It was strange, given Tom had no job, he could afford a social drinking lifestyle. His assigned shelf in the fridge was always fully stocked with beers. A regular at a local pub once </w:t>
      </w:r>
      <w:proofErr w:type="gramStart"/>
      <w:r w:rsidRPr="006F30FD">
        <w:rPr>
          <w:rFonts w:ascii="Segoe UI" w:eastAsia="Times New Roman" w:hAnsi="Segoe UI" w:cs="Segoe UI"/>
          <w:color w:val="24292E"/>
          <w:sz w:val="24"/>
          <w:szCs w:val="24"/>
          <w:lang w:eastAsia="en-GB"/>
        </w:rPr>
        <w:t>said</w:t>
      </w:r>
      <w:proofErr w:type="gramEnd"/>
      <w:r w:rsidRPr="006F30FD">
        <w:rPr>
          <w:rFonts w:ascii="Segoe UI" w:eastAsia="Times New Roman" w:hAnsi="Segoe UI" w:cs="Segoe UI"/>
          <w:color w:val="24292E"/>
          <w:sz w:val="24"/>
          <w:szCs w:val="24"/>
          <w:lang w:eastAsia="en-GB"/>
        </w:rPr>
        <w:t xml:space="preserve"> "man can live on beer alone". Tom was testament to this. I did not keep much in the fridge. I preferred to purchase my food from the local supermarket and eat it when I got home.</w:t>
      </w:r>
    </w:p>
    <w:p w14:paraId="64E8D551"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My post meal-time timetable was well structured:</w:t>
      </w:r>
    </w:p>
    <w:p w14:paraId="534C721F" w14:textId="77777777" w:rsidR="006F30FD" w:rsidRPr="006F30FD" w:rsidRDefault="006F30FD" w:rsidP="006F30FD">
      <w:pPr>
        <w:numPr>
          <w:ilvl w:val="0"/>
          <w:numId w:val="18"/>
        </w:numPr>
        <w:shd w:val="clear" w:color="auto" w:fill="FFFFFF"/>
        <w:spacing w:before="100" w:beforeAutospacing="1"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Walk from the kitchen to my bedroom.</w:t>
      </w:r>
    </w:p>
    <w:p w14:paraId="36C2E61B" w14:textId="77777777" w:rsidR="006F30FD" w:rsidRPr="006F30FD" w:rsidRDefault="006F30FD" w:rsidP="006F30FD">
      <w:pPr>
        <w:numPr>
          <w:ilvl w:val="0"/>
          <w:numId w:val="18"/>
        </w:numPr>
        <w:shd w:val="clear" w:color="auto" w:fill="FFFFFF"/>
        <w:spacing w:before="60"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Carefully lie on bed.</w:t>
      </w:r>
    </w:p>
    <w:p w14:paraId="6E02614A" w14:textId="77777777" w:rsidR="006F30FD" w:rsidRPr="006F30FD" w:rsidRDefault="006F30FD" w:rsidP="006F30FD">
      <w:pPr>
        <w:numPr>
          <w:ilvl w:val="0"/>
          <w:numId w:val="18"/>
        </w:numPr>
        <w:shd w:val="clear" w:color="auto" w:fill="FFFFFF"/>
        <w:spacing w:before="60"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Turn on the work laptop.</w:t>
      </w:r>
    </w:p>
    <w:p w14:paraId="6C5B38A9" w14:textId="77777777" w:rsidR="006F30FD" w:rsidRPr="006F30FD" w:rsidRDefault="006F30FD" w:rsidP="006F30FD">
      <w:pPr>
        <w:numPr>
          <w:ilvl w:val="0"/>
          <w:numId w:val="18"/>
        </w:numPr>
        <w:shd w:val="clear" w:color="auto" w:fill="FFFFFF"/>
        <w:spacing w:before="60"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Plug in USB drive.</w:t>
      </w:r>
    </w:p>
    <w:p w14:paraId="02999114" w14:textId="77777777" w:rsidR="006F30FD" w:rsidRPr="006F30FD" w:rsidRDefault="006F30FD" w:rsidP="006F30FD">
      <w:pPr>
        <w:numPr>
          <w:ilvl w:val="0"/>
          <w:numId w:val="18"/>
        </w:numPr>
        <w:shd w:val="clear" w:color="auto" w:fill="FFFFFF"/>
        <w:spacing w:before="60" w:after="100" w:afterAutospacing="1" w:line="240" w:lineRule="auto"/>
        <w:rPr>
          <w:rFonts w:ascii="Segoe UI" w:eastAsia="Times New Roman" w:hAnsi="Segoe UI" w:cs="Segoe UI"/>
          <w:color w:val="24292E"/>
          <w:sz w:val="24"/>
          <w:szCs w:val="24"/>
          <w:lang w:eastAsia="en-GB"/>
        </w:rPr>
      </w:pPr>
      <w:proofErr w:type="gramStart"/>
      <w:r w:rsidRPr="006F30FD">
        <w:rPr>
          <w:rFonts w:ascii="Segoe UI" w:eastAsia="Times New Roman" w:hAnsi="Segoe UI" w:cs="Segoe UI"/>
          <w:color w:val="24292E"/>
          <w:sz w:val="24"/>
          <w:szCs w:val="24"/>
          <w:lang w:eastAsia="en-GB"/>
        </w:rPr>
        <w:t>Binge</w:t>
      </w:r>
      <w:proofErr w:type="gramEnd"/>
      <w:r w:rsidRPr="006F30FD">
        <w:rPr>
          <w:rFonts w:ascii="Segoe UI" w:eastAsia="Times New Roman" w:hAnsi="Segoe UI" w:cs="Segoe UI"/>
          <w:color w:val="24292E"/>
          <w:sz w:val="24"/>
          <w:szCs w:val="24"/>
          <w:lang w:eastAsia="en-GB"/>
        </w:rPr>
        <w:t xml:space="preserve"> watch American TV series.</w:t>
      </w:r>
    </w:p>
    <w:p w14:paraId="585F4C1C"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The bedroom was large, high-ceilinged, with little furniture. The bed and chest of drawers were left by the previous occupants. A large walk-in-wardrobe was accessible as well as a shared bathroom. Unfortunately, with little TLC applied, it was left in a state fit for stoners, </w:t>
      </w:r>
      <w:proofErr w:type="gramStart"/>
      <w:r w:rsidRPr="006F30FD">
        <w:rPr>
          <w:rFonts w:ascii="Segoe UI" w:eastAsia="Times New Roman" w:hAnsi="Segoe UI" w:cs="Segoe UI"/>
          <w:color w:val="24292E"/>
          <w:sz w:val="24"/>
          <w:szCs w:val="24"/>
          <w:lang w:eastAsia="en-GB"/>
        </w:rPr>
        <w:t>junkies</w:t>
      </w:r>
      <w:proofErr w:type="gramEnd"/>
      <w:r w:rsidRPr="006F30FD">
        <w:rPr>
          <w:rFonts w:ascii="Segoe UI" w:eastAsia="Times New Roman" w:hAnsi="Segoe UI" w:cs="Segoe UI"/>
          <w:color w:val="24292E"/>
          <w:sz w:val="24"/>
          <w:szCs w:val="24"/>
          <w:lang w:eastAsia="en-GB"/>
        </w:rPr>
        <w:t xml:space="preserve"> and people desperate for a house share. The view from my room was surprisingly lacking given its proximity to Manly Beach. The only sea-front feature I could make out were the tops of fern trees. Directly below my bedroom window were many industrial sized garbage bins.</w:t>
      </w:r>
    </w:p>
    <w:p w14:paraId="5AF7AF94"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It was the height of summer. With the bedroom lacking adequate air conditioning, the window needed to be opened. If the noisome smell </w:t>
      </w:r>
      <w:proofErr w:type="gramStart"/>
      <w:r w:rsidRPr="006F30FD">
        <w:rPr>
          <w:rFonts w:ascii="Segoe UI" w:eastAsia="Times New Roman" w:hAnsi="Segoe UI" w:cs="Segoe UI"/>
          <w:color w:val="24292E"/>
          <w:sz w:val="24"/>
          <w:szCs w:val="24"/>
          <w:lang w:eastAsia="en-GB"/>
        </w:rPr>
        <w:t>didn't</w:t>
      </w:r>
      <w:proofErr w:type="gramEnd"/>
      <w:r w:rsidRPr="006F30FD">
        <w:rPr>
          <w:rFonts w:ascii="Segoe UI" w:eastAsia="Times New Roman" w:hAnsi="Segoe UI" w:cs="Segoe UI"/>
          <w:color w:val="24292E"/>
          <w:sz w:val="24"/>
          <w:szCs w:val="24"/>
          <w:lang w:eastAsia="en-GB"/>
        </w:rPr>
        <w:t xml:space="preserve"> agitate me, the cockroaches would. Being from the UK, my experience of large creepy crawlies was minimal. One particularly humid night I was asleep with bedroom windows wide open. I tossed and turned; the humidity was discomforting. As I lay there in a foetal </w:t>
      </w:r>
      <w:proofErr w:type="gramStart"/>
      <w:r w:rsidRPr="006F30FD">
        <w:rPr>
          <w:rFonts w:ascii="Segoe UI" w:eastAsia="Times New Roman" w:hAnsi="Segoe UI" w:cs="Segoe UI"/>
          <w:color w:val="24292E"/>
          <w:sz w:val="24"/>
          <w:szCs w:val="24"/>
          <w:lang w:eastAsia="en-GB"/>
        </w:rPr>
        <w:t>position</w:t>
      </w:r>
      <w:proofErr w:type="gramEnd"/>
      <w:r w:rsidRPr="006F30FD">
        <w:rPr>
          <w:rFonts w:ascii="Segoe UI" w:eastAsia="Times New Roman" w:hAnsi="Segoe UI" w:cs="Segoe UI"/>
          <w:color w:val="24292E"/>
          <w:sz w:val="24"/>
          <w:szCs w:val="24"/>
          <w:lang w:eastAsia="en-GB"/>
        </w:rPr>
        <w:t xml:space="preserve"> I felt something scurry across my feet. I was tired and dismissive about what it could be, so I ignored the sensation. Whatever it was, hopefully the encounter was a fleeting one. I quickly settled back into a light sleep. A few seconds passed. The sensation of something crawling up my leg caused me to kick out. My heart raced, I sat bolt upright and reached for the bed side light switch.</w:t>
      </w:r>
    </w:p>
    <w:p w14:paraId="6B17B6B3"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It was on the wall, and it saw me. The cockroach, a creature that could survive a nuclear bomb blast, was lying in wait for my next move. Given its size, it had a lot of life experience. I could sense it was beckoning me to make the next move. I stood there, clad only in boxer shorts. I reached for my bedside flip-flop (thong) ready to give the beast a trashing. I ran towards the wall and swung my flip flop into an empty, once occupied by the cockroach. The new space it occupied was a good 5 metres away. I again ran and slapped an empty space. This melee continued for 5 minutes. I placed my hands on my hips, breathing laboured, with flip-flop clasped loosely in my right hand. I shook my head. My plan of attack needed adjusting. I </w:t>
      </w:r>
      <w:r w:rsidRPr="006F30FD">
        <w:rPr>
          <w:rFonts w:ascii="Segoe UI" w:eastAsia="Times New Roman" w:hAnsi="Segoe UI" w:cs="Segoe UI"/>
          <w:color w:val="24292E"/>
          <w:sz w:val="24"/>
          <w:szCs w:val="24"/>
          <w:lang w:eastAsia="en-GB"/>
        </w:rPr>
        <w:lastRenderedPageBreak/>
        <w:t xml:space="preserve">waited for a moment of inspiration. I had one simple thought. If at first you </w:t>
      </w:r>
      <w:proofErr w:type="gramStart"/>
      <w:r w:rsidRPr="006F30FD">
        <w:rPr>
          <w:rFonts w:ascii="Segoe UI" w:eastAsia="Times New Roman" w:hAnsi="Segoe UI" w:cs="Segoe UI"/>
          <w:color w:val="24292E"/>
          <w:sz w:val="24"/>
          <w:szCs w:val="24"/>
          <w:lang w:eastAsia="en-GB"/>
        </w:rPr>
        <w:t>don’t</w:t>
      </w:r>
      <w:proofErr w:type="gramEnd"/>
      <w:r w:rsidRPr="006F30FD">
        <w:rPr>
          <w:rFonts w:ascii="Segoe UI" w:eastAsia="Times New Roman" w:hAnsi="Segoe UI" w:cs="Segoe UI"/>
          <w:color w:val="24292E"/>
          <w:sz w:val="24"/>
          <w:szCs w:val="24"/>
          <w:lang w:eastAsia="en-GB"/>
        </w:rPr>
        <w:t xml:space="preserve"> succeed, try, try again. If you repeat the same actions, </w:t>
      </w:r>
      <w:proofErr w:type="gramStart"/>
      <w:r w:rsidRPr="006F30FD">
        <w:rPr>
          <w:rFonts w:ascii="Segoe UI" w:eastAsia="Times New Roman" w:hAnsi="Segoe UI" w:cs="Segoe UI"/>
          <w:color w:val="24292E"/>
          <w:sz w:val="24"/>
          <w:szCs w:val="24"/>
          <w:lang w:eastAsia="en-GB"/>
        </w:rPr>
        <w:t>you’re</w:t>
      </w:r>
      <w:proofErr w:type="gramEnd"/>
      <w:r w:rsidRPr="006F30FD">
        <w:rPr>
          <w:rFonts w:ascii="Segoe UI" w:eastAsia="Times New Roman" w:hAnsi="Segoe UI" w:cs="Segoe UI"/>
          <w:color w:val="24292E"/>
          <w:sz w:val="24"/>
          <w:szCs w:val="24"/>
          <w:lang w:eastAsia="en-GB"/>
        </w:rPr>
        <w:t xml:space="preserve"> going to get the same outcomes. In my case, failure to exterminate the cockroach. As I began accepting defeat, the deft cockroach got bored and </w:t>
      </w:r>
      <w:proofErr w:type="gramStart"/>
      <w:r w:rsidRPr="006F30FD">
        <w:rPr>
          <w:rFonts w:ascii="Segoe UI" w:eastAsia="Times New Roman" w:hAnsi="Segoe UI" w:cs="Segoe UI"/>
          <w:color w:val="24292E"/>
          <w:sz w:val="24"/>
          <w:szCs w:val="24"/>
          <w:lang w:eastAsia="en-GB"/>
        </w:rPr>
        <w:t>buggered</w:t>
      </w:r>
      <w:proofErr w:type="gramEnd"/>
      <w:r w:rsidRPr="006F30FD">
        <w:rPr>
          <w:rFonts w:ascii="Segoe UI" w:eastAsia="Times New Roman" w:hAnsi="Segoe UI" w:cs="Segoe UI"/>
          <w:color w:val="24292E"/>
          <w:sz w:val="24"/>
          <w:szCs w:val="24"/>
          <w:lang w:eastAsia="en-GB"/>
        </w:rPr>
        <w:t xml:space="preserve"> off back out the window. My sweaty body slumped back into bed. I tried to sleep with one eye open, gripping my pillow tight.</w:t>
      </w:r>
    </w:p>
    <w:p w14:paraId="07C8ED7D"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When I woke on the weekends, usually hungover, I would often walk from my room into the kitchen. Enjoying breakfast was a simple matter of grabbing a bowl, spoon, 2 </w:t>
      </w:r>
      <w:proofErr w:type="spellStart"/>
      <w:r w:rsidRPr="006F30FD">
        <w:rPr>
          <w:rFonts w:ascii="Segoe UI" w:eastAsia="Times New Roman" w:hAnsi="Segoe UI" w:cs="Segoe UI"/>
          <w:color w:val="24292E"/>
          <w:sz w:val="24"/>
          <w:szCs w:val="24"/>
          <w:lang w:eastAsia="en-GB"/>
        </w:rPr>
        <w:t>Weetbix</w:t>
      </w:r>
      <w:proofErr w:type="spellEnd"/>
      <w:r w:rsidRPr="006F30FD">
        <w:rPr>
          <w:rFonts w:ascii="Segoe UI" w:eastAsia="Times New Roman" w:hAnsi="Segoe UI" w:cs="Segoe UI"/>
          <w:color w:val="24292E"/>
          <w:sz w:val="24"/>
          <w:szCs w:val="24"/>
          <w:lang w:eastAsia="en-GB"/>
        </w:rPr>
        <w:t xml:space="preserve"> biscuits, </w:t>
      </w:r>
      <w:proofErr w:type="gramStart"/>
      <w:r w:rsidRPr="006F30FD">
        <w:rPr>
          <w:rFonts w:ascii="Segoe UI" w:eastAsia="Times New Roman" w:hAnsi="Segoe UI" w:cs="Segoe UI"/>
          <w:color w:val="24292E"/>
          <w:sz w:val="24"/>
          <w:szCs w:val="24"/>
          <w:lang w:eastAsia="en-GB"/>
        </w:rPr>
        <w:t>milk</w:t>
      </w:r>
      <w:proofErr w:type="gramEnd"/>
      <w:r w:rsidRPr="006F30FD">
        <w:rPr>
          <w:rFonts w:ascii="Segoe UI" w:eastAsia="Times New Roman" w:hAnsi="Segoe UI" w:cs="Segoe UI"/>
          <w:color w:val="24292E"/>
          <w:sz w:val="24"/>
          <w:szCs w:val="24"/>
          <w:lang w:eastAsia="en-GB"/>
        </w:rPr>
        <w:t xml:space="preserve"> and a spot at the breakfast table. For variety’s sake I would sometimes eat on the shared balcony space located the other side of the living room. The balcony faced the side street below. Its concrete floor was awash with used cigarettes and pots of sand. It was, for the most part, Flo’s cheeky smoking nest. Unfortunately, cigarette smoke would carry in through the connecting door and into the lounge. The smell of stale tobacco could be found throughout the apartment.</w:t>
      </w:r>
    </w:p>
    <w:p w14:paraId="424B7CA6"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I would sometimes take my breakfast over to the lounge sofa and turn on the TV. It was there that one day, wearing only my boxer shorts, I felt something crawling on my skin. It was a subtle sensation, but it stopped me in my tracks. I looked closer. Initially I </w:t>
      </w:r>
      <w:proofErr w:type="gramStart"/>
      <w:r w:rsidRPr="006F30FD">
        <w:rPr>
          <w:rFonts w:ascii="Segoe UI" w:eastAsia="Times New Roman" w:hAnsi="Segoe UI" w:cs="Segoe UI"/>
          <w:color w:val="24292E"/>
          <w:sz w:val="24"/>
          <w:szCs w:val="24"/>
          <w:lang w:eastAsia="en-GB"/>
        </w:rPr>
        <w:t>couldn’t</w:t>
      </w:r>
      <w:proofErr w:type="gramEnd"/>
      <w:r w:rsidRPr="006F30FD">
        <w:rPr>
          <w:rFonts w:ascii="Segoe UI" w:eastAsia="Times New Roman" w:hAnsi="Segoe UI" w:cs="Segoe UI"/>
          <w:color w:val="24292E"/>
          <w:sz w:val="24"/>
          <w:szCs w:val="24"/>
          <w:lang w:eastAsia="en-GB"/>
        </w:rPr>
        <w:t xml:space="preserve"> see it. I studied my leg acutely. The only carpeted room in the house was the lounge. My brain began to piece together the puzzle. Where did Flo’s collection of cats often sleep? Yep, the lounge. What was on my leg? A flea circus.</w:t>
      </w:r>
    </w:p>
    <w:p w14:paraId="64F9B489"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I made a mental note to ask more questions to the landlady prior to accepting a house share:</w:t>
      </w:r>
    </w:p>
    <w:p w14:paraId="5A8FC981" w14:textId="77777777" w:rsidR="006F30FD" w:rsidRPr="006F30FD" w:rsidRDefault="006F30FD" w:rsidP="006F30FD">
      <w:pPr>
        <w:numPr>
          <w:ilvl w:val="0"/>
          <w:numId w:val="19"/>
        </w:numPr>
        <w:shd w:val="clear" w:color="auto" w:fill="FFFFFF"/>
        <w:spacing w:before="100" w:beforeAutospacing="1"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How many cats do you have? If the landlady replies with a number greater than 1. Leave.</w:t>
      </w:r>
    </w:p>
    <w:p w14:paraId="59323C9E" w14:textId="77777777" w:rsidR="006F30FD" w:rsidRPr="006F30FD" w:rsidRDefault="006F30FD" w:rsidP="006F30FD">
      <w:pPr>
        <w:numPr>
          <w:ilvl w:val="0"/>
          <w:numId w:val="19"/>
        </w:numPr>
        <w:shd w:val="clear" w:color="auto" w:fill="FFFFFF"/>
        <w:spacing w:before="60" w:after="100" w:afterAutospacing="1" w:line="240" w:lineRule="auto"/>
        <w:rPr>
          <w:rFonts w:ascii="Segoe UI" w:eastAsia="Times New Roman" w:hAnsi="Segoe UI" w:cs="Segoe UI"/>
          <w:color w:val="24292E"/>
          <w:sz w:val="24"/>
          <w:szCs w:val="24"/>
          <w:lang w:eastAsia="en-GB"/>
        </w:rPr>
      </w:pPr>
      <w:proofErr w:type="gramStart"/>
      <w:r w:rsidRPr="006F30FD">
        <w:rPr>
          <w:rFonts w:ascii="Segoe UI" w:eastAsia="Times New Roman" w:hAnsi="Segoe UI" w:cs="Segoe UI"/>
          <w:color w:val="24292E"/>
          <w:sz w:val="24"/>
          <w:szCs w:val="24"/>
          <w:lang w:eastAsia="en-GB"/>
        </w:rPr>
        <w:t>You're</w:t>
      </w:r>
      <w:proofErr w:type="gramEnd"/>
      <w:r w:rsidRPr="006F30FD">
        <w:rPr>
          <w:rFonts w:ascii="Segoe UI" w:eastAsia="Times New Roman" w:hAnsi="Segoe UI" w:cs="Segoe UI"/>
          <w:color w:val="24292E"/>
          <w:sz w:val="24"/>
          <w:szCs w:val="24"/>
          <w:lang w:eastAsia="en-GB"/>
        </w:rPr>
        <w:t xml:space="preserve"> happy more than 1 cat lives in the house share. You ask the next question. Where do your cats go to the toilet? If the answer is not:</w:t>
      </w:r>
    </w:p>
    <w:p w14:paraId="774C62AB" w14:textId="77777777" w:rsidR="006F30FD" w:rsidRPr="006F30FD" w:rsidRDefault="006F30FD" w:rsidP="006F30FD">
      <w:pPr>
        <w:numPr>
          <w:ilvl w:val="1"/>
          <w:numId w:val="19"/>
        </w:numPr>
        <w:shd w:val="clear" w:color="auto" w:fill="FFFFFF"/>
        <w:spacing w:before="100" w:beforeAutospacing="1"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"outside".</w:t>
      </w:r>
    </w:p>
    <w:p w14:paraId="48724231" w14:textId="77777777" w:rsidR="006F30FD" w:rsidRPr="006F30FD" w:rsidRDefault="006F30FD" w:rsidP="006F30FD">
      <w:pPr>
        <w:numPr>
          <w:ilvl w:val="1"/>
          <w:numId w:val="19"/>
        </w:numPr>
        <w:shd w:val="clear" w:color="auto" w:fill="FFFFFF"/>
        <w:spacing w:before="60"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"in a kitty litter tray". Leave.</w:t>
      </w:r>
    </w:p>
    <w:p w14:paraId="6262263E" w14:textId="77777777" w:rsidR="006F30FD" w:rsidRPr="006F30FD" w:rsidRDefault="006F30FD" w:rsidP="006F30FD">
      <w:pPr>
        <w:numPr>
          <w:ilvl w:val="0"/>
          <w:numId w:val="19"/>
        </w:numPr>
        <w:shd w:val="clear" w:color="auto" w:fill="FFFFFF"/>
        <w:spacing w:before="60"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You're happy the many </w:t>
      </w:r>
      <w:proofErr w:type="gramStart"/>
      <w:r w:rsidRPr="006F30FD">
        <w:rPr>
          <w:rFonts w:ascii="Segoe UI" w:eastAsia="Times New Roman" w:hAnsi="Segoe UI" w:cs="Segoe UI"/>
          <w:color w:val="24292E"/>
          <w:sz w:val="24"/>
          <w:szCs w:val="24"/>
          <w:lang w:eastAsia="en-GB"/>
        </w:rPr>
        <w:t>cats</w:t>
      </w:r>
      <w:proofErr w:type="gramEnd"/>
      <w:r w:rsidRPr="006F30FD">
        <w:rPr>
          <w:rFonts w:ascii="Segoe UI" w:eastAsia="Times New Roman" w:hAnsi="Segoe UI" w:cs="Segoe UI"/>
          <w:color w:val="24292E"/>
          <w:sz w:val="24"/>
          <w:szCs w:val="24"/>
          <w:lang w:eastAsia="en-GB"/>
        </w:rPr>
        <w:t xml:space="preserve"> poo in the shared loo. You ask the next question. Do carpet fleas trouble you? If you are happy the answer is no. You are a more liberal human being than me.</w:t>
      </w:r>
    </w:p>
    <w:p w14:paraId="6A620D8F"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I could now see a haze that bloomed in the lounge, a haze of fleas. The only respite from the swarm was </w:t>
      </w:r>
      <w:proofErr w:type="spellStart"/>
      <w:r w:rsidRPr="006F30FD">
        <w:rPr>
          <w:rFonts w:ascii="Segoe UI" w:eastAsia="Times New Roman" w:hAnsi="Segoe UI" w:cs="Segoe UI"/>
          <w:color w:val="24292E"/>
          <w:sz w:val="24"/>
          <w:szCs w:val="24"/>
          <w:lang w:eastAsia="en-GB"/>
        </w:rPr>
        <w:t>ontop</w:t>
      </w:r>
      <w:proofErr w:type="spellEnd"/>
      <w:r w:rsidRPr="006F30FD">
        <w:rPr>
          <w:rFonts w:ascii="Segoe UI" w:eastAsia="Times New Roman" w:hAnsi="Segoe UI" w:cs="Segoe UI"/>
          <w:color w:val="24292E"/>
          <w:sz w:val="24"/>
          <w:szCs w:val="24"/>
          <w:lang w:eastAsia="en-GB"/>
        </w:rPr>
        <w:t xml:space="preserve"> of the furniture. I felt terrified. I had to get away from the carpeted area and back to my wooden floored bedroom. I did so quickly </w:t>
      </w:r>
      <w:proofErr w:type="gramStart"/>
      <w:r w:rsidRPr="006F30FD">
        <w:rPr>
          <w:rFonts w:ascii="Segoe UI" w:eastAsia="Times New Roman" w:hAnsi="Segoe UI" w:cs="Segoe UI"/>
          <w:color w:val="24292E"/>
          <w:sz w:val="24"/>
          <w:szCs w:val="24"/>
          <w:lang w:eastAsia="en-GB"/>
        </w:rPr>
        <w:t>using</w:t>
      </w:r>
      <w:proofErr w:type="gramEnd"/>
      <w:r w:rsidRPr="006F30FD">
        <w:rPr>
          <w:rFonts w:ascii="Segoe UI" w:eastAsia="Times New Roman" w:hAnsi="Segoe UI" w:cs="Segoe UI"/>
          <w:color w:val="24292E"/>
          <w:sz w:val="24"/>
          <w:szCs w:val="24"/>
          <w:lang w:eastAsia="en-GB"/>
        </w:rPr>
        <w:t xml:space="preserve"> the triple jump technique: A hop, skip and jump. I sat carefully on my bed and contemplated what to do next. I, like Tom, wanted to move out. I needed to find a new place.</w:t>
      </w:r>
    </w:p>
    <w:p w14:paraId="4EAF1C83"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lastRenderedPageBreak/>
        <w:t xml:space="preserve">As I became more settled in my new home, I realised had few people to socialise with. My best mates were Bruce, </w:t>
      </w:r>
      <w:proofErr w:type="gramStart"/>
      <w:r w:rsidRPr="006F30FD">
        <w:rPr>
          <w:rFonts w:ascii="Segoe UI" w:eastAsia="Times New Roman" w:hAnsi="Segoe UI" w:cs="Segoe UI"/>
          <w:color w:val="24292E"/>
          <w:sz w:val="24"/>
          <w:szCs w:val="24"/>
          <w:lang w:eastAsia="en-GB"/>
        </w:rPr>
        <w:t>Tom</w:t>
      </w:r>
      <w:proofErr w:type="gramEnd"/>
      <w:r w:rsidRPr="006F30FD">
        <w:rPr>
          <w:rFonts w:ascii="Segoe UI" w:eastAsia="Times New Roman" w:hAnsi="Segoe UI" w:cs="Segoe UI"/>
          <w:color w:val="24292E"/>
          <w:sz w:val="24"/>
          <w:szCs w:val="24"/>
          <w:lang w:eastAsia="en-GB"/>
        </w:rPr>
        <w:t xml:space="preserve"> and a circus of flat fleas. Unfortunately, they were all busy over the Christmas period. I sat in bed and thought about the date I had with Elle prior to Christmas. As uneventful as the encounter was, I felt there was a tiny connection. I thought, ‘I wonder what she’s up to? Would I be stupid to send her a short text message? I’ve got tails of my recent Oz Experience trip to tell.’ With that the iPhone was out. The texting fingers quickly worked their magic, crafting the follow-up text. It read, "Hi Elle, hope you are well? </w:t>
      </w:r>
      <w:proofErr w:type="gramStart"/>
      <w:r w:rsidRPr="006F30FD">
        <w:rPr>
          <w:rFonts w:ascii="Segoe UI" w:eastAsia="Times New Roman" w:hAnsi="Segoe UI" w:cs="Segoe UI"/>
          <w:color w:val="24292E"/>
          <w:sz w:val="24"/>
          <w:szCs w:val="24"/>
          <w:lang w:eastAsia="en-GB"/>
        </w:rPr>
        <w:t>I’ve</w:t>
      </w:r>
      <w:proofErr w:type="gramEnd"/>
      <w:r w:rsidRPr="006F30FD">
        <w:rPr>
          <w:rFonts w:ascii="Segoe UI" w:eastAsia="Times New Roman" w:hAnsi="Segoe UI" w:cs="Segoe UI"/>
          <w:color w:val="24292E"/>
          <w:sz w:val="24"/>
          <w:szCs w:val="24"/>
          <w:lang w:eastAsia="en-GB"/>
        </w:rPr>
        <w:t xml:space="preserve"> recently returned from my road trip from Sydney to Cairns. I really enjoyed meeting you before the Christmas Break. It would be great to see you again. Dave" Short, sweet, simple, sent. I waited, like a patient fisherman.</w:t>
      </w:r>
    </w:p>
    <w:p w14:paraId="2EE5A735"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I lay the phone down and tried to rest. Sleep was light as my heart pounded and thoughts raced. I was ready to pounce at the phone if, by chance, she replied. I waited. And waited. I got restless. I woke up, got to my </w:t>
      </w:r>
      <w:proofErr w:type="gramStart"/>
      <w:r w:rsidRPr="006F30FD">
        <w:rPr>
          <w:rFonts w:ascii="Segoe UI" w:eastAsia="Times New Roman" w:hAnsi="Segoe UI" w:cs="Segoe UI"/>
          <w:color w:val="24292E"/>
          <w:sz w:val="24"/>
          <w:szCs w:val="24"/>
          <w:lang w:eastAsia="en-GB"/>
        </w:rPr>
        <w:t>feet</w:t>
      </w:r>
      <w:proofErr w:type="gramEnd"/>
      <w:r w:rsidRPr="006F30FD">
        <w:rPr>
          <w:rFonts w:ascii="Segoe UI" w:eastAsia="Times New Roman" w:hAnsi="Segoe UI" w:cs="Segoe UI"/>
          <w:color w:val="24292E"/>
          <w:sz w:val="24"/>
          <w:szCs w:val="24"/>
          <w:lang w:eastAsia="en-GB"/>
        </w:rPr>
        <w:t xml:space="preserve"> and idly tidied my room. I glanced occasionally at my phone, willing it to make a sweet Apple notification sound. "Come on phone, do something!", I said. I repetitively walked over to check, nothing. "Elle, why? Why don’t you respond?", I said. I checked the time. 2 minutes had passed. I felt suicidal. Anger took hold. I began turning the air blue. "F*ck it, I didn’t like you anyway", I said loudly. At that moment, the phone buzzed.</w:t>
      </w:r>
    </w:p>
    <w:p w14:paraId="3B4C5905"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I swooped down on the phone like a peregrine falcon snatching an unexpecting pigeon. My heart was in my throat. I looked away. It was difficult to bring myself to reading the reply. A plethora of ‘What ifs…?’ filled my mind. I tried to second guess what the text could be. I unlocked the phone, opened one </w:t>
      </w:r>
      <w:proofErr w:type="gramStart"/>
      <w:r w:rsidRPr="006F30FD">
        <w:rPr>
          <w:rFonts w:ascii="Segoe UI" w:eastAsia="Times New Roman" w:hAnsi="Segoe UI" w:cs="Segoe UI"/>
          <w:color w:val="24292E"/>
          <w:sz w:val="24"/>
          <w:szCs w:val="24"/>
          <w:lang w:eastAsia="en-GB"/>
        </w:rPr>
        <w:t>eye</w:t>
      </w:r>
      <w:proofErr w:type="gramEnd"/>
      <w:r w:rsidRPr="006F30FD">
        <w:rPr>
          <w:rFonts w:ascii="Segoe UI" w:eastAsia="Times New Roman" w:hAnsi="Segoe UI" w:cs="Segoe UI"/>
          <w:color w:val="24292E"/>
          <w:sz w:val="24"/>
          <w:szCs w:val="24"/>
          <w:lang w:eastAsia="en-GB"/>
        </w:rPr>
        <w:t xml:space="preserve"> and cautiously read the first sentence. "Hey Dave, it was good to meet you too…". It felt like I had passed an </w:t>
      </w:r>
      <w:proofErr w:type="spellStart"/>
      <w:r w:rsidRPr="006F30FD">
        <w:rPr>
          <w:rFonts w:ascii="Segoe UI" w:eastAsia="Times New Roman" w:hAnsi="Segoe UI" w:cs="Segoe UI"/>
          <w:color w:val="24292E"/>
          <w:sz w:val="24"/>
          <w:szCs w:val="24"/>
          <w:lang w:eastAsia="en-GB"/>
        </w:rPr>
        <w:t>extremly</w:t>
      </w:r>
      <w:proofErr w:type="spellEnd"/>
      <w:r w:rsidRPr="006F30FD">
        <w:rPr>
          <w:rFonts w:ascii="Segoe UI" w:eastAsia="Times New Roman" w:hAnsi="Segoe UI" w:cs="Segoe UI"/>
          <w:color w:val="24292E"/>
          <w:sz w:val="24"/>
          <w:szCs w:val="24"/>
          <w:lang w:eastAsia="en-GB"/>
        </w:rPr>
        <w:t xml:space="preserve"> difficult exam. I leapt from my bed, punched the air with joy and shouted "yes, yes, yes". I was happy to leave my thoughts there but remembered there were still several sentences to read. I tentatively returned. "It would be great to hear more about your trip. </w:t>
      </w:r>
      <w:proofErr w:type="gramStart"/>
      <w:r w:rsidRPr="006F30FD">
        <w:rPr>
          <w:rFonts w:ascii="Segoe UI" w:eastAsia="Times New Roman" w:hAnsi="Segoe UI" w:cs="Segoe UI"/>
          <w:color w:val="24292E"/>
          <w:sz w:val="24"/>
          <w:szCs w:val="24"/>
          <w:lang w:eastAsia="en-GB"/>
        </w:rPr>
        <w:t>I’m</w:t>
      </w:r>
      <w:proofErr w:type="gramEnd"/>
      <w:r w:rsidRPr="006F30FD">
        <w:rPr>
          <w:rFonts w:ascii="Segoe UI" w:eastAsia="Times New Roman" w:hAnsi="Segoe UI" w:cs="Segoe UI"/>
          <w:color w:val="24292E"/>
          <w:sz w:val="24"/>
          <w:szCs w:val="24"/>
          <w:lang w:eastAsia="en-GB"/>
        </w:rPr>
        <w:t xml:space="preserve"> busy with studies over the next couple of days. </w:t>
      </w:r>
      <w:proofErr w:type="gramStart"/>
      <w:r w:rsidRPr="006F30FD">
        <w:rPr>
          <w:rFonts w:ascii="Segoe UI" w:eastAsia="Times New Roman" w:hAnsi="Segoe UI" w:cs="Segoe UI"/>
          <w:color w:val="24292E"/>
          <w:sz w:val="24"/>
          <w:szCs w:val="24"/>
          <w:lang w:eastAsia="en-GB"/>
        </w:rPr>
        <w:t>I’m</w:t>
      </w:r>
      <w:proofErr w:type="gramEnd"/>
      <w:r w:rsidRPr="006F30FD">
        <w:rPr>
          <w:rFonts w:ascii="Segoe UI" w:eastAsia="Times New Roman" w:hAnsi="Segoe UI" w:cs="Segoe UI"/>
          <w:color w:val="24292E"/>
          <w:sz w:val="24"/>
          <w:szCs w:val="24"/>
          <w:lang w:eastAsia="en-GB"/>
        </w:rPr>
        <w:t xml:space="preserve"> free Saturday evening? Elle x." Was that a kiss crafted at the end of the sentence? She loves me, she really loves me. Bloody hell.</w:t>
      </w:r>
    </w:p>
    <w:p w14:paraId="7AFFFA91"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I wanted to reply immediately, but there was a chance she would sense my desperation and ignore me. I had to be cool. Breathe, wait, think, text. I held my desperation for 5 minutes and began crafting my response. "Sounds great. </w:t>
      </w:r>
      <w:proofErr w:type="gramStart"/>
      <w:r w:rsidRPr="006F30FD">
        <w:rPr>
          <w:rFonts w:ascii="Segoe UI" w:eastAsia="Times New Roman" w:hAnsi="Segoe UI" w:cs="Segoe UI"/>
          <w:color w:val="24292E"/>
          <w:sz w:val="24"/>
          <w:szCs w:val="24"/>
          <w:lang w:eastAsia="en-GB"/>
        </w:rPr>
        <w:t>I’m</w:t>
      </w:r>
      <w:proofErr w:type="gramEnd"/>
      <w:r w:rsidRPr="006F30FD">
        <w:rPr>
          <w:rFonts w:ascii="Segoe UI" w:eastAsia="Times New Roman" w:hAnsi="Segoe UI" w:cs="Segoe UI"/>
          <w:color w:val="24292E"/>
          <w:sz w:val="24"/>
          <w:szCs w:val="24"/>
          <w:lang w:eastAsia="en-GB"/>
        </w:rPr>
        <w:t xml:space="preserve"> currently living over in Manly. Happy to head your way if its more convenient. </w:t>
      </w:r>
      <w:proofErr w:type="gramStart"/>
      <w:r w:rsidRPr="006F30FD">
        <w:rPr>
          <w:rFonts w:ascii="Segoe UI" w:eastAsia="Times New Roman" w:hAnsi="Segoe UI" w:cs="Segoe UI"/>
          <w:color w:val="24292E"/>
          <w:sz w:val="24"/>
          <w:szCs w:val="24"/>
          <w:lang w:eastAsia="en-GB"/>
        </w:rPr>
        <w:t>Let’s</w:t>
      </w:r>
      <w:proofErr w:type="gramEnd"/>
      <w:r w:rsidRPr="006F30FD">
        <w:rPr>
          <w:rFonts w:ascii="Segoe UI" w:eastAsia="Times New Roman" w:hAnsi="Segoe UI" w:cs="Segoe UI"/>
          <w:color w:val="24292E"/>
          <w:sz w:val="24"/>
          <w:szCs w:val="24"/>
          <w:lang w:eastAsia="en-GB"/>
        </w:rPr>
        <w:t xml:space="preserve"> meet at a bar over at Circular Quay. How does 7:00pm sound?", sent. It felt like the interview stages of a new job. I had passed the dating stage 1 and was happily progressing to stage 2. I pondered my chances of getting to the final stages.</w:t>
      </w:r>
    </w:p>
    <w:p w14:paraId="493C8024"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My earliest memories of sex were odd. Before I reached the age of 10, I got an unexplainable pleasure from sliding up and down metal poles. I remember my first </w:t>
      </w:r>
      <w:r w:rsidRPr="006F30FD">
        <w:rPr>
          <w:rFonts w:ascii="Segoe UI" w:eastAsia="Times New Roman" w:hAnsi="Segoe UI" w:cs="Segoe UI"/>
          <w:color w:val="24292E"/>
          <w:sz w:val="24"/>
          <w:szCs w:val="24"/>
          <w:lang w:eastAsia="en-GB"/>
        </w:rPr>
        <w:lastRenderedPageBreak/>
        <w:t>erection. I was watching music TV show Top of the Pops. A seductive 80s female Italian pop star overwhelmed my senses.</w:t>
      </w:r>
    </w:p>
    <w:p w14:paraId="310CBB79"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As a young teen going through puberty, I had an erection regularly. My penis </w:t>
      </w:r>
      <w:proofErr w:type="spellStart"/>
      <w:r w:rsidRPr="006F30FD">
        <w:rPr>
          <w:rFonts w:ascii="Segoe UI" w:eastAsia="Times New Roman" w:hAnsi="Segoe UI" w:cs="Segoe UI"/>
          <w:color w:val="24292E"/>
          <w:sz w:val="24"/>
          <w:szCs w:val="24"/>
          <w:lang w:eastAsia="en-GB"/>
        </w:rPr>
        <w:t>stoof</w:t>
      </w:r>
      <w:proofErr w:type="spellEnd"/>
      <w:r w:rsidRPr="006F30FD">
        <w:rPr>
          <w:rFonts w:ascii="Segoe UI" w:eastAsia="Times New Roman" w:hAnsi="Segoe UI" w:cs="Segoe UI"/>
          <w:color w:val="24292E"/>
          <w:sz w:val="24"/>
          <w:szCs w:val="24"/>
          <w:lang w:eastAsia="en-GB"/>
        </w:rPr>
        <w:t xml:space="preserve"> to attention first thing in the morning, during the car journey to school, during class and on the walk home. I never doubted my sexuality. I had a socially acceptable attraction to females. I was obsessed by women with large breasts, who looked like my mother. But I never thought of my mom as being attractive. Nor a person I respected. I respected strong, masculine figures. My dad and Arnold </w:t>
      </w:r>
      <w:proofErr w:type="spellStart"/>
      <w:r w:rsidRPr="006F30FD">
        <w:rPr>
          <w:rFonts w:ascii="Segoe UI" w:eastAsia="Times New Roman" w:hAnsi="Segoe UI" w:cs="Segoe UI"/>
          <w:color w:val="24292E"/>
          <w:sz w:val="24"/>
          <w:szCs w:val="24"/>
          <w:lang w:eastAsia="en-GB"/>
        </w:rPr>
        <w:t>Scwarzenneger</w:t>
      </w:r>
      <w:proofErr w:type="spellEnd"/>
      <w:r w:rsidRPr="006F30FD">
        <w:rPr>
          <w:rFonts w:ascii="Segoe UI" w:eastAsia="Times New Roman" w:hAnsi="Segoe UI" w:cs="Segoe UI"/>
          <w:color w:val="24292E"/>
          <w:sz w:val="24"/>
          <w:szCs w:val="24"/>
          <w:lang w:eastAsia="en-GB"/>
        </w:rPr>
        <w:t xml:space="preserve"> were my idols. I socially distanced myself from women. I was shy, I </w:t>
      </w:r>
      <w:proofErr w:type="gramStart"/>
      <w:r w:rsidRPr="006F30FD">
        <w:rPr>
          <w:rFonts w:ascii="Segoe UI" w:eastAsia="Times New Roman" w:hAnsi="Segoe UI" w:cs="Segoe UI"/>
          <w:color w:val="24292E"/>
          <w:sz w:val="24"/>
          <w:szCs w:val="24"/>
          <w:lang w:eastAsia="en-GB"/>
        </w:rPr>
        <w:t>didn’t</w:t>
      </w:r>
      <w:proofErr w:type="gramEnd"/>
      <w:r w:rsidRPr="006F30FD">
        <w:rPr>
          <w:rFonts w:ascii="Segoe UI" w:eastAsia="Times New Roman" w:hAnsi="Segoe UI" w:cs="Segoe UI"/>
          <w:color w:val="24292E"/>
          <w:sz w:val="24"/>
          <w:szCs w:val="24"/>
          <w:lang w:eastAsia="en-GB"/>
        </w:rPr>
        <w:t xml:space="preserve"> understand them and didn’t have the courage to bridge the social gap.</w:t>
      </w:r>
    </w:p>
    <w:p w14:paraId="5080D4FE"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In my high school and college years I masturbated to mental images of sexually mature women from school. It became an obsession. I </w:t>
      </w:r>
      <w:proofErr w:type="gramStart"/>
      <w:r w:rsidRPr="006F30FD">
        <w:rPr>
          <w:rFonts w:ascii="Segoe UI" w:eastAsia="Times New Roman" w:hAnsi="Segoe UI" w:cs="Segoe UI"/>
          <w:color w:val="24292E"/>
          <w:sz w:val="24"/>
          <w:szCs w:val="24"/>
          <w:lang w:eastAsia="en-GB"/>
        </w:rPr>
        <w:t>didn’t</w:t>
      </w:r>
      <w:proofErr w:type="gramEnd"/>
      <w:r w:rsidRPr="006F30FD">
        <w:rPr>
          <w:rFonts w:ascii="Segoe UI" w:eastAsia="Times New Roman" w:hAnsi="Segoe UI" w:cs="Segoe UI"/>
          <w:color w:val="24292E"/>
          <w:sz w:val="24"/>
          <w:szCs w:val="24"/>
          <w:lang w:eastAsia="en-GB"/>
        </w:rPr>
        <w:t xml:space="preserve"> realise what impact this obsession was having on my mental health. My interactions with women became healthier on starting my first job as a shop assistant. There were lots of female staff members. My social intelligence improved. Slowly I began appreciation women as equals. However, my job did little to stop my masturbation habits.</w:t>
      </w:r>
    </w:p>
    <w:p w14:paraId="7977EB69"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In my 20s I began to mature sexually. I believed I was heterosexual. How could a person who masturbated to images of women not be? However, I felt an attraction to men. I could not deny that feeling. The thought of exploring that desire sexually made me feel uncomfortable. With all men that I got along with and found attractive, I never desired sex. I questioned if I was gay, </w:t>
      </w:r>
      <w:proofErr w:type="gramStart"/>
      <w:r w:rsidRPr="006F30FD">
        <w:rPr>
          <w:rFonts w:ascii="Segoe UI" w:eastAsia="Times New Roman" w:hAnsi="Segoe UI" w:cs="Segoe UI"/>
          <w:color w:val="24292E"/>
          <w:sz w:val="24"/>
          <w:szCs w:val="24"/>
          <w:lang w:eastAsia="en-GB"/>
        </w:rPr>
        <w:t>straight</w:t>
      </w:r>
      <w:proofErr w:type="gramEnd"/>
      <w:r w:rsidRPr="006F30FD">
        <w:rPr>
          <w:rFonts w:ascii="Segoe UI" w:eastAsia="Times New Roman" w:hAnsi="Segoe UI" w:cs="Segoe UI"/>
          <w:color w:val="24292E"/>
          <w:sz w:val="24"/>
          <w:szCs w:val="24"/>
          <w:lang w:eastAsia="en-GB"/>
        </w:rPr>
        <w:t xml:space="preserve"> or bi-sexual? Googles answer is great, "you are not alone in questioning your sexual orientation" i.e., </w:t>
      </w:r>
      <w:proofErr w:type="gramStart"/>
      <w:r w:rsidRPr="006F30FD">
        <w:rPr>
          <w:rFonts w:ascii="Segoe UI" w:eastAsia="Times New Roman" w:hAnsi="Segoe UI" w:cs="Segoe UI"/>
          <w:color w:val="24292E"/>
          <w:sz w:val="24"/>
          <w:szCs w:val="24"/>
          <w:lang w:eastAsia="en-GB"/>
        </w:rPr>
        <w:t>it's</w:t>
      </w:r>
      <w:proofErr w:type="gramEnd"/>
      <w:r w:rsidRPr="006F30FD">
        <w:rPr>
          <w:rFonts w:ascii="Segoe UI" w:eastAsia="Times New Roman" w:hAnsi="Segoe UI" w:cs="Segoe UI"/>
          <w:color w:val="24292E"/>
          <w:sz w:val="24"/>
          <w:szCs w:val="24"/>
          <w:lang w:eastAsia="en-GB"/>
        </w:rPr>
        <w:t xml:space="preserve"> complicated.</w:t>
      </w:r>
    </w:p>
    <w:p w14:paraId="088F24DE"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I had no long-term partnership experience prior to meeting Elle. I arrived at Circular Quay, having spent the best part of half an hour commuting across the Sydney Harbour Head. As I walked across the square, I felt nervous. 'Should I bail?', my inner voice said. A ridiculous thought given I was showered, smartly </w:t>
      </w:r>
      <w:proofErr w:type="gramStart"/>
      <w:r w:rsidRPr="006F30FD">
        <w:rPr>
          <w:rFonts w:ascii="Segoe UI" w:eastAsia="Times New Roman" w:hAnsi="Segoe UI" w:cs="Segoe UI"/>
          <w:color w:val="24292E"/>
          <w:sz w:val="24"/>
          <w:szCs w:val="24"/>
          <w:lang w:eastAsia="en-GB"/>
        </w:rPr>
        <w:t>dressed</w:t>
      </w:r>
      <w:proofErr w:type="gramEnd"/>
      <w:r w:rsidRPr="006F30FD">
        <w:rPr>
          <w:rFonts w:ascii="Segoe UI" w:eastAsia="Times New Roman" w:hAnsi="Segoe UI" w:cs="Segoe UI"/>
          <w:color w:val="24292E"/>
          <w:sz w:val="24"/>
          <w:szCs w:val="24"/>
          <w:lang w:eastAsia="en-GB"/>
        </w:rPr>
        <w:t xml:space="preserve"> and feeling positive. Elle chose the meet up point, a pub with outside seating. Again, I racked my brain as to her appearance It had been over a month. The memory of her in the darkened Italian restaurant had faded significantly. Was she attractive? What did we talk about? I had a social plan of attack. If the chat </w:t>
      </w:r>
      <w:proofErr w:type="gramStart"/>
      <w:r w:rsidRPr="006F30FD">
        <w:rPr>
          <w:rFonts w:ascii="Segoe UI" w:eastAsia="Times New Roman" w:hAnsi="Segoe UI" w:cs="Segoe UI"/>
          <w:color w:val="24292E"/>
          <w:sz w:val="24"/>
          <w:szCs w:val="24"/>
          <w:lang w:eastAsia="en-GB"/>
        </w:rPr>
        <w:t>didn’t</w:t>
      </w:r>
      <w:proofErr w:type="gramEnd"/>
      <w:r w:rsidRPr="006F30FD">
        <w:rPr>
          <w:rFonts w:ascii="Segoe UI" w:eastAsia="Times New Roman" w:hAnsi="Segoe UI" w:cs="Segoe UI"/>
          <w:color w:val="24292E"/>
          <w:sz w:val="24"/>
          <w:szCs w:val="24"/>
          <w:lang w:eastAsia="en-GB"/>
        </w:rPr>
        <w:t xml:space="preserve"> flow, I would talk about the Oz Experience. Were my holiday stories going to impress her? I felt optimistic.</w:t>
      </w:r>
    </w:p>
    <w:p w14:paraId="768606BA"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As I approached the pub’s outdoor seating area, I instantly recognised her, but she </w:t>
      </w:r>
      <w:proofErr w:type="gramStart"/>
      <w:r w:rsidRPr="006F30FD">
        <w:rPr>
          <w:rFonts w:ascii="Segoe UI" w:eastAsia="Times New Roman" w:hAnsi="Segoe UI" w:cs="Segoe UI"/>
          <w:color w:val="24292E"/>
          <w:sz w:val="24"/>
          <w:szCs w:val="24"/>
          <w:lang w:eastAsia="en-GB"/>
        </w:rPr>
        <w:t>hadn't</w:t>
      </w:r>
      <w:proofErr w:type="gramEnd"/>
      <w:r w:rsidRPr="006F30FD">
        <w:rPr>
          <w:rFonts w:ascii="Segoe UI" w:eastAsia="Times New Roman" w:hAnsi="Segoe UI" w:cs="Segoe UI"/>
          <w:color w:val="24292E"/>
          <w:sz w:val="24"/>
          <w:szCs w:val="24"/>
          <w:lang w:eastAsia="en-GB"/>
        </w:rPr>
        <w:t xml:space="preserve"> seen me yet. Thankfully, she was the only white, 20-something looking female. She looked prettier than I remembered. I watched her glance to her right, taking a vacant look into the bright space of the harbour. I nervously approached her table, </w:t>
      </w:r>
      <w:proofErr w:type="gramStart"/>
      <w:r w:rsidRPr="006F30FD">
        <w:rPr>
          <w:rFonts w:ascii="Segoe UI" w:eastAsia="Times New Roman" w:hAnsi="Segoe UI" w:cs="Segoe UI"/>
          <w:color w:val="24292E"/>
          <w:sz w:val="24"/>
          <w:szCs w:val="24"/>
          <w:lang w:eastAsia="en-GB"/>
        </w:rPr>
        <w:t>smiled</w:t>
      </w:r>
      <w:proofErr w:type="gramEnd"/>
      <w:r w:rsidRPr="006F30FD">
        <w:rPr>
          <w:rFonts w:ascii="Segoe UI" w:eastAsia="Times New Roman" w:hAnsi="Segoe UI" w:cs="Segoe UI"/>
          <w:color w:val="24292E"/>
          <w:sz w:val="24"/>
          <w:szCs w:val="24"/>
          <w:lang w:eastAsia="en-GB"/>
        </w:rPr>
        <w:t xml:space="preserve"> and tried to get eye contact. She recognised me. Her face lit up, a smile beaming across it. She got out of her seat and gave me a hug with the warmth one would give to an old acquaintance. I was happy and surprised to be greeted in such a fashion. We both sat down at opposite ends of the 4-seater, medium sized table. I </w:t>
      </w:r>
      <w:r w:rsidRPr="006F30FD">
        <w:rPr>
          <w:rFonts w:ascii="Segoe UI" w:eastAsia="Times New Roman" w:hAnsi="Segoe UI" w:cs="Segoe UI"/>
          <w:color w:val="24292E"/>
          <w:sz w:val="24"/>
          <w:szCs w:val="24"/>
          <w:lang w:eastAsia="en-GB"/>
        </w:rPr>
        <w:lastRenderedPageBreak/>
        <w:t>looked at Elle’s half full glass of cordial and asked if she wanted another. She took a large sip through the colourful straw. "Yeah, okay, lemon and lime cordial please. I need to study all-day tomorrow. I can’t drink tonight", she said. "Right, lemon and lime cordial it is", I repeated.</w:t>
      </w:r>
    </w:p>
    <w:p w14:paraId="0EBD029D"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I entered the bar and looked at the blackboard behind the bar attendant. The sign read "Mondays-Thursdays, 6-8pm, $4 schooners of VB". There was another sign beside that, "Mondays-Thursdays, 6-8pm, Steak and Chips for $10". I made a mental note of the future dinner choice. The drinks offer was one I </w:t>
      </w:r>
      <w:proofErr w:type="gramStart"/>
      <w:r w:rsidRPr="006F30FD">
        <w:rPr>
          <w:rFonts w:ascii="Segoe UI" w:eastAsia="Times New Roman" w:hAnsi="Segoe UI" w:cs="Segoe UI"/>
          <w:color w:val="24292E"/>
          <w:sz w:val="24"/>
          <w:szCs w:val="24"/>
          <w:lang w:eastAsia="en-GB"/>
        </w:rPr>
        <w:t>couldn’t</w:t>
      </w:r>
      <w:proofErr w:type="gramEnd"/>
      <w:r w:rsidRPr="006F30FD">
        <w:rPr>
          <w:rFonts w:ascii="Segoe UI" w:eastAsia="Times New Roman" w:hAnsi="Segoe UI" w:cs="Segoe UI"/>
          <w:color w:val="24292E"/>
          <w:sz w:val="24"/>
          <w:szCs w:val="24"/>
          <w:lang w:eastAsia="en-GB"/>
        </w:rPr>
        <w:t xml:space="preserve"> refuse at that moment. Elle chose the venue to suit her student finances. I </w:t>
      </w:r>
      <w:proofErr w:type="gramStart"/>
      <w:r w:rsidRPr="006F30FD">
        <w:rPr>
          <w:rFonts w:ascii="Segoe UI" w:eastAsia="Times New Roman" w:hAnsi="Segoe UI" w:cs="Segoe UI"/>
          <w:color w:val="24292E"/>
          <w:sz w:val="24"/>
          <w:szCs w:val="24"/>
          <w:lang w:eastAsia="en-GB"/>
        </w:rPr>
        <w:t>couldn’t</w:t>
      </w:r>
      <w:proofErr w:type="gramEnd"/>
      <w:r w:rsidRPr="006F30FD">
        <w:rPr>
          <w:rFonts w:ascii="Segoe UI" w:eastAsia="Times New Roman" w:hAnsi="Segoe UI" w:cs="Segoe UI"/>
          <w:color w:val="24292E"/>
          <w:sz w:val="24"/>
          <w:szCs w:val="24"/>
          <w:lang w:eastAsia="en-GB"/>
        </w:rPr>
        <w:t xml:space="preserve"> complain. The pub suited my wallet too. Having spent a fortune on my recent holiday. I returned to our outdoor table with drinks in hand.</w:t>
      </w:r>
    </w:p>
    <w:p w14:paraId="0419EA06"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I wondered when I should bring out the holiday stories. Not being a person to drive conversation, it was Ella that did the talking. She asked, in a heartfelt tone, "how are you?". She excitedly followed the question with, "what was your holiday like?". I had forgotten I had texted her during my trip. I found Elle’s commanding voice very attractive. I was captivated by her </w:t>
      </w:r>
      <w:proofErr w:type="spellStart"/>
      <w:r w:rsidRPr="006F30FD">
        <w:rPr>
          <w:rFonts w:ascii="Segoe UI" w:eastAsia="Times New Roman" w:hAnsi="Segoe UI" w:cs="Segoe UI"/>
          <w:color w:val="24292E"/>
          <w:sz w:val="24"/>
          <w:szCs w:val="24"/>
          <w:lang w:eastAsia="en-GB"/>
        </w:rPr>
        <w:t>sparkley</w:t>
      </w:r>
      <w:proofErr w:type="spellEnd"/>
      <w:r w:rsidRPr="006F30FD">
        <w:rPr>
          <w:rFonts w:ascii="Segoe UI" w:eastAsia="Times New Roman" w:hAnsi="Segoe UI" w:cs="Segoe UI"/>
          <w:color w:val="24292E"/>
          <w:sz w:val="24"/>
          <w:szCs w:val="24"/>
          <w:lang w:eastAsia="en-GB"/>
        </w:rPr>
        <w:t xml:space="preserve"> eyes and cute button nose. I replied, "I’m good. The holiday was brill.". I began talking about the Oz Experience. I started with stories of Fraser Island. She corrected my phonetics "it’s Frays-er Island, not </w:t>
      </w:r>
      <w:proofErr w:type="spellStart"/>
      <w:r w:rsidRPr="006F30FD">
        <w:rPr>
          <w:rFonts w:ascii="Segoe UI" w:eastAsia="Times New Roman" w:hAnsi="Segoe UI" w:cs="Segoe UI"/>
          <w:color w:val="24292E"/>
          <w:sz w:val="24"/>
          <w:szCs w:val="24"/>
          <w:lang w:eastAsia="en-GB"/>
        </w:rPr>
        <w:t>Frayz</w:t>
      </w:r>
      <w:proofErr w:type="spellEnd"/>
      <w:r w:rsidRPr="006F30FD">
        <w:rPr>
          <w:rFonts w:ascii="Segoe UI" w:eastAsia="Times New Roman" w:hAnsi="Segoe UI" w:cs="Segoe UI"/>
          <w:color w:val="24292E"/>
          <w:sz w:val="24"/>
          <w:szCs w:val="24"/>
          <w:lang w:eastAsia="en-GB"/>
        </w:rPr>
        <w:t xml:space="preserve">-your island." Like all good Englishman did, I </w:t>
      </w:r>
      <w:proofErr w:type="spellStart"/>
      <w:r w:rsidRPr="006F30FD">
        <w:rPr>
          <w:rFonts w:ascii="Segoe UI" w:eastAsia="Times New Roman" w:hAnsi="Segoe UI" w:cs="Segoe UI"/>
          <w:color w:val="24292E"/>
          <w:sz w:val="24"/>
          <w:szCs w:val="24"/>
          <w:lang w:eastAsia="en-GB"/>
        </w:rPr>
        <w:t>apologied</w:t>
      </w:r>
      <w:proofErr w:type="spellEnd"/>
      <w:r w:rsidRPr="006F30FD">
        <w:rPr>
          <w:rFonts w:ascii="Segoe UI" w:eastAsia="Times New Roman" w:hAnsi="Segoe UI" w:cs="Segoe UI"/>
          <w:color w:val="24292E"/>
          <w:sz w:val="24"/>
          <w:szCs w:val="24"/>
          <w:lang w:eastAsia="en-GB"/>
        </w:rPr>
        <w:t xml:space="preserve">. I </w:t>
      </w:r>
      <w:proofErr w:type="gramStart"/>
      <w:r w:rsidRPr="006F30FD">
        <w:rPr>
          <w:rFonts w:ascii="Segoe UI" w:eastAsia="Times New Roman" w:hAnsi="Segoe UI" w:cs="Segoe UI"/>
          <w:color w:val="24292E"/>
          <w:sz w:val="24"/>
          <w:szCs w:val="24"/>
          <w:lang w:eastAsia="en-GB"/>
        </w:rPr>
        <w:t>continued,</w:t>
      </w:r>
      <w:proofErr w:type="gramEnd"/>
      <w:r w:rsidRPr="006F30FD">
        <w:rPr>
          <w:rFonts w:ascii="Segoe UI" w:eastAsia="Times New Roman" w:hAnsi="Segoe UI" w:cs="Segoe UI"/>
          <w:color w:val="24292E"/>
          <w:sz w:val="24"/>
          <w:szCs w:val="24"/>
          <w:lang w:eastAsia="en-GB"/>
        </w:rPr>
        <w:t xml:space="preserve"> excerpts included:</w:t>
      </w:r>
    </w:p>
    <w:p w14:paraId="7133A95D" w14:textId="77777777" w:rsidR="006F30FD" w:rsidRPr="006F30FD" w:rsidRDefault="006F30FD" w:rsidP="006F30FD">
      <w:pPr>
        <w:numPr>
          <w:ilvl w:val="0"/>
          <w:numId w:val="20"/>
        </w:numPr>
        <w:shd w:val="clear" w:color="auto" w:fill="FFFFFF"/>
        <w:spacing w:before="100" w:beforeAutospacing="1"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"It's the largest sand island in the world, "</w:t>
      </w:r>
    </w:p>
    <w:p w14:paraId="65F55609" w14:textId="77777777" w:rsidR="006F30FD" w:rsidRPr="006F30FD" w:rsidRDefault="006F30FD" w:rsidP="006F30FD">
      <w:pPr>
        <w:numPr>
          <w:ilvl w:val="0"/>
          <w:numId w:val="20"/>
        </w:numPr>
        <w:shd w:val="clear" w:color="auto" w:fill="FFFFFF"/>
        <w:spacing w:before="60"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"The bus driver drove this close to the trees."</w:t>
      </w:r>
    </w:p>
    <w:p w14:paraId="0FF27DDA" w14:textId="77777777" w:rsidR="006F30FD" w:rsidRPr="006F30FD" w:rsidRDefault="006F30FD" w:rsidP="006F30FD">
      <w:pPr>
        <w:numPr>
          <w:ilvl w:val="0"/>
          <w:numId w:val="20"/>
        </w:numPr>
        <w:shd w:val="clear" w:color="auto" w:fill="FFFFFF"/>
        <w:spacing w:before="60"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"The bi-plane pilot didn’t even bother looking out the window."</w:t>
      </w:r>
    </w:p>
    <w:p w14:paraId="64D2BADB"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Elle was captivated. Time had flown by. Elle was looking at her watch signalling that she had to get back home to finish her studies. I looked at my empty glass of beer and was happily to see an end to proceedings. I kissed her goodnight and began walking back to the Manly ferry. My chest was </w:t>
      </w:r>
      <w:proofErr w:type="gramStart"/>
      <w:r w:rsidRPr="006F30FD">
        <w:rPr>
          <w:rFonts w:ascii="Segoe UI" w:eastAsia="Times New Roman" w:hAnsi="Segoe UI" w:cs="Segoe UI"/>
          <w:color w:val="24292E"/>
          <w:sz w:val="24"/>
          <w:szCs w:val="24"/>
          <w:lang w:eastAsia="en-GB"/>
        </w:rPr>
        <w:t>out</w:t>
      </w:r>
      <w:proofErr w:type="gramEnd"/>
      <w:r w:rsidRPr="006F30FD">
        <w:rPr>
          <w:rFonts w:ascii="Segoe UI" w:eastAsia="Times New Roman" w:hAnsi="Segoe UI" w:cs="Segoe UI"/>
          <w:color w:val="24292E"/>
          <w:sz w:val="24"/>
          <w:szCs w:val="24"/>
          <w:lang w:eastAsia="en-GB"/>
        </w:rPr>
        <w:t xml:space="preserve"> and head held high. I felt confident I would see her again.</w:t>
      </w:r>
    </w:p>
    <w:p w14:paraId="03575946"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Over the next weeks my relationship with Elle began to develop. I texted her constantly. This </w:t>
      </w:r>
      <w:proofErr w:type="gramStart"/>
      <w:r w:rsidRPr="006F30FD">
        <w:rPr>
          <w:rFonts w:ascii="Segoe UI" w:eastAsia="Times New Roman" w:hAnsi="Segoe UI" w:cs="Segoe UI"/>
          <w:color w:val="24292E"/>
          <w:sz w:val="24"/>
          <w:szCs w:val="24"/>
          <w:lang w:eastAsia="en-GB"/>
        </w:rPr>
        <w:t>wasn’t</w:t>
      </w:r>
      <w:proofErr w:type="gramEnd"/>
      <w:r w:rsidRPr="006F30FD">
        <w:rPr>
          <w:rFonts w:ascii="Segoe UI" w:eastAsia="Times New Roman" w:hAnsi="Segoe UI" w:cs="Segoe UI"/>
          <w:color w:val="24292E"/>
          <w:sz w:val="24"/>
          <w:szCs w:val="24"/>
          <w:lang w:eastAsia="en-GB"/>
        </w:rPr>
        <w:t xml:space="preserve"> so bad outside of work. I </w:t>
      </w:r>
      <w:proofErr w:type="gramStart"/>
      <w:r w:rsidRPr="006F30FD">
        <w:rPr>
          <w:rFonts w:ascii="Segoe UI" w:eastAsia="Times New Roman" w:hAnsi="Segoe UI" w:cs="Segoe UI"/>
          <w:color w:val="24292E"/>
          <w:sz w:val="24"/>
          <w:szCs w:val="24"/>
          <w:lang w:eastAsia="en-GB"/>
        </w:rPr>
        <w:t>didn’t</w:t>
      </w:r>
      <w:proofErr w:type="gramEnd"/>
      <w:r w:rsidRPr="006F30FD">
        <w:rPr>
          <w:rFonts w:ascii="Segoe UI" w:eastAsia="Times New Roman" w:hAnsi="Segoe UI" w:cs="Segoe UI"/>
          <w:color w:val="24292E"/>
          <w:sz w:val="24"/>
          <w:szCs w:val="24"/>
          <w:lang w:eastAsia="en-GB"/>
        </w:rPr>
        <w:t xml:space="preserve"> have a great deal going on in my life other than spending time in the Cole’s cooked meat isle. However, at work, texting was a distraction. Writing computer code requires focus. Switching context from work life to my love life caused the former to suffer. My manager, Daniel, would pop into my section to mock me about the frequency of the text alerts notifications. Dan's interrogation technique was excellent. He would ask, "that your lady friend texting you?". He waited to expose a flaw in your response. He could switch from friend mode to manager mode in a couple of sentences. He often complained to his boss about my lack of productivity. My thoughts at the time were "well, Mr Allam if </w:t>
      </w:r>
      <w:r w:rsidRPr="006F30FD">
        <w:rPr>
          <w:rFonts w:ascii="Segoe UI" w:eastAsia="Times New Roman" w:hAnsi="Segoe UI" w:cs="Segoe UI"/>
          <w:color w:val="24292E"/>
          <w:sz w:val="24"/>
          <w:szCs w:val="24"/>
          <w:lang w:eastAsia="en-GB"/>
        </w:rPr>
        <w:lastRenderedPageBreak/>
        <w:t xml:space="preserve">you stopped </w:t>
      </w:r>
      <w:proofErr w:type="spellStart"/>
      <w:r w:rsidRPr="006F30FD">
        <w:rPr>
          <w:rFonts w:ascii="Segoe UI" w:eastAsia="Times New Roman" w:hAnsi="Segoe UI" w:cs="Segoe UI"/>
          <w:color w:val="24292E"/>
          <w:sz w:val="24"/>
          <w:szCs w:val="24"/>
          <w:lang w:eastAsia="en-GB"/>
        </w:rPr>
        <w:t>f</w:t>
      </w:r>
      <w:r w:rsidRPr="006F30FD">
        <w:rPr>
          <w:rFonts w:ascii="Segoe UI" w:eastAsia="Times New Roman" w:hAnsi="Segoe UI" w:cs="Segoe UI"/>
          <w:i/>
          <w:iCs/>
          <w:color w:val="24292E"/>
          <w:sz w:val="24"/>
          <w:szCs w:val="24"/>
          <w:lang w:eastAsia="en-GB"/>
        </w:rPr>
        <w:t>ck</w:t>
      </w:r>
      <w:r w:rsidRPr="006F30FD">
        <w:rPr>
          <w:rFonts w:ascii="Segoe UI" w:eastAsia="Times New Roman" w:hAnsi="Segoe UI" w:cs="Segoe UI"/>
          <w:color w:val="24292E"/>
          <w:sz w:val="24"/>
          <w:szCs w:val="24"/>
          <w:lang w:eastAsia="en-GB"/>
        </w:rPr>
        <w:t>ng</w:t>
      </w:r>
      <w:proofErr w:type="spellEnd"/>
      <w:r w:rsidRPr="006F30FD">
        <w:rPr>
          <w:rFonts w:ascii="Segoe UI" w:eastAsia="Times New Roman" w:hAnsi="Segoe UI" w:cs="Segoe UI"/>
          <w:color w:val="24292E"/>
          <w:sz w:val="24"/>
          <w:szCs w:val="24"/>
          <w:lang w:eastAsia="en-GB"/>
        </w:rPr>
        <w:t xml:space="preserve"> distracting me, and if Elle could stop sending me texts every 2 minutes, we’d be more likely to meet your deadlines".</w:t>
      </w:r>
    </w:p>
    <w:p w14:paraId="4908939E"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It was easy to befriend Dan. We shared many traits:</w:t>
      </w:r>
    </w:p>
    <w:p w14:paraId="6913EF49" w14:textId="77777777" w:rsidR="006F30FD" w:rsidRPr="006F30FD" w:rsidRDefault="006F30FD" w:rsidP="006F30FD">
      <w:pPr>
        <w:numPr>
          <w:ilvl w:val="0"/>
          <w:numId w:val="21"/>
        </w:numPr>
        <w:shd w:val="clear" w:color="auto" w:fill="FFFFFF"/>
        <w:spacing w:before="100" w:beforeAutospacing="1"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Our Englishness.</w:t>
      </w:r>
    </w:p>
    <w:p w14:paraId="3CCFAA06" w14:textId="77777777" w:rsidR="006F30FD" w:rsidRPr="006F30FD" w:rsidRDefault="006F30FD" w:rsidP="006F30FD">
      <w:pPr>
        <w:numPr>
          <w:ilvl w:val="0"/>
          <w:numId w:val="21"/>
        </w:numPr>
        <w:shd w:val="clear" w:color="auto" w:fill="FFFFFF"/>
        <w:spacing w:before="60"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Sense of humour.</w:t>
      </w:r>
    </w:p>
    <w:p w14:paraId="05BA6E3E" w14:textId="77777777" w:rsidR="006F30FD" w:rsidRPr="006F30FD" w:rsidRDefault="006F30FD" w:rsidP="006F30FD">
      <w:pPr>
        <w:numPr>
          <w:ilvl w:val="0"/>
          <w:numId w:val="21"/>
        </w:numPr>
        <w:shd w:val="clear" w:color="auto" w:fill="FFFFFF"/>
        <w:spacing w:before="60"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Love of the outdoors.</w:t>
      </w:r>
    </w:p>
    <w:p w14:paraId="5C23EDA1" w14:textId="77777777" w:rsidR="006F30FD" w:rsidRPr="006F30FD" w:rsidRDefault="006F30FD" w:rsidP="006F30FD">
      <w:pPr>
        <w:numPr>
          <w:ilvl w:val="0"/>
          <w:numId w:val="21"/>
        </w:numPr>
        <w:shd w:val="clear" w:color="auto" w:fill="FFFFFF"/>
        <w:spacing w:before="60"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An ear for heavy metal music.</w:t>
      </w:r>
    </w:p>
    <w:p w14:paraId="696020AA"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Dan was a rocker in a business suit minus the haircut. He knew Sydney's commercial district well. During lunch times, me and Mr Bradford would follow Dan’s lead. He changed up the food courts we </w:t>
      </w:r>
      <w:proofErr w:type="gramStart"/>
      <w:r w:rsidRPr="006F30FD">
        <w:rPr>
          <w:rFonts w:ascii="Segoe UI" w:eastAsia="Times New Roman" w:hAnsi="Segoe UI" w:cs="Segoe UI"/>
          <w:color w:val="24292E"/>
          <w:sz w:val="24"/>
          <w:szCs w:val="24"/>
          <w:lang w:eastAsia="en-GB"/>
        </w:rPr>
        <w:t>visited, but</w:t>
      </w:r>
      <w:proofErr w:type="gramEnd"/>
      <w:r w:rsidRPr="006F30FD">
        <w:rPr>
          <w:rFonts w:ascii="Segoe UI" w:eastAsia="Times New Roman" w:hAnsi="Segoe UI" w:cs="Segoe UI"/>
          <w:color w:val="24292E"/>
          <w:sz w:val="24"/>
          <w:szCs w:val="24"/>
          <w:lang w:eastAsia="en-GB"/>
        </w:rPr>
        <w:t xml:space="preserve"> kept one place we visited constant. That constant was </w:t>
      </w:r>
      <w:proofErr w:type="spellStart"/>
      <w:r w:rsidRPr="006F30FD">
        <w:rPr>
          <w:rFonts w:ascii="Segoe UI" w:eastAsia="Times New Roman" w:hAnsi="Segoe UI" w:cs="Segoe UI"/>
          <w:color w:val="24292E"/>
          <w:sz w:val="24"/>
          <w:szCs w:val="24"/>
          <w:lang w:eastAsia="en-GB"/>
        </w:rPr>
        <w:t>Allans</w:t>
      </w:r>
      <w:proofErr w:type="spellEnd"/>
      <w:r w:rsidRPr="006F30FD">
        <w:rPr>
          <w:rFonts w:ascii="Segoe UI" w:eastAsia="Times New Roman" w:hAnsi="Segoe UI" w:cs="Segoe UI"/>
          <w:color w:val="24292E"/>
          <w:sz w:val="24"/>
          <w:szCs w:val="24"/>
          <w:lang w:eastAsia="en-GB"/>
        </w:rPr>
        <w:t xml:space="preserve"> + Billy Hyde Music, Sydney's largest music store. Dan had a penchant for the handmade, </w:t>
      </w:r>
      <w:proofErr w:type="spellStart"/>
      <w:r w:rsidRPr="006F30FD">
        <w:rPr>
          <w:rFonts w:ascii="Segoe UI" w:eastAsia="Times New Roman" w:hAnsi="Segoe UI" w:cs="Segoe UI"/>
          <w:color w:val="24292E"/>
          <w:sz w:val="24"/>
          <w:szCs w:val="24"/>
          <w:lang w:eastAsia="en-GB"/>
        </w:rPr>
        <w:t>Maton</w:t>
      </w:r>
      <w:proofErr w:type="spellEnd"/>
      <w:r w:rsidRPr="006F30FD">
        <w:rPr>
          <w:rFonts w:ascii="Segoe UI" w:eastAsia="Times New Roman" w:hAnsi="Segoe UI" w:cs="Segoe UI"/>
          <w:color w:val="24292E"/>
          <w:sz w:val="24"/>
          <w:szCs w:val="24"/>
          <w:lang w:eastAsia="en-GB"/>
        </w:rPr>
        <w:t xml:space="preserve"> acoustic guitar, Australia's best. I favoured electric guitars, especially the Gibson range. Dan tried his best to find a </w:t>
      </w:r>
      <w:proofErr w:type="spellStart"/>
      <w:r w:rsidRPr="006F30FD">
        <w:rPr>
          <w:rFonts w:ascii="Segoe UI" w:eastAsia="Times New Roman" w:hAnsi="Segoe UI" w:cs="Segoe UI"/>
          <w:color w:val="24292E"/>
          <w:sz w:val="24"/>
          <w:szCs w:val="24"/>
          <w:lang w:eastAsia="en-GB"/>
        </w:rPr>
        <w:t>Maton</w:t>
      </w:r>
      <w:proofErr w:type="spellEnd"/>
      <w:r w:rsidRPr="006F30FD">
        <w:rPr>
          <w:rFonts w:ascii="Segoe UI" w:eastAsia="Times New Roman" w:hAnsi="Segoe UI" w:cs="Segoe UI"/>
          <w:color w:val="24292E"/>
          <w:sz w:val="24"/>
          <w:szCs w:val="24"/>
          <w:lang w:eastAsia="en-GB"/>
        </w:rPr>
        <w:t xml:space="preserve"> that </w:t>
      </w:r>
      <w:proofErr w:type="gramStart"/>
      <w:r w:rsidRPr="006F30FD">
        <w:rPr>
          <w:rFonts w:ascii="Segoe UI" w:eastAsia="Times New Roman" w:hAnsi="Segoe UI" w:cs="Segoe UI"/>
          <w:color w:val="24292E"/>
          <w:sz w:val="24"/>
          <w:szCs w:val="24"/>
          <w:lang w:eastAsia="en-GB"/>
        </w:rPr>
        <w:t>wasn’t</w:t>
      </w:r>
      <w:proofErr w:type="gramEnd"/>
      <w:r w:rsidRPr="006F30FD">
        <w:rPr>
          <w:rFonts w:ascii="Segoe UI" w:eastAsia="Times New Roman" w:hAnsi="Segoe UI" w:cs="Segoe UI"/>
          <w:color w:val="24292E"/>
          <w:sz w:val="24"/>
          <w:szCs w:val="24"/>
          <w:lang w:eastAsia="en-GB"/>
        </w:rPr>
        <w:t xml:space="preserve"> secured like Fort Knox (they were very expensive musical instruments). After finding one and a free stool, he would begin finger picking a soft medley. He was in a state of </w:t>
      </w:r>
      <w:proofErr w:type="spellStart"/>
      <w:r w:rsidRPr="006F30FD">
        <w:rPr>
          <w:rFonts w:ascii="Segoe UI" w:eastAsia="Times New Roman" w:hAnsi="Segoe UI" w:cs="Segoe UI"/>
          <w:color w:val="24292E"/>
          <w:sz w:val="24"/>
          <w:szCs w:val="24"/>
          <w:lang w:eastAsia="en-GB"/>
        </w:rPr>
        <w:t>ecstacy</w:t>
      </w:r>
      <w:proofErr w:type="spellEnd"/>
      <w:r w:rsidRPr="006F30FD">
        <w:rPr>
          <w:rFonts w:ascii="Segoe UI" w:eastAsia="Times New Roman" w:hAnsi="Segoe UI" w:cs="Segoe UI"/>
          <w:color w:val="24292E"/>
          <w:sz w:val="24"/>
          <w:szCs w:val="24"/>
          <w:lang w:eastAsia="en-GB"/>
        </w:rPr>
        <w:t>. His senses focussed solely on the music.</w:t>
      </w:r>
    </w:p>
    <w:p w14:paraId="27D1F82B"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When he was in that zen state I would find and play an electric Gibson guitar. All the </w:t>
      </w:r>
      <w:proofErr w:type="gramStart"/>
      <w:r w:rsidRPr="006F30FD">
        <w:rPr>
          <w:rFonts w:ascii="Segoe UI" w:eastAsia="Times New Roman" w:hAnsi="Segoe UI" w:cs="Segoe UI"/>
          <w:color w:val="24292E"/>
          <w:sz w:val="24"/>
          <w:szCs w:val="24"/>
          <w:lang w:eastAsia="en-GB"/>
        </w:rPr>
        <w:t>electric's</w:t>
      </w:r>
      <w:proofErr w:type="gramEnd"/>
      <w:r w:rsidRPr="006F30FD">
        <w:rPr>
          <w:rFonts w:ascii="Segoe UI" w:eastAsia="Times New Roman" w:hAnsi="Segoe UI" w:cs="Segoe UI"/>
          <w:color w:val="24292E"/>
          <w:sz w:val="24"/>
          <w:szCs w:val="24"/>
          <w:lang w:eastAsia="en-GB"/>
        </w:rPr>
        <w:t xml:space="preserve"> were out of tune. Unfortunately, I did not have the ear to tune the guitar manually. I would always </w:t>
      </w:r>
      <w:proofErr w:type="gramStart"/>
      <w:r w:rsidRPr="006F30FD">
        <w:rPr>
          <w:rFonts w:ascii="Segoe UI" w:eastAsia="Times New Roman" w:hAnsi="Segoe UI" w:cs="Segoe UI"/>
          <w:color w:val="24292E"/>
          <w:sz w:val="24"/>
          <w:szCs w:val="24"/>
          <w:lang w:eastAsia="en-GB"/>
        </w:rPr>
        <w:t>began</w:t>
      </w:r>
      <w:proofErr w:type="gramEnd"/>
      <w:r w:rsidRPr="006F30FD">
        <w:rPr>
          <w:rFonts w:ascii="Segoe UI" w:eastAsia="Times New Roman" w:hAnsi="Segoe UI" w:cs="Segoe UI"/>
          <w:color w:val="24292E"/>
          <w:sz w:val="24"/>
          <w:szCs w:val="24"/>
          <w:lang w:eastAsia="en-GB"/>
        </w:rPr>
        <w:t xml:space="preserve"> by playing The Animals classic "House of Rising Sun". As I continued playing, I tried my hand at a song from the band The Smiths. If the lead guitarist, Johnny Marr, were present </w:t>
      </w:r>
      <w:proofErr w:type="gramStart"/>
      <w:r w:rsidRPr="006F30FD">
        <w:rPr>
          <w:rFonts w:ascii="Segoe UI" w:eastAsia="Times New Roman" w:hAnsi="Segoe UI" w:cs="Segoe UI"/>
          <w:color w:val="24292E"/>
          <w:sz w:val="24"/>
          <w:szCs w:val="24"/>
          <w:lang w:eastAsia="en-GB"/>
        </w:rPr>
        <w:t>I'm</w:t>
      </w:r>
      <w:proofErr w:type="gramEnd"/>
      <w:r w:rsidRPr="006F30FD">
        <w:rPr>
          <w:rFonts w:ascii="Segoe UI" w:eastAsia="Times New Roman" w:hAnsi="Segoe UI" w:cs="Segoe UI"/>
          <w:color w:val="24292E"/>
          <w:sz w:val="24"/>
          <w:szCs w:val="24"/>
          <w:lang w:eastAsia="en-GB"/>
        </w:rPr>
        <w:t xml:space="preserve"> sure he would say in a broad Mancunian accent "put that guitar down, you’ve murdered that tune." After Dan removed himself from the </w:t>
      </w:r>
      <w:proofErr w:type="spellStart"/>
      <w:r w:rsidRPr="006F30FD">
        <w:rPr>
          <w:rFonts w:ascii="Segoe UI" w:eastAsia="Times New Roman" w:hAnsi="Segoe UI" w:cs="Segoe UI"/>
          <w:color w:val="24292E"/>
          <w:sz w:val="24"/>
          <w:szCs w:val="24"/>
          <w:lang w:eastAsia="en-GB"/>
        </w:rPr>
        <w:t>Maton’s</w:t>
      </w:r>
      <w:proofErr w:type="spellEnd"/>
      <w:r w:rsidRPr="006F30FD">
        <w:rPr>
          <w:rFonts w:ascii="Segoe UI" w:eastAsia="Times New Roman" w:hAnsi="Segoe UI" w:cs="Segoe UI"/>
          <w:color w:val="24292E"/>
          <w:sz w:val="24"/>
          <w:szCs w:val="24"/>
          <w:lang w:eastAsia="en-GB"/>
        </w:rPr>
        <w:t xml:space="preserve"> heart strings, he would walk over as I switched to my 3rd and final song on the set list, "The Sultans of Swing" by band Dire Straits. My rendition did nothing to doff the cap to the musical artistry of lead guitarist Mark </w:t>
      </w:r>
      <w:proofErr w:type="spellStart"/>
      <w:r w:rsidRPr="006F30FD">
        <w:rPr>
          <w:rFonts w:ascii="Segoe UI" w:eastAsia="Times New Roman" w:hAnsi="Segoe UI" w:cs="Segoe UI"/>
          <w:color w:val="24292E"/>
          <w:sz w:val="24"/>
          <w:szCs w:val="24"/>
          <w:lang w:eastAsia="en-GB"/>
        </w:rPr>
        <w:t>Knopfler</w:t>
      </w:r>
      <w:proofErr w:type="spellEnd"/>
      <w:r w:rsidRPr="006F30FD">
        <w:rPr>
          <w:rFonts w:ascii="Segoe UI" w:eastAsia="Times New Roman" w:hAnsi="Segoe UI" w:cs="Segoe UI"/>
          <w:color w:val="24292E"/>
          <w:sz w:val="24"/>
          <w:szCs w:val="24"/>
          <w:lang w:eastAsia="en-GB"/>
        </w:rPr>
        <w:t>. It was more a gentle nod. Dan, with his husky, base-y tone would say, "Mr Clarke… and the Sultans of Swing. Lovely." I was happy it received his appreciation.</w:t>
      </w:r>
    </w:p>
    <w:p w14:paraId="3D2A5E5E"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The subject of the texts that Elle and I exchanged ranged from idle chit chat to borderline sex chat. When we </w:t>
      </w:r>
      <w:proofErr w:type="gramStart"/>
      <w:r w:rsidRPr="006F30FD">
        <w:rPr>
          <w:rFonts w:ascii="Segoe UI" w:eastAsia="Times New Roman" w:hAnsi="Segoe UI" w:cs="Segoe UI"/>
          <w:color w:val="24292E"/>
          <w:sz w:val="24"/>
          <w:szCs w:val="24"/>
          <w:lang w:eastAsia="en-GB"/>
        </w:rPr>
        <w:t>weren't</w:t>
      </w:r>
      <w:proofErr w:type="gramEnd"/>
      <w:r w:rsidRPr="006F30FD">
        <w:rPr>
          <w:rFonts w:ascii="Segoe UI" w:eastAsia="Times New Roman" w:hAnsi="Segoe UI" w:cs="Segoe UI"/>
          <w:color w:val="24292E"/>
          <w:sz w:val="24"/>
          <w:szCs w:val="24"/>
          <w:lang w:eastAsia="en-GB"/>
        </w:rPr>
        <w:t xml:space="preserve"> sexting (texting using sexually provocative terms), we continued dating. Date three was a visit to Hoyts Cinema in Sydney City Centre. 3D was seeing a resurgence on the big screen. The film of the moment was an epic adventure entitled Avatar. Given it was a 3D film, we were forced to wear 3D Glasses. It was doubly frustrating for four-eyed me, who had to wear the 3D glasses over my ordinary spectacles. It was a great film to take a date to. It had moments of love, </w:t>
      </w:r>
      <w:proofErr w:type="gramStart"/>
      <w:r w:rsidRPr="006F30FD">
        <w:rPr>
          <w:rFonts w:ascii="Segoe UI" w:eastAsia="Times New Roman" w:hAnsi="Segoe UI" w:cs="Segoe UI"/>
          <w:color w:val="24292E"/>
          <w:sz w:val="24"/>
          <w:szCs w:val="24"/>
          <w:lang w:eastAsia="en-GB"/>
        </w:rPr>
        <w:t>sadness</w:t>
      </w:r>
      <w:proofErr w:type="gramEnd"/>
      <w:r w:rsidRPr="006F30FD">
        <w:rPr>
          <w:rFonts w:ascii="Segoe UI" w:eastAsia="Times New Roman" w:hAnsi="Segoe UI" w:cs="Segoe UI"/>
          <w:color w:val="24292E"/>
          <w:sz w:val="24"/>
          <w:szCs w:val="24"/>
          <w:lang w:eastAsia="en-GB"/>
        </w:rPr>
        <w:t xml:space="preserve"> and euphoria.</w:t>
      </w:r>
    </w:p>
    <w:p w14:paraId="1D730056"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Elle and I, up until this point, had only kissed each other at the end of the date. Time spent sitting together in the cinema allowed a chance </w:t>
      </w:r>
      <w:proofErr w:type="gramStart"/>
      <w:r w:rsidRPr="006F30FD">
        <w:rPr>
          <w:rFonts w:ascii="Segoe UI" w:eastAsia="Times New Roman" w:hAnsi="Segoe UI" w:cs="Segoe UI"/>
          <w:color w:val="24292E"/>
          <w:sz w:val="24"/>
          <w:szCs w:val="24"/>
          <w:lang w:eastAsia="en-GB"/>
        </w:rPr>
        <w:t>be</w:t>
      </w:r>
      <w:proofErr w:type="gramEnd"/>
      <w:r w:rsidRPr="006F30FD">
        <w:rPr>
          <w:rFonts w:ascii="Segoe UI" w:eastAsia="Times New Roman" w:hAnsi="Segoe UI" w:cs="Segoe UI"/>
          <w:color w:val="24292E"/>
          <w:sz w:val="24"/>
          <w:szCs w:val="24"/>
          <w:lang w:eastAsia="en-GB"/>
        </w:rPr>
        <w:t xml:space="preserve"> more affectionate. I slowly reached out and held her hand. I could feel her grip tighten. We turned and tried to </w:t>
      </w:r>
      <w:r w:rsidRPr="006F30FD">
        <w:rPr>
          <w:rFonts w:ascii="Segoe UI" w:eastAsia="Times New Roman" w:hAnsi="Segoe UI" w:cs="Segoe UI"/>
          <w:color w:val="24292E"/>
          <w:sz w:val="24"/>
          <w:szCs w:val="24"/>
          <w:lang w:eastAsia="en-GB"/>
        </w:rPr>
        <w:lastRenderedPageBreak/>
        <w:t xml:space="preserve">kiss each other, but the 3D glasses stopped our lips from meeting. We smiled, removed the </w:t>
      </w:r>
      <w:proofErr w:type="gramStart"/>
      <w:r w:rsidRPr="006F30FD">
        <w:rPr>
          <w:rFonts w:ascii="Segoe UI" w:eastAsia="Times New Roman" w:hAnsi="Segoe UI" w:cs="Segoe UI"/>
          <w:color w:val="24292E"/>
          <w:sz w:val="24"/>
          <w:szCs w:val="24"/>
          <w:lang w:eastAsia="en-GB"/>
        </w:rPr>
        <w:t>glasses</w:t>
      </w:r>
      <w:proofErr w:type="gramEnd"/>
      <w:r w:rsidRPr="006F30FD">
        <w:rPr>
          <w:rFonts w:ascii="Segoe UI" w:eastAsia="Times New Roman" w:hAnsi="Segoe UI" w:cs="Segoe UI"/>
          <w:color w:val="24292E"/>
          <w:sz w:val="24"/>
          <w:szCs w:val="24"/>
          <w:lang w:eastAsia="en-GB"/>
        </w:rPr>
        <w:t xml:space="preserve"> and began kissing. Elle enthusiastically asked me to follow her lead. She wanted a reproduction of the 101 Dalmatians kissing moment. We improvised, using popcorn instead of spaghetti. I </w:t>
      </w:r>
      <w:proofErr w:type="gramStart"/>
      <w:r w:rsidRPr="006F30FD">
        <w:rPr>
          <w:rFonts w:ascii="Segoe UI" w:eastAsia="Times New Roman" w:hAnsi="Segoe UI" w:cs="Segoe UI"/>
          <w:color w:val="24292E"/>
          <w:sz w:val="24"/>
          <w:szCs w:val="24"/>
          <w:lang w:eastAsia="en-GB"/>
        </w:rPr>
        <w:t>smiled,</w:t>
      </w:r>
      <w:proofErr w:type="gramEnd"/>
      <w:r w:rsidRPr="006F30FD">
        <w:rPr>
          <w:rFonts w:ascii="Segoe UI" w:eastAsia="Times New Roman" w:hAnsi="Segoe UI" w:cs="Segoe UI"/>
          <w:color w:val="24292E"/>
          <w:sz w:val="24"/>
          <w:szCs w:val="24"/>
          <w:lang w:eastAsia="en-GB"/>
        </w:rPr>
        <w:t xml:space="preserve"> we were beginning to feel comfortable in </w:t>
      </w:r>
      <w:proofErr w:type="spellStart"/>
      <w:r w:rsidRPr="006F30FD">
        <w:rPr>
          <w:rFonts w:ascii="Segoe UI" w:eastAsia="Times New Roman" w:hAnsi="Segoe UI" w:cs="Segoe UI"/>
          <w:color w:val="24292E"/>
          <w:sz w:val="24"/>
          <w:szCs w:val="24"/>
          <w:lang w:eastAsia="en-GB"/>
        </w:rPr>
        <w:t>each others</w:t>
      </w:r>
      <w:proofErr w:type="spellEnd"/>
      <w:r w:rsidRPr="006F30FD">
        <w:rPr>
          <w:rFonts w:ascii="Segoe UI" w:eastAsia="Times New Roman" w:hAnsi="Segoe UI" w:cs="Segoe UI"/>
          <w:color w:val="24292E"/>
          <w:sz w:val="24"/>
          <w:szCs w:val="24"/>
          <w:lang w:eastAsia="en-GB"/>
        </w:rPr>
        <w:t xml:space="preserve"> company.</w:t>
      </w:r>
    </w:p>
    <w:p w14:paraId="5FE0A1F5"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Elle sent me a dinner invite via text. She said she would be hosting at her student flat in Annandale. I replied with an enthusiastic "Yes". I felt nervous. This would be the first time visiting a date’s home. When I finished </w:t>
      </w:r>
      <w:proofErr w:type="gramStart"/>
      <w:r w:rsidRPr="006F30FD">
        <w:rPr>
          <w:rFonts w:ascii="Segoe UI" w:eastAsia="Times New Roman" w:hAnsi="Segoe UI" w:cs="Segoe UI"/>
          <w:color w:val="24292E"/>
          <w:sz w:val="24"/>
          <w:szCs w:val="24"/>
          <w:lang w:eastAsia="en-GB"/>
        </w:rPr>
        <w:t>work</w:t>
      </w:r>
      <w:proofErr w:type="gramEnd"/>
      <w:r w:rsidRPr="006F30FD">
        <w:rPr>
          <w:rFonts w:ascii="Segoe UI" w:eastAsia="Times New Roman" w:hAnsi="Segoe UI" w:cs="Segoe UI"/>
          <w:color w:val="24292E"/>
          <w:sz w:val="24"/>
          <w:szCs w:val="24"/>
          <w:lang w:eastAsia="en-GB"/>
        </w:rPr>
        <w:t xml:space="preserve"> I hopped on the bus. I gathered my thoughts:</w:t>
      </w:r>
    </w:p>
    <w:p w14:paraId="47B20F1E" w14:textId="77777777" w:rsidR="006F30FD" w:rsidRPr="006F30FD" w:rsidRDefault="006F30FD" w:rsidP="006F30FD">
      <w:pPr>
        <w:numPr>
          <w:ilvl w:val="0"/>
          <w:numId w:val="22"/>
        </w:numPr>
        <w:shd w:val="clear" w:color="auto" w:fill="FFFFFF"/>
        <w:spacing w:before="100" w:beforeAutospacing="1"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What, other than the meal, did Elle have prepared for me?</w:t>
      </w:r>
    </w:p>
    <w:p w14:paraId="14FAC6F2" w14:textId="77777777" w:rsidR="006F30FD" w:rsidRPr="006F30FD" w:rsidRDefault="006F30FD" w:rsidP="006F30FD">
      <w:pPr>
        <w:numPr>
          <w:ilvl w:val="0"/>
          <w:numId w:val="22"/>
        </w:numPr>
        <w:shd w:val="clear" w:color="auto" w:fill="FFFFFF"/>
        <w:spacing w:before="60"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What did Elle expect from me?</w:t>
      </w:r>
    </w:p>
    <w:p w14:paraId="73AEEB9B" w14:textId="77777777" w:rsidR="006F30FD" w:rsidRPr="006F30FD" w:rsidRDefault="006F30FD" w:rsidP="006F30FD">
      <w:pPr>
        <w:numPr>
          <w:ilvl w:val="0"/>
          <w:numId w:val="22"/>
        </w:numPr>
        <w:shd w:val="clear" w:color="auto" w:fill="FFFFFF"/>
        <w:spacing w:before="60"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Should I have a plan of action?</w:t>
      </w:r>
    </w:p>
    <w:p w14:paraId="18919445"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Stupidly, I </w:t>
      </w:r>
      <w:proofErr w:type="gramStart"/>
      <w:r w:rsidRPr="006F30FD">
        <w:rPr>
          <w:rFonts w:ascii="Segoe UI" w:eastAsia="Times New Roman" w:hAnsi="Segoe UI" w:cs="Segoe UI"/>
          <w:color w:val="24292E"/>
          <w:sz w:val="24"/>
          <w:szCs w:val="24"/>
          <w:lang w:eastAsia="en-GB"/>
        </w:rPr>
        <w:t>didn't</w:t>
      </w:r>
      <w:proofErr w:type="gramEnd"/>
      <w:r w:rsidRPr="006F30FD">
        <w:rPr>
          <w:rFonts w:ascii="Segoe UI" w:eastAsia="Times New Roman" w:hAnsi="Segoe UI" w:cs="Segoe UI"/>
          <w:color w:val="24292E"/>
          <w:sz w:val="24"/>
          <w:szCs w:val="24"/>
          <w:lang w:eastAsia="en-GB"/>
        </w:rPr>
        <w:t xml:space="preserve"> think to find the location of her flat on my map. Thankfully, Elle provided easy to follow directions in one of her many texts:</w:t>
      </w:r>
    </w:p>
    <w:p w14:paraId="23F1D164" w14:textId="77777777" w:rsidR="006F30FD" w:rsidRPr="006F30FD" w:rsidRDefault="006F30FD" w:rsidP="006F30FD">
      <w:pPr>
        <w:numPr>
          <w:ilvl w:val="0"/>
          <w:numId w:val="23"/>
        </w:numPr>
        <w:shd w:val="clear" w:color="auto" w:fill="FFFFFF"/>
        <w:spacing w:before="100" w:beforeAutospacing="1"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At address A locate block B</w:t>
      </w:r>
    </w:p>
    <w:p w14:paraId="0EFAB742" w14:textId="77777777" w:rsidR="006F30FD" w:rsidRPr="006F30FD" w:rsidRDefault="006F30FD" w:rsidP="006F30FD">
      <w:pPr>
        <w:numPr>
          <w:ilvl w:val="0"/>
          <w:numId w:val="23"/>
        </w:numPr>
        <w:shd w:val="clear" w:color="auto" w:fill="FFFFFF"/>
        <w:spacing w:before="60"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Go up one flight of </w:t>
      </w:r>
      <w:proofErr w:type="gramStart"/>
      <w:r w:rsidRPr="006F30FD">
        <w:rPr>
          <w:rFonts w:ascii="Segoe UI" w:eastAsia="Times New Roman" w:hAnsi="Segoe UI" w:cs="Segoe UI"/>
          <w:color w:val="24292E"/>
          <w:sz w:val="24"/>
          <w:szCs w:val="24"/>
          <w:lang w:eastAsia="en-GB"/>
        </w:rPr>
        <w:t>stairs</w:t>
      </w:r>
      <w:proofErr w:type="gramEnd"/>
    </w:p>
    <w:p w14:paraId="43550EDB" w14:textId="77777777" w:rsidR="006F30FD" w:rsidRPr="006F30FD" w:rsidRDefault="006F30FD" w:rsidP="006F30FD">
      <w:pPr>
        <w:numPr>
          <w:ilvl w:val="0"/>
          <w:numId w:val="23"/>
        </w:numPr>
        <w:shd w:val="clear" w:color="auto" w:fill="FFFFFF"/>
        <w:spacing w:before="60"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Turn left. My place is the first white door on your right.</w:t>
      </w:r>
    </w:p>
    <w:p w14:paraId="3127C405"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I knocked. It took a short time before the door flung open and a welcoming figure appeared. Elle stud there with arms wide open and a smile on her face. "Dave!" she exclaimed. She delivered the same warm embrace I remember from our second date. We kissed. As we released, I noticed she looked disappointed. Being a forthcoming person, she said "Where is my gift?". There was an uncomfortable pause. "You don’t just turn up at someone’s house and not bring along a gift for the host.", she said. I did what I knew best, humbly apologise and look sheepish. She returned a forgiving glance, smiled, hugged me again before skipping jovially into the kitchen. "I hope you like pasta, tomato and basil?" she shouted. "I’m sure whatever you're making will be lovely.", I replied. I had experienced 25 years of my mother’s poor </w:t>
      </w:r>
      <w:proofErr w:type="gramStart"/>
      <w:r w:rsidRPr="006F30FD">
        <w:rPr>
          <w:rFonts w:ascii="Segoe UI" w:eastAsia="Times New Roman" w:hAnsi="Segoe UI" w:cs="Segoe UI"/>
          <w:color w:val="24292E"/>
          <w:sz w:val="24"/>
          <w:szCs w:val="24"/>
          <w:lang w:eastAsia="en-GB"/>
        </w:rPr>
        <w:t>cooking,</w:t>
      </w:r>
      <w:proofErr w:type="gramEnd"/>
      <w:r w:rsidRPr="006F30FD">
        <w:rPr>
          <w:rFonts w:ascii="Segoe UI" w:eastAsia="Times New Roman" w:hAnsi="Segoe UI" w:cs="Segoe UI"/>
          <w:color w:val="24292E"/>
          <w:sz w:val="24"/>
          <w:szCs w:val="24"/>
          <w:lang w:eastAsia="en-GB"/>
        </w:rPr>
        <w:t xml:space="preserve"> I was prepared to eat anything.</w:t>
      </w:r>
    </w:p>
    <w:p w14:paraId="5D97D333"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Elle was a student. By student’s standards she lived well. The apartment was humble but included everything a person required to live in comfort. The front door opened into a tiny </w:t>
      </w:r>
      <w:proofErr w:type="spellStart"/>
      <w:proofErr w:type="gramStart"/>
      <w:r w:rsidRPr="006F30FD">
        <w:rPr>
          <w:rFonts w:ascii="Segoe UI" w:eastAsia="Times New Roman" w:hAnsi="Segoe UI" w:cs="Segoe UI"/>
          <w:color w:val="24292E"/>
          <w:sz w:val="24"/>
          <w:szCs w:val="24"/>
          <w:lang w:eastAsia="en-GB"/>
        </w:rPr>
        <w:t>hallway,which</w:t>
      </w:r>
      <w:proofErr w:type="spellEnd"/>
      <w:proofErr w:type="gramEnd"/>
      <w:r w:rsidRPr="006F30FD">
        <w:rPr>
          <w:rFonts w:ascii="Segoe UI" w:eastAsia="Times New Roman" w:hAnsi="Segoe UI" w:cs="Segoe UI"/>
          <w:color w:val="24292E"/>
          <w:sz w:val="24"/>
          <w:szCs w:val="24"/>
          <w:lang w:eastAsia="en-GB"/>
        </w:rPr>
        <w:t xml:space="preserve"> led to the kitchen. The cooker was on the right, bathroom left, dining room centre and just beyond lay her high double bed. The bedside window let much needed light into the apartment, penetrating as far as the dining table. Elle found a home for my damp, sweaty suit jacket. I tucked my ruffled shirt in and asked Elle for directions to her bathroom. I was slowly adopting the Australian-</w:t>
      </w:r>
      <w:proofErr w:type="spellStart"/>
      <w:r w:rsidRPr="006F30FD">
        <w:rPr>
          <w:rFonts w:ascii="Segoe UI" w:eastAsia="Times New Roman" w:hAnsi="Segoe UI" w:cs="Segoe UI"/>
          <w:color w:val="24292E"/>
          <w:sz w:val="24"/>
          <w:szCs w:val="24"/>
          <w:lang w:eastAsia="en-GB"/>
        </w:rPr>
        <w:t>ised</w:t>
      </w:r>
      <w:proofErr w:type="spellEnd"/>
      <w:r w:rsidRPr="006F30FD">
        <w:rPr>
          <w:rFonts w:ascii="Segoe UI" w:eastAsia="Times New Roman" w:hAnsi="Segoe UI" w:cs="Segoe UI"/>
          <w:color w:val="24292E"/>
          <w:sz w:val="24"/>
          <w:szCs w:val="24"/>
          <w:lang w:eastAsia="en-GB"/>
        </w:rPr>
        <w:t xml:space="preserve"> word for toilet, bathroom. Thankfully, some British English words were still part of the Australian lexicon: mate, jumper, pub. I loved the Australian version of the </w:t>
      </w:r>
      <w:r w:rsidRPr="006F30FD">
        <w:rPr>
          <w:rFonts w:ascii="Segoe UI" w:eastAsia="Times New Roman" w:hAnsi="Segoe UI" w:cs="Segoe UI"/>
          <w:color w:val="24292E"/>
          <w:sz w:val="24"/>
          <w:szCs w:val="24"/>
          <w:lang w:eastAsia="en-GB"/>
        </w:rPr>
        <w:lastRenderedPageBreak/>
        <w:t xml:space="preserve">word duvet, </w:t>
      </w:r>
      <w:proofErr w:type="spellStart"/>
      <w:r w:rsidRPr="006F30FD">
        <w:rPr>
          <w:rFonts w:ascii="Segoe UI" w:eastAsia="Times New Roman" w:hAnsi="Segoe UI" w:cs="Segoe UI"/>
          <w:color w:val="24292E"/>
          <w:sz w:val="24"/>
          <w:szCs w:val="24"/>
          <w:lang w:eastAsia="en-GB"/>
        </w:rPr>
        <w:t>doona</w:t>
      </w:r>
      <w:proofErr w:type="spellEnd"/>
      <w:r w:rsidRPr="006F30FD">
        <w:rPr>
          <w:rFonts w:ascii="Segoe UI" w:eastAsia="Times New Roman" w:hAnsi="Segoe UI" w:cs="Segoe UI"/>
          <w:color w:val="24292E"/>
          <w:sz w:val="24"/>
          <w:szCs w:val="24"/>
          <w:lang w:eastAsia="en-GB"/>
        </w:rPr>
        <w:t xml:space="preserve">. l returned from the bathroom and asked Elle if I could have a look around her home as she prepared food. She happily obliged. It </w:t>
      </w:r>
      <w:proofErr w:type="gramStart"/>
      <w:r w:rsidRPr="006F30FD">
        <w:rPr>
          <w:rFonts w:ascii="Segoe UI" w:eastAsia="Times New Roman" w:hAnsi="Segoe UI" w:cs="Segoe UI"/>
          <w:color w:val="24292E"/>
          <w:sz w:val="24"/>
          <w:szCs w:val="24"/>
          <w:lang w:eastAsia="en-GB"/>
        </w:rPr>
        <w:t>didn’t</w:t>
      </w:r>
      <w:proofErr w:type="gramEnd"/>
      <w:r w:rsidRPr="006F30FD">
        <w:rPr>
          <w:rFonts w:ascii="Segoe UI" w:eastAsia="Times New Roman" w:hAnsi="Segoe UI" w:cs="Segoe UI"/>
          <w:color w:val="24292E"/>
          <w:sz w:val="24"/>
          <w:szCs w:val="24"/>
          <w:lang w:eastAsia="en-GB"/>
        </w:rPr>
        <w:t xml:space="preserve"> take long given its small size. One distinctive group of items were her books on politics. I realised that this was the subject she was studying.</w:t>
      </w:r>
    </w:p>
    <w:p w14:paraId="248E2E23"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Elle began serving the pasta dish. I could tell she loved food given the care put into its </w:t>
      </w:r>
      <w:proofErr w:type="spellStart"/>
      <w:r w:rsidRPr="006F30FD">
        <w:rPr>
          <w:rFonts w:ascii="Segoe UI" w:eastAsia="Times New Roman" w:hAnsi="Segoe UI" w:cs="Segoe UI"/>
          <w:color w:val="24292E"/>
          <w:sz w:val="24"/>
          <w:szCs w:val="24"/>
          <w:lang w:eastAsia="en-GB"/>
        </w:rPr>
        <w:t>presention</w:t>
      </w:r>
      <w:proofErr w:type="spellEnd"/>
      <w:r w:rsidRPr="006F30FD">
        <w:rPr>
          <w:rFonts w:ascii="Segoe UI" w:eastAsia="Times New Roman" w:hAnsi="Segoe UI" w:cs="Segoe UI"/>
          <w:color w:val="24292E"/>
          <w:sz w:val="24"/>
          <w:szCs w:val="24"/>
          <w:lang w:eastAsia="en-GB"/>
        </w:rPr>
        <w:t xml:space="preserve">. She walked over to her portable digital music player, pressed play and made a beeline for the bathroom. I was sat there, left to appreciate the first music track. The songs in Elle's playlist were all modern &amp; melodic, but I </w:t>
      </w:r>
      <w:proofErr w:type="gramStart"/>
      <w:r w:rsidRPr="006F30FD">
        <w:rPr>
          <w:rFonts w:ascii="Segoe UI" w:eastAsia="Times New Roman" w:hAnsi="Segoe UI" w:cs="Segoe UI"/>
          <w:color w:val="24292E"/>
          <w:sz w:val="24"/>
          <w:szCs w:val="24"/>
          <w:lang w:eastAsia="en-GB"/>
        </w:rPr>
        <w:t>didn’t</w:t>
      </w:r>
      <w:proofErr w:type="gramEnd"/>
      <w:r w:rsidRPr="006F30FD">
        <w:rPr>
          <w:rFonts w:ascii="Segoe UI" w:eastAsia="Times New Roman" w:hAnsi="Segoe UI" w:cs="Segoe UI"/>
          <w:color w:val="24292E"/>
          <w:sz w:val="24"/>
          <w:szCs w:val="24"/>
          <w:lang w:eastAsia="en-GB"/>
        </w:rPr>
        <w:t xml:space="preserve"> recognise any. As Elle returned, I asked which bands were playing? She smiled and said she had created a special playlist just for me. Artists such as: Sneaky Sound System, The Temper Trap, Powder Finger and The Cat Empire were represented. I smiled as I wolfed down the pasta dish. Elle ignored my unsophisticated eating habits. With eyes widened, a trivia question arrived on her lips. "Do you know what the tracks I’ve played have in common?", she asked. My focus was still on the delicious food as I slurped the remainder of the bolognaise sauce. I shook my head. I knew the modern music scene in the UK well. They </w:t>
      </w:r>
      <w:proofErr w:type="gramStart"/>
      <w:r w:rsidRPr="006F30FD">
        <w:rPr>
          <w:rFonts w:ascii="Segoe UI" w:eastAsia="Times New Roman" w:hAnsi="Segoe UI" w:cs="Segoe UI"/>
          <w:color w:val="24292E"/>
          <w:sz w:val="24"/>
          <w:szCs w:val="24"/>
          <w:lang w:eastAsia="en-GB"/>
        </w:rPr>
        <w:t>weren't</w:t>
      </w:r>
      <w:proofErr w:type="gramEnd"/>
      <w:r w:rsidRPr="006F30FD">
        <w:rPr>
          <w:rFonts w:ascii="Segoe UI" w:eastAsia="Times New Roman" w:hAnsi="Segoe UI" w:cs="Segoe UI"/>
          <w:color w:val="24292E"/>
          <w:sz w:val="24"/>
          <w:szCs w:val="24"/>
          <w:lang w:eastAsia="en-GB"/>
        </w:rPr>
        <w:t xml:space="preserve"> on that radar. Elle bubbled with joy as she blurted out the answer, "All the bands you’ve heard are Australian!!". I contemplated responding with "good on </w:t>
      </w:r>
      <w:proofErr w:type="spellStart"/>
      <w:r w:rsidRPr="006F30FD">
        <w:rPr>
          <w:rFonts w:ascii="Segoe UI" w:eastAsia="Times New Roman" w:hAnsi="Segoe UI" w:cs="Segoe UI"/>
          <w:color w:val="24292E"/>
          <w:sz w:val="24"/>
          <w:szCs w:val="24"/>
          <w:lang w:eastAsia="en-GB"/>
        </w:rPr>
        <w:t>ya</w:t>
      </w:r>
      <w:proofErr w:type="spellEnd"/>
      <w:r w:rsidRPr="006F30FD">
        <w:rPr>
          <w:rFonts w:ascii="Segoe UI" w:eastAsia="Times New Roman" w:hAnsi="Segoe UI" w:cs="Segoe UI"/>
          <w:color w:val="24292E"/>
          <w:sz w:val="24"/>
          <w:szCs w:val="24"/>
          <w:lang w:eastAsia="en-GB"/>
        </w:rPr>
        <w:t>". Unfortunately, the sarcasm would have been too subtle.</w:t>
      </w:r>
    </w:p>
    <w:p w14:paraId="7D8CA9B0"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She rushed over to the fridge and returned with a packet of confectionary that looked somewhat like </w:t>
      </w:r>
      <w:proofErr w:type="spellStart"/>
      <w:r w:rsidRPr="006F30FD">
        <w:rPr>
          <w:rFonts w:ascii="Segoe UI" w:eastAsia="Times New Roman" w:hAnsi="Segoe UI" w:cs="Segoe UI"/>
          <w:color w:val="24292E"/>
          <w:sz w:val="24"/>
          <w:szCs w:val="24"/>
          <w:lang w:eastAsia="en-GB"/>
        </w:rPr>
        <w:t>McVities</w:t>
      </w:r>
      <w:proofErr w:type="spellEnd"/>
      <w:r w:rsidRPr="006F30FD">
        <w:rPr>
          <w:rFonts w:ascii="Segoe UI" w:eastAsia="Times New Roman" w:hAnsi="Segoe UI" w:cs="Segoe UI"/>
          <w:color w:val="24292E"/>
          <w:sz w:val="24"/>
          <w:szCs w:val="24"/>
          <w:lang w:eastAsia="en-GB"/>
        </w:rPr>
        <w:t xml:space="preserve"> Penguin chocolate biscuits. "Hey Dave, have you ever tried Tim Tams? More importantly, have you ever tried caramel Tim Tams?", she asked. My dumbfounded expression answered that question. She handed me the packet. I took a closer look. My first impression was wrong. I thought that the creators of Tim Tams had plagiarised </w:t>
      </w:r>
      <w:proofErr w:type="spellStart"/>
      <w:r w:rsidRPr="006F30FD">
        <w:rPr>
          <w:rFonts w:ascii="Segoe UI" w:eastAsia="Times New Roman" w:hAnsi="Segoe UI" w:cs="Segoe UI"/>
          <w:color w:val="24292E"/>
          <w:sz w:val="24"/>
          <w:szCs w:val="24"/>
          <w:lang w:eastAsia="en-GB"/>
        </w:rPr>
        <w:t>McVities</w:t>
      </w:r>
      <w:proofErr w:type="spellEnd"/>
      <w:r w:rsidRPr="006F30FD">
        <w:rPr>
          <w:rFonts w:ascii="Segoe UI" w:eastAsia="Times New Roman" w:hAnsi="Segoe UI" w:cs="Segoe UI"/>
          <w:color w:val="24292E"/>
          <w:sz w:val="24"/>
          <w:szCs w:val="24"/>
          <w:lang w:eastAsia="en-GB"/>
        </w:rPr>
        <w:t xml:space="preserve"> Penguin. I unwrapped one and began eating. One consumed crumbly, </w:t>
      </w:r>
      <w:proofErr w:type="spellStart"/>
      <w:r w:rsidRPr="006F30FD">
        <w:rPr>
          <w:rFonts w:ascii="Segoe UI" w:eastAsia="Times New Roman" w:hAnsi="Segoe UI" w:cs="Segoe UI"/>
          <w:color w:val="24292E"/>
          <w:sz w:val="24"/>
          <w:szCs w:val="24"/>
          <w:lang w:eastAsia="en-GB"/>
        </w:rPr>
        <w:t>chocalatey</w:t>
      </w:r>
      <w:proofErr w:type="spellEnd"/>
      <w:r w:rsidRPr="006F30FD">
        <w:rPr>
          <w:rFonts w:ascii="Segoe UI" w:eastAsia="Times New Roman" w:hAnsi="Segoe UI" w:cs="Segoe UI"/>
          <w:color w:val="24292E"/>
          <w:sz w:val="24"/>
          <w:szCs w:val="24"/>
          <w:lang w:eastAsia="en-GB"/>
        </w:rPr>
        <w:t xml:space="preserve"> Tim Tam, became two, became three. I was lost in the endorphin rush. </w:t>
      </w:r>
      <w:proofErr w:type="gramStart"/>
      <w:r w:rsidRPr="006F30FD">
        <w:rPr>
          <w:rFonts w:ascii="Segoe UI" w:eastAsia="Times New Roman" w:hAnsi="Segoe UI" w:cs="Segoe UI"/>
          <w:color w:val="24292E"/>
          <w:sz w:val="24"/>
          <w:szCs w:val="24"/>
          <w:lang w:eastAsia="en-GB"/>
        </w:rPr>
        <w:t>Thankfully</w:t>
      </w:r>
      <w:proofErr w:type="gramEnd"/>
      <w:r w:rsidRPr="006F30FD">
        <w:rPr>
          <w:rFonts w:ascii="Segoe UI" w:eastAsia="Times New Roman" w:hAnsi="Segoe UI" w:cs="Segoe UI"/>
          <w:color w:val="24292E"/>
          <w:sz w:val="24"/>
          <w:szCs w:val="24"/>
          <w:lang w:eastAsia="en-GB"/>
        </w:rPr>
        <w:t xml:space="preserve"> Elle distracted me from eating a fourth. I put the packet of Tim Tams down slowly as I contemplated the taste sensation.</w:t>
      </w:r>
    </w:p>
    <w:p w14:paraId="1856AEE4"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Elle sat on the edge of her high, double bed and indicated to sit next to her. She looked at me, her eyes glistening, her smile radiant. She was cute, her skin looked so tender. I could see her focus shift from my eyes to my chin as she edged closer. I delicately reached out to feel how soft her face was. Our mouths touched. The kissing became more passionate. My arousal levels began to soar. She instructed me to kiss an area at the back of her left ear. On doing so she began to groan with pleasure. The sound was enthralling, spurring me to continue. After minutes of foreplay, I stopped to catch my breath. We stared at each other fondly. Elle broke the silence, "I get really horny when I get kissed on the neck… I will really want to </w:t>
      </w:r>
      <w:proofErr w:type="gramStart"/>
      <w:r w:rsidRPr="006F30FD">
        <w:rPr>
          <w:rFonts w:ascii="Segoe UI" w:eastAsia="Times New Roman" w:hAnsi="Segoe UI" w:cs="Segoe UI"/>
          <w:color w:val="24292E"/>
          <w:sz w:val="24"/>
          <w:szCs w:val="24"/>
          <w:lang w:eastAsia="en-GB"/>
        </w:rPr>
        <w:t>fuck</w:t>
      </w:r>
      <w:proofErr w:type="gramEnd"/>
      <w:r w:rsidRPr="006F30FD">
        <w:rPr>
          <w:rFonts w:ascii="Segoe UI" w:eastAsia="Times New Roman" w:hAnsi="Segoe UI" w:cs="Segoe UI"/>
          <w:color w:val="24292E"/>
          <w:sz w:val="24"/>
          <w:szCs w:val="24"/>
          <w:lang w:eastAsia="en-GB"/>
        </w:rPr>
        <w:t xml:space="preserve"> you if you continue to do that.", she said. Elle smiled again. I looked at her with intense focus. I leaned in and kissed her on the neck. We began to shed our clothes. I made sure they were well organised as I placed them on floor. I had to ensure I looked smart for work the next morning. I kissed Elle from neck to toe, spending a lot </w:t>
      </w:r>
      <w:r w:rsidRPr="006F30FD">
        <w:rPr>
          <w:rFonts w:ascii="Segoe UI" w:eastAsia="Times New Roman" w:hAnsi="Segoe UI" w:cs="Segoe UI"/>
          <w:color w:val="24292E"/>
          <w:sz w:val="24"/>
          <w:szCs w:val="24"/>
          <w:lang w:eastAsia="en-GB"/>
        </w:rPr>
        <w:lastRenderedPageBreak/>
        <w:t xml:space="preserve">of time appreciating her breasts. This was the first time I had experienced foreplay without the influence of alcohol. It was more stimulating as a result. I continued, kissing her vagina, using my tongue to flick the labia. Elle’s sounds of pleasure increased in pitch and volume. She shouted, "fuck me!" At that moment I sensed my penis was not fully erect. Any amount of self-stimulation was not working. I panicked, improvising, I began to penetrate her vagina with my fingers, and continued to lick her labia. Elle screamed with pleasure; it </w:t>
      </w:r>
      <w:proofErr w:type="gramStart"/>
      <w:r w:rsidRPr="006F30FD">
        <w:rPr>
          <w:rFonts w:ascii="Segoe UI" w:eastAsia="Times New Roman" w:hAnsi="Segoe UI" w:cs="Segoe UI"/>
          <w:color w:val="24292E"/>
          <w:sz w:val="24"/>
          <w:szCs w:val="24"/>
          <w:lang w:eastAsia="en-GB"/>
        </w:rPr>
        <w:t>wasn’t</w:t>
      </w:r>
      <w:proofErr w:type="gramEnd"/>
      <w:r w:rsidRPr="006F30FD">
        <w:rPr>
          <w:rFonts w:ascii="Segoe UI" w:eastAsia="Times New Roman" w:hAnsi="Segoe UI" w:cs="Segoe UI"/>
          <w:color w:val="24292E"/>
          <w:sz w:val="24"/>
          <w:szCs w:val="24"/>
          <w:lang w:eastAsia="en-GB"/>
        </w:rPr>
        <w:t xml:space="preserve"> long before my right arm began to tire. The left arm was tagged to assist.</w:t>
      </w:r>
    </w:p>
    <w:p w14:paraId="50800E4F"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Given the lack of air conditioning and humid conditions, I was beginning to dehydrate. Elle could sense my frustration. We slowed proceedings. We sat next to each other on the side of the bed. She began rubbing my semi-erect penis, sucking it with a combination of tongue, </w:t>
      </w:r>
      <w:proofErr w:type="gramStart"/>
      <w:r w:rsidRPr="006F30FD">
        <w:rPr>
          <w:rFonts w:ascii="Segoe UI" w:eastAsia="Times New Roman" w:hAnsi="Segoe UI" w:cs="Segoe UI"/>
          <w:color w:val="24292E"/>
          <w:sz w:val="24"/>
          <w:szCs w:val="24"/>
          <w:lang w:eastAsia="en-GB"/>
        </w:rPr>
        <w:t>teeth</w:t>
      </w:r>
      <w:proofErr w:type="gramEnd"/>
      <w:r w:rsidRPr="006F30FD">
        <w:rPr>
          <w:rFonts w:ascii="Segoe UI" w:eastAsia="Times New Roman" w:hAnsi="Segoe UI" w:cs="Segoe UI"/>
          <w:color w:val="24292E"/>
          <w:sz w:val="24"/>
          <w:szCs w:val="24"/>
          <w:lang w:eastAsia="en-GB"/>
        </w:rPr>
        <w:t xml:space="preserve"> and lips. My penis, for a moment, became fully erect. Elle excitedly reached for a condom and attempted to place it on my penis. My penis began to return to its flaccid state. After multiple attempts of oral stimulation, with penis semi-erect, I ejaculated. The sex stopped. I looked apologetically at her. Elle offered words of consolidation as we hugged. We were both tired. That night, as we tried to rest, I was happy to kiss her body all over. She had such beautiful, soft skin. I got little sleep.</w:t>
      </w:r>
    </w:p>
    <w:p w14:paraId="5BB1D05A"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When Elle’s alarm rang first thing in the </w:t>
      </w:r>
      <w:proofErr w:type="gramStart"/>
      <w:r w:rsidRPr="006F30FD">
        <w:rPr>
          <w:rFonts w:ascii="Segoe UI" w:eastAsia="Times New Roman" w:hAnsi="Segoe UI" w:cs="Segoe UI"/>
          <w:color w:val="24292E"/>
          <w:sz w:val="24"/>
          <w:szCs w:val="24"/>
          <w:lang w:eastAsia="en-GB"/>
        </w:rPr>
        <w:t>morning</w:t>
      </w:r>
      <w:proofErr w:type="gramEnd"/>
      <w:r w:rsidRPr="006F30FD">
        <w:rPr>
          <w:rFonts w:ascii="Segoe UI" w:eastAsia="Times New Roman" w:hAnsi="Segoe UI" w:cs="Segoe UI"/>
          <w:color w:val="24292E"/>
          <w:sz w:val="24"/>
          <w:szCs w:val="24"/>
          <w:lang w:eastAsia="en-GB"/>
        </w:rPr>
        <w:t xml:space="preserve"> I couldn’t muster the strength to get up. I turned to watch Elle as she readied herself. She looked completely different with her glasses on. They suited </w:t>
      </w:r>
      <w:proofErr w:type="gramStart"/>
      <w:r w:rsidRPr="006F30FD">
        <w:rPr>
          <w:rFonts w:ascii="Segoe UI" w:eastAsia="Times New Roman" w:hAnsi="Segoe UI" w:cs="Segoe UI"/>
          <w:color w:val="24292E"/>
          <w:sz w:val="24"/>
          <w:szCs w:val="24"/>
          <w:lang w:eastAsia="en-GB"/>
        </w:rPr>
        <w:t>her,</w:t>
      </w:r>
      <w:proofErr w:type="gramEnd"/>
      <w:r w:rsidRPr="006F30FD">
        <w:rPr>
          <w:rFonts w:ascii="Segoe UI" w:eastAsia="Times New Roman" w:hAnsi="Segoe UI" w:cs="Segoe UI"/>
          <w:color w:val="24292E"/>
          <w:sz w:val="24"/>
          <w:szCs w:val="24"/>
          <w:lang w:eastAsia="en-GB"/>
        </w:rPr>
        <w:t xml:space="preserve"> they expressed her high intellect. I could see she was focused on going through her morning routine. It took me much effort from releasing my body from Elle's soft mattress. My work clothes were </w:t>
      </w:r>
      <w:proofErr w:type="gramStart"/>
      <w:r w:rsidRPr="006F30FD">
        <w:rPr>
          <w:rFonts w:ascii="Segoe UI" w:eastAsia="Times New Roman" w:hAnsi="Segoe UI" w:cs="Segoe UI"/>
          <w:color w:val="24292E"/>
          <w:sz w:val="24"/>
          <w:szCs w:val="24"/>
          <w:lang w:eastAsia="en-GB"/>
        </w:rPr>
        <w:t>organised, but</w:t>
      </w:r>
      <w:proofErr w:type="gramEnd"/>
      <w:r w:rsidRPr="006F30FD">
        <w:rPr>
          <w:rFonts w:ascii="Segoe UI" w:eastAsia="Times New Roman" w:hAnsi="Segoe UI" w:cs="Segoe UI"/>
          <w:color w:val="24292E"/>
          <w:sz w:val="24"/>
          <w:szCs w:val="24"/>
          <w:lang w:eastAsia="en-GB"/>
        </w:rPr>
        <w:t xml:space="preserve"> crumpled. They were not at all fashioned for the daily grind at the client. Given how late it was, I had no time to shower. I donned the garments, </w:t>
      </w:r>
      <w:proofErr w:type="gramStart"/>
      <w:r w:rsidRPr="006F30FD">
        <w:rPr>
          <w:rFonts w:ascii="Segoe UI" w:eastAsia="Times New Roman" w:hAnsi="Segoe UI" w:cs="Segoe UI"/>
          <w:color w:val="24292E"/>
          <w:sz w:val="24"/>
          <w:szCs w:val="24"/>
          <w:lang w:eastAsia="en-GB"/>
        </w:rPr>
        <w:t>yawned</w:t>
      </w:r>
      <w:proofErr w:type="gramEnd"/>
      <w:r w:rsidRPr="006F30FD">
        <w:rPr>
          <w:rFonts w:ascii="Segoe UI" w:eastAsia="Times New Roman" w:hAnsi="Segoe UI" w:cs="Segoe UI"/>
          <w:color w:val="24292E"/>
          <w:sz w:val="24"/>
          <w:szCs w:val="24"/>
          <w:lang w:eastAsia="en-GB"/>
        </w:rPr>
        <w:t xml:space="preserve"> and looked sheepishly over at Elle. She looked ready to take on the day. I looked ready to take on more cans of </w:t>
      </w:r>
      <w:proofErr w:type="spellStart"/>
      <w:r w:rsidRPr="006F30FD">
        <w:rPr>
          <w:rFonts w:ascii="Segoe UI" w:eastAsia="Times New Roman" w:hAnsi="Segoe UI" w:cs="Segoe UI"/>
          <w:color w:val="24292E"/>
          <w:sz w:val="24"/>
          <w:szCs w:val="24"/>
          <w:lang w:eastAsia="en-GB"/>
        </w:rPr>
        <w:t>RedBull</w:t>
      </w:r>
      <w:proofErr w:type="spellEnd"/>
      <w:r w:rsidRPr="006F30FD">
        <w:rPr>
          <w:rFonts w:ascii="Segoe UI" w:eastAsia="Times New Roman" w:hAnsi="Segoe UI" w:cs="Segoe UI"/>
          <w:color w:val="24292E"/>
          <w:sz w:val="24"/>
          <w:szCs w:val="24"/>
          <w:lang w:eastAsia="en-GB"/>
        </w:rPr>
        <w:t>. Thanks to Elle’s energy I felt compelled to take her lead as she exited the flat.</w:t>
      </w:r>
    </w:p>
    <w:p w14:paraId="4F92FCDD"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She pointed in the direction of her university, turned around and pointed in the direction city. "Dave, you that way, me this way. Catch the 470 bus on this side of the road.", she explained. I lifted my head to give her one last kiss before saying goodbye. As she walked away, I saw the bus approach. I managed to flag it down, hop on board and slump in the first available seat. I felt paranoid. It must have been obvious to other passengers </w:t>
      </w:r>
      <w:proofErr w:type="gramStart"/>
      <w:r w:rsidRPr="006F30FD">
        <w:rPr>
          <w:rFonts w:ascii="Segoe UI" w:eastAsia="Times New Roman" w:hAnsi="Segoe UI" w:cs="Segoe UI"/>
          <w:color w:val="24292E"/>
          <w:sz w:val="24"/>
          <w:szCs w:val="24"/>
          <w:lang w:eastAsia="en-GB"/>
        </w:rPr>
        <w:t>why</w:t>
      </w:r>
      <w:proofErr w:type="gramEnd"/>
      <w:r w:rsidRPr="006F30FD">
        <w:rPr>
          <w:rFonts w:ascii="Segoe UI" w:eastAsia="Times New Roman" w:hAnsi="Segoe UI" w:cs="Segoe UI"/>
          <w:color w:val="24292E"/>
          <w:sz w:val="24"/>
          <w:szCs w:val="24"/>
          <w:lang w:eastAsia="en-GB"/>
        </w:rPr>
        <w:t xml:space="preserve"> I looked so dishevelled. I just wanted to sleep. I did manage to use deodorant that morning. The smell hopefully would disguise any whiff of sex that was present on me. I looked out of the window to see my ghostly image staring back at me. I closed my eyes briefly only for my thoughts to be consumed by what the day ahead had in store for me.</w:t>
      </w:r>
    </w:p>
    <w:p w14:paraId="54FB80E7"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My laptop was my toolkit. It kept me in touch with the consultancy. Much like a Batman symbol shining on the clouds, it gave me access to a crime fighter, well, a </w:t>
      </w:r>
      <w:r w:rsidRPr="006F30FD">
        <w:rPr>
          <w:rFonts w:ascii="Segoe UI" w:eastAsia="Times New Roman" w:hAnsi="Segoe UI" w:cs="Segoe UI"/>
          <w:color w:val="24292E"/>
          <w:sz w:val="24"/>
          <w:szCs w:val="24"/>
          <w:lang w:eastAsia="en-GB"/>
        </w:rPr>
        <w:lastRenderedPageBreak/>
        <w:t xml:space="preserve">test consultant to assist me. I wished a test consultant could have rescued me from the client that day. It was quite an important day. We were giving a presentation to the client. I was one third of its creative output. This </w:t>
      </w:r>
      <w:proofErr w:type="gramStart"/>
      <w:r w:rsidRPr="006F30FD">
        <w:rPr>
          <w:rFonts w:ascii="Segoe UI" w:eastAsia="Times New Roman" w:hAnsi="Segoe UI" w:cs="Segoe UI"/>
          <w:color w:val="24292E"/>
          <w:sz w:val="24"/>
          <w:szCs w:val="24"/>
          <w:lang w:eastAsia="en-GB"/>
        </w:rPr>
        <w:t>didn’t</w:t>
      </w:r>
      <w:proofErr w:type="gramEnd"/>
      <w:r w:rsidRPr="006F30FD">
        <w:rPr>
          <w:rFonts w:ascii="Segoe UI" w:eastAsia="Times New Roman" w:hAnsi="Segoe UI" w:cs="Segoe UI"/>
          <w:color w:val="24292E"/>
          <w:sz w:val="24"/>
          <w:szCs w:val="24"/>
          <w:lang w:eastAsia="en-GB"/>
        </w:rPr>
        <w:t xml:space="preserve"> faze me. What did, was the thought of facing Dan's interrogations. The English joker was going to have a field day as I rolled into work, late.</w:t>
      </w:r>
    </w:p>
    <w:p w14:paraId="4F8CF6DB"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In the </w:t>
      </w:r>
      <w:proofErr w:type="gramStart"/>
      <w:r w:rsidRPr="006F30FD">
        <w:rPr>
          <w:rFonts w:ascii="Segoe UI" w:eastAsia="Times New Roman" w:hAnsi="Segoe UI" w:cs="Segoe UI"/>
          <w:color w:val="24292E"/>
          <w:sz w:val="24"/>
          <w:szCs w:val="24"/>
          <w:lang w:eastAsia="en-GB"/>
        </w:rPr>
        <w:t>testers</w:t>
      </w:r>
      <w:proofErr w:type="gramEnd"/>
      <w:r w:rsidRPr="006F30FD">
        <w:rPr>
          <w:rFonts w:ascii="Segoe UI" w:eastAsia="Times New Roman" w:hAnsi="Segoe UI" w:cs="Segoe UI"/>
          <w:color w:val="24292E"/>
          <w:sz w:val="24"/>
          <w:szCs w:val="24"/>
          <w:lang w:eastAsia="en-GB"/>
        </w:rPr>
        <w:t xml:space="preserve"> lab area I unglued the backpack from my moist, crumpled business shirt and placed it on my chair. I took the laptop out of the bag and set it down on the desk. I could pick out the faint sound of footsteps. Unsurprisingly, Dan popped his head in with a not too happy look on his face. "Here comes the patronising chat", I thought. Dan took a good look at me. His seriousness slowly crumbled. It was replaced with a wide beaming smile. His demeanour reflected a fox that had taken all the chickens from the hen house. His voice was slow, and tone deep, "so Mr Clarke, was Mrs Clarke any good last night?", he said. He opened his mouth, extended his </w:t>
      </w:r>
      <w:proofErr w:type="gramStart"/>
      <w:r w:rsidRPr="006F30FD">
        <w:rPr>
          <w:rFonts w:ascii="Segoe UI" w:eastAsia="Times New Roman" w:hAnsi="Segoe UI" w:cs="Segoe UI"/>
          <w:color w:val="24292E"/>
          <w:sz w:val="24"/>
          <w:szCs w:val="24"/>
          <w:lang w:eastAsia="en-GB"/>
        </w:rPr>
        <w:t>tongue</w:t>
      </w:r>
      <w:proofErr w:type="gramEnd"/>
      <w:r w:rsidRPr="006F30FD">
        <w:rPr>
          <w:rFonts w:ascii="Segoe UI" w:eastAsia="Times New Roman" w:hAnsi="Segoe UI" w:cs="Segoe UI"/>
          <w:color w:val="24292E"/>
          <w:sz w:val="24"/>
          <w:szCs w:val="24"/>
          <w:lang w:eastAsia="en-GB"/>
        </w:rPr>
        <w:t xml:space="preserve"> and began simulating licking a lollipop. I looked at him with a smug smile on my face, "She was alright. I gave her 3 inches of oi, oi, saveloy that I’m sure she’ll reorder.", I replied. Dan laughed out loud at my audacious claims. He applied a serious facial expression. "As you were Mr Clarke", he said, before skipping to the kitchen.</w:t>
      </w:r>
    </w:p>
    <w:p w14:paraId="6DE720B3"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The client's kitchen area offered the usual conveniences. Dan stored his signature mug and a plunger, aka. cafetiere, in the cupboards. He stowed his special filter coffee in the locked bottom draw of his desk. His cup of joe was the coffee equivalent of Trebor's extra strong mints. It was Dan's morning pick me up and shake down. "Dave, would you like to sample the kick of a mule?", he asked. He showed me the bag of coffee. I liked coffee. Why not? 5 minutes later, the "mule kick" brew was prepared and poured. I </w:t>
      </w:r>
      <w:proofErr w:type="gramStart"/>
      <w:r w:rsidRPr="006F30FD">
        <w:rPr>
          <w:rFonts w:ascii="Segoe UI" w:eastAsia="Times New Roman" w:hAnsi="Segoe UI" w:cs="Segoe UI"/>
          <w:color w:val="24292E"/>
          <w:sz w:val="24"/>
          <w:szCs w:val="24"/>
          <w:lang w:eastAsia="en-GB"/>
        </w:rPr>
        <w:t>took a look</w:t>
      </w:r>
      <w:proofErr w:type="gramEnd"/>
      <w:r w:rsidRPr="006F30FD">
        <w:rPr>
          <w:rFonts w:ascii="Segoe UI" w:eastAsia="Times New Roman" w:hAnsi="Segoe UI" w:cs="Segoe UI"/>
          <w:color w:val="24292E"/>
          <w:sz w:val="24"/>
          <w:szCs w:val="24"/>
          <w:lang w:eastAsia="en-GB"/>
        </w:rPr>
        <w:t xml:space="preserve"> at Dan's smug face. I looked at my coffee mug. I took a large gulp and slammed the mug down on the work surface. I held on as reality went into warp speed momentarily. I shook my head and looked up at Dan nodding. I was out of breath. "By the beard of </w:t>
      </w:r>
      <w:proofErr w:type="spellStart"/>
      <w:r w:rsidRPr="006F30FD">
        <w:rPr>
          <w:rFonts w:ascii="Segoe UI" w:eastAsia="Times New Roman" w:hAnsi="Segoe UI" w:cs="Segoe UI"/>
          <w:color w:val="24292E"/>
          <w:sz w:val="24"/>
          <w:szCs w:val="24"/>
          <w:lang w:eastAsia="en-GB"/>
        </w:rPr>
        <w:t>zeus</w:t>
      </w:r>
      <w:proofErr w:type="spellEnd"/>
      <w:r w:rsidRPr="006F30FD">
        <w:rPr>
          <w:rFonts w:ascii="Segoe UI" w:eastAsia="Times New Roman" w:hAnsi="Segoe UI" w:cs="Segoe UI"/>
          <w:color w:val="24292E"/>
          <w:sz w:val="24"/>
          <w:szCs w:val="24"/>
          <w:lang w:eastAsia="en-GB"/>
        </w:rPr>
        <w:t>!", I said.</w:t>
      </w:r>
    </w:p>
    <w:p w14:paraId="56DE5781"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It was a memorable day if Elliot was part of it. Today was his first time visit to the client. His aim was to sell the services of me and Mr Bradford. Elliot had the art of self-presentation mastered. He always looked the part when arriving on client site. His slim, 6’2" stature, boyish looks purveyed a trustworthy, respectful appearance. He made sure his formal attire was iron board smooth. The hair was gelled, filo-fax shining and his smile switched-on. Elliot exited the lift to meet me in the hallway. He shook my hand, </w:t>
      </w:r>
      <w:proofErr w:type="gramStart"/>
      <w:r w:rsidRPr="006F30FD">
        <w:rPr>
          <w:rFonts w:ascii="Segoe UI" w:eastAsia="Times New Roman" w:hAnsi="Segoe UI" w:cs="Segoe UI"/>
          <w:color w:val="24292E"/>
          <w:sz w:val="24"/>
          <w:szCs w:val="24"/>
          <w:lang w:eastAsia="en-GB"/>
        </w:rPr>
        <w:t>smiled</w:t>
      </w:r>
      <w:proofErr w:type="gramEnd"/>
      <w:r w:rsidRPr="006F30FD">
        <w:rPr>
          <w:rFonts w:ascii="Segoe UI" w:eastAsia="Times New Roman" w:hAnsi="Segoe UI" w:cs="Segoe UI"/>
          <w:color w:val="24292E"/>
          <w:sz w:val="24"/>
          <w:szCs w:val="24"/>
          <w:lang w:eastAsia="en-GB"/>
        </w:rPr>
        <w:t xml:space="preserve"> and immediately asked for the location of Srikanth’s office. Srikanth, a man of Indian descent and head of IT, was the man in charge of the IT Department's budget.</w:t>
      </w:r>
    </w:p>
    <w:p w14:paraId="2ACFE008"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As Elliot saw Srikanth his smile beamed, "You must be Srikanth, I’m Elliot Caldwell, Consultancy Services", he said. I returned to the lab to look at the presentation template Elliot had sent over last night. It was tainted with generic b*</w:t>
      </w:r>
      <w:proofErr w:type="spellStart"/>
      <w:r w:rsidRPr="006F30FD">
        <w:rPr>
          <w:rFonts w:ascii="Segoe UI" w:eastAsia="Times New Roman" w:hAnsi="Segoe UI" w:cs="Segoe UI"/>
          <w:color w:val="24292E"/>
          <w:sz w:val="24"/>
          <w:szCs w:val="24"/>
          <w:lang w:eastAsia="en-GB"/>
        </w:rPr>
        <w:t>llsh</w:t>
      </w:r>
      <w:proofErr w:type="spellEnd"/>
      <w:r w:rsidRPr="006F30FD">
        <w:rPr>
          <w:rFonts w:ascii="Segoe UI" w:eastAsia="Times New Roman" w:hAnsi="Segoe UI" w:cs="Segoe UI"/>
          <w:color w:val="24292E"/>
          <w:sz w:val="24"/>
          <w:szCs w:val="24"/>
          <w:lang w:eastAsia="en-GB"/>
        </w:rPr>
        <w:t xml:space="preserve">*t "Savings </w:t>
      </w:r>
      <w:r w:rsidRPr="006F30FD">
        <w:rPr>
          <w:rFonts w:ascii="Segoe UI" w:eastAsia="Times New Roman" w:hAnsi="Segoe UI" w:cs="Segoe UI"/>
          <w:color w:val="24292E"/>
          <w:sz w:val="24"/>
          <w:szCs w:val="24"/>
          <w:lang w:eastAsia="en-GB"/>
        </w:rPr>
        <w:lastRenderedPageBreak/>
        <w:t xml:space="preserve">after Test Automation". There was a section named "Test Automation Overview" that me and Mr Bradford contributed to </w:t>
      </w:r>
      <w:proofErr w:type="spellStart"/>
      <w:r w:rsidRPr="006F30FD">
        <w:rPr>
          <w:rFonts w:ascii="Segoe UI" w:eastAsia="Times New Roman" w:hAnsi="Segoe UI" w:cs="Segoe UI"/>
          <w:color w:val="24292E"/>
          <w:sz w:val="24"/>
          <w:szCs w:val="24"/>
          <w:lang w:eastAsia="en-GB"/>
        </w:rPr>
        <w:t>based</w:t>
      </w:r>
      <w:proofErr w:type="spellEnd"/>
      <w:r w:rsidRPr="006F30FD">
        <w:rPr>
          <w:rFonts w:ascii="Segoe UI" w:eastAsia="Times New Roman" w:hAnsi="Segoe UI" w:cs="Segoe UI"/>
          <w:color w:val="24292E"/>
          <w:sz w:val="24"/>
          <w:szCs w:val="24"/>
          <w:lang w:eastAsia="en-GB"/>
        </w:rPr>
        <w:t xml:space="preserve"> on work we had completed. In the short period of time Mr Bradford and I had been there, we had completed nothing substantial. In no way did we </w:t>
      </w:r>
      <w:proofErr w:type="spellStart"/>
      <w:r w:rsidRPr="006F30FD">
        <w:rPr>
          <w:rFonts w:ascii="Segoe UI" w:eastAsia="Times New Roman" w:hAnsi="Segoe UI" w:cs="Segoe UI"/>
          <w:color w:val="24292E"/>
          <w:sz w:val="24"/>
          <w:szCs w:val="24"/>
          <w:lang w:eastAsia="en-GB"/>
        </w:rPr>
        <w:t>fulfill</w:t>
      </w:r>
      <w:proofErr w:type="spellEnd"/>
      <w:r w:rsidRPr="006F30FD">
        <w:rPr>
          <w:rFonts w:ascii="Segoe UI" w:eastAsia="Times New Roman" w:hAnsi="Segoe UI" w:cs="Segoe UI"/>
          <w:color w:val="24292E"/>
          <w:sz w:val="24"/>
          <w:szCs w:val="24"/>
          <w:lang w:eastAsia="en-GB"/>
        </w:rPr>
        <w:t xml:space="preserve"> the </w:t>
      </w:r>
      <w:proofErr w:type="gramStart"/>
      <w:r w:rsidRPr="006F30FD">
        <w:rPr>
          <w:rFonts w:ascii="Segoe UI" w:eastAsia="Times New Roman" w:hAnsi="Segoe UI" w:cs="Segoe UI"/>
          <w:color w:val="24292E"/>
          <w:sz w:val="24"/>
          <w:szCs w:val="24"/>
          <w:lang w:eastAsia="en-GB"/>
        </w:rPr>
        <w:t>clients</w:t>
      </w:r>
      <w:proofErr w:type="gramEnd"/>
      <w:r w:rsidRPr="006F30FD">
        <w:rPr>
          <w:rFonts w:ascii="Segoe UI" w:eastAsia="Times New Roman" w:hAnsi="Segoe UI" w:cs="Segoe UI"/>
          <w:color w:val="24292E"/>
          <w:sz w:val="24"/>
          <w:szCs w:val="24"/>
          <w:lang w:eastAsia="en-GB"/>
        </w:rPr>
        <w:t xml:space="preserve"> expectations. The plan, during this presentation, was to use smoke and mirrors and the sublime presentation skills of Elliot.</w:t>
      </w:r>
    </w:p>
    <w:p w14:paraId="03D26987"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Elliot, having finished his meeting with Srikanth, popped over to see me and Dave Bradford, with Dan in tow. Elliot’s smile still beamed. The glint in his eyes indicated either he was going to make love to us or kill us. I was too tired to get screwed again. Dan left me, </w:t>
      </w:r>
      <w:proofErr w:type="gramStart"/>
      <w:r w:rsidRPr="006F30FD">
        <w:rPr>
          <w:rFonts w:ascii="Segoe UI" w:eastAsia="Times New Roman" w:hAnsi="Segoe UI" w:cs="Segoe UI"/>
          <w:color w:val="24292E"/>
          <w:sz w:val="24"/>
          <w:szCs w:val="24"/>
          <w:lang w:eastAsia="en-GB"/>
        </w:rPr>
        <w:t>Elliot</w:t>
      </w:r>
      <w:proofErr w:type="gramEnd"/>
      <w:r w:rsidRPr="006F30FD">
        <w:rPr>
          <w:rFonts w:ascii="Segoe UI" w:eastAsia="Times New Roman" w:hAnsi="Segoe UI" w:cs="Segoe UI"/>
          <w:color w:val="24292E"/>
          <w:sz w:val="24"/>
          <w:szCs w:val="24"/>
          <w:lang w:eastAsia="en-GB"/>
        </w:rPr>
        <w:t xml:space="preserve"> and Mr Bradford to the secrecy of the Test Lab. Elliot took a good look around. He </w:t>
      </w:r>
      <w:proofErr w:type="gramStart"/>
      <w:r w:rsidRPr="006F30FD">
        <w:rPr>
          <w:rFonts w:ascii="Segoe UI" w:eastAsia="Times New Roman" w:hAnsi="Segoe UI" w:cs="Segoe UI"/>
          <w:color w:val="24292E"/>
          <w:sz w:val="24"/>
          <w:szCs w:val="24"/>
          <w:lang w:eastAsia="en-GB"/>
        </w:rPr>
        <w:t>asked</w:t>
      </w:r>
      <w:proofErr w:type="gramEnd"/>
      <w:r w:rsidRPr="006F30FD">
        <w:rPr>
          <w:rFonts w:ascii="Segoe UI" w:eastAsia="Times New Roman" w:hAnsi="Segoe UI" w:cs="Segoe UI"/>
          <w:color w:val="24292E"/>
          <w:sz w:val="24"/>
          <w:szCs w:val="24"/>
          <w:lang w:eastAsia="en-GB"/>
        </w:rPr>
        <w:t xml:space="preserve"> "Can we talk privately here?", he asked. "Yeah, sure. What do you want to go over?", Mr Bradford asked. Elliot quickly looked at me, then Dave Bradford and said, "Did you get to look at the presentation template that I sent over?". We nodded, looked at Elliot and said, "Yeah". "Well, can I have a look at it?", he demanded. Elliot took one look at his wristwatch. He told us the presentation of our proof of concept had been scheduled for 11:00. The time was now 9:00am. We still had time to edit and rehearse the presentation.</w:t>
      </w:r>
    </w:p>
    <w:p w14:paraId="3A27129F"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I opened the presentation for Elliot to </w:t>
      </w:r>
      <w:proofErr w:type="gramStart"/>
      <w:r w:rsidRPr="006F30FD">
        <w:rPr>
          <w:rFonts w:ascii="Segoe UI" w:eastAsia="Times New Roman" w:hAnsi="Segoe UI" w:cs="Segoe UI"/>
          <w:color w:val="24292E"/>
          <w:sz w:val="24"/>
          <w:szCs w:val="24"/>
          <w:lang w:eastAsia="en-GB"/>
        </w:rPr>
        <w:t>take a look</w:t>
      </w:r>
      <w:proofErr w:type="gramEnd"/>
      <w:r w:rsidRPr="006F30FD">
        <w:rPr>
          <w:rFonts w:ascii="Segoe UI" w:eastAsia="Times New Roman" w:hAnsi="Segoe UI" w:cs="Segoe UI"/>
          <w:color w:val="24292E"/>
          <w:sz w:val="24"/>
          <w:szCs w:val="24"/>
          <w:lang w:eastAsia="en-GB"/>
        </w:rPr>
        <w:t>. "Okay, yep, sales stuff. Okay, this is the section you guys have added. Right.", he said. Elliot paused to think. "We need 3 slides. One to explain A. A second to explain B and a third that prompts a demo." He delegated these tasks to me and Mr Bradford. He added a couple of slides on cost savings. We agreed Elliot would do most of the presenting. Dave and I would step up when it was demo time. We chose the most resilient automated test we had, which had a 50% chance of failure.</w:t>
      </w:r>
    </w:p>
    <w:p w14:paraId="0802288B"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It was 10:45, we were ready. My laptop was under my arm as we approached the meeting room. It felt like we were entering a bar in a wild west movie. We, the outsiders, were walking into a saloon full of unsavoury looking locals. I flashed the embossed HP laptop logo as we approached the table. There was a huge audience, much more than we expected. </w:t>
      </w:r>
      <w:proofErr w:type="gramStart"/>
      <w:r w:rsidRPr="006F30FD">
        <w:rPr>
          <w:rFonts w:ascii="Segoe UI" w:eastAsia="Times New Roman" w:hAnsi="Segoe UI" w:cs="Segoe UI"/>
          <w:color w:val="24292E"/>
          <w:sz w:val="24"/>
          <w:szCs w:val="24"/>
          <w:lang w:eastAsia="en-GB"/>
        </w:rPr>
        <w:t>Hopefully</w:t>
      </w:r>
      <w:proofErr w:type="gramEnd"/>
      <w:r w:rsidRPr="006F30FD">
        <w:rPr>
          <w:rFonts w:ascii="Segoe UI" w:eastAsia="Times New Roman" w:hAnsi="Segoe UI" w:cs="Segoe UI"/>
          <w:color w:val="24292E"/>
          <w:sz w:val="24"/>
          <w:szCs w:val="24"/>
          <w:lang w:eastAsia="en-GB"/>
        </w:rPr>
        <w:t xml:space="preserve"> no-one was going to take a pot shot at us. Elliot looked at me and Dave nervously. He had high-level knowledge of our </w:t>
      </w:r>
      <w:proofErr w:type="gramStart"/>
      <w:r w:rsidRPr="006F30FD">
        <w:rPr>
          <w:rFonts w:ascii="Segoe UI" w:eastAsia="Times New Roman" w:hAnsi="Segoe UI" w:cs="Segoe UI"/>
          <w:color w:val="24292E"/>
          <w:sz w:val="24"/>
          <w:szCs w:val="24"/>
          <w:lang w:eastAsia="en-GB"/>
        </w:rPr>
        <w:t>role, but</w:t>
      </w:r>
      <w:proofErr w:type="gramEnd"/>
      <w:r w:rsidRPr="006F30FD">
        <w:rPr>
          <w:rFonts w:ascii="Segoe UI" w:eastAsia="Times New Roman" w:hAnsi="Segoe UI" w:cs="Segoe UI"/>
          <w:color w:val="24292E"/>
          <w:sz w:val="24"/>
          <w:szCs w:val="24"/>
          <w:lang w:eastAsia="en-GB"/>
        </w:rPr>
        <w:t xml:space="preserve"> relied on Mr Bradford and I for the technicalities. The </w:t>
      </w:r>
      <w:proofErr w:type="spellStart"/>
      <w:r w:rsidRPr="006F30FD">
        <w:rPr>
          <w:rFonts w:ascii="Segoe UI" w:eastAsia="Times New Roman" w:hAnsi="Segoe UI" w:cs="Segoe UI"/>
          <w:color w:val="24292E"/>
          <w:sz w:val="24"/>
          <w:szCs w:val="24"/>
          <w:lang w:eastAsia="en-GB"/>
        </w:rPr>
        <w:t>projectortook</w:t>
      </w:r>
      <w:proofErr w:type="spellEnd"/>
      <w:r w:rsidRPr="006F30FD">
        <w:rPr>
          <w:rFonts w:ascii="Segoe UI" w:eastAsia="Times New Roman" w:hAnsi="Segoe UI" w:cs="Segoe UI"/>
          <w:color w:val="24292E"/>
          <w:sz w:val="24"/>
          <w:szCs w:val="24"/>
          <w:lang w:eastAsia="en-GB"/>
        </w:rPr>
        <w:t xml:space="preserve"> its time to warm up and mirror my laptop screen. I gave Elliot the nod. He took the baton like a well-versed relay runner. He looked up at the audience, walked to the front of the stage, adjusted his tie and </w:t>
      </w:r>
      <w:proofErr w:type="spellStart"/>
      <w:r w:rsidRPr="006F30FD">
        <w:rPr>
          <w:rFonts w:ascii="Segoe UI" w:eastAsia="Times New Roman" w:hAnsi="Segoe UI" w:cs="Segoe UI"/>
          <w:color w:val="24292E"/>
          <w:sz w:val="24"/>
          <w:szCs w:val="24"/>
          <w:lang w:eastAsia="en-GB"/>
        </w:rPr>
        <w:t>beemed</w:t>
      </w:r>
      <w:proofErr w:type="spellEnd"/>
      <w:r w:rsidRPr="006F30FD">
        <w:rPr>
          <w:rFonts w:ascii="Segoe UI" w:eastAsia="Times New Roman" w:hAnsi="Segoe UI" w:cs="Segoe UI"/>
          <w:color w:val="24292E"/>
          <w:sz w:val="24"/>
          <w:szCs w:val="24"/>
          <w:lang w:eastAsia="en-GB"/>
        </w:rPr>
        <w:t>.</w:t>
      </w:r>
    </w:p>
    <w:p w14:paraId="55DA1A9C"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His stature commanded everyone’s attention. The bustle of the room distilled into silence. He looked at me and nodded, indicating he would like to see the first slide. "</w:t>
      </w:r>
      <w:proofErr w:type="spellStart"/>
      <w:r w:rsidRPr="006F30FD">
        <w:rPr>
          <w:rFonts w:ascii="Segoe UI" w:eastAsia="Times New Roman" w:hAnsi="Segoe UI" w:cs="Segoe UI"/>
          <w:color w:val="24292E"/>
          <w:sz w:val="24"/>
          <w:szCs w:val="24"/>
          <w:lang w:eastAsia="en-GB"/>
        </w:rPr>
        <w:t>G’day</w:t>
      </w:r>
      <w:proofErr w:type="spellEnd"/>
      <w:r w:rsidRPr="006F30FD">
        <w:rPr>
          <w:rFonts w:ascii="Segoe UI" w:eastAsia="Times New Roman" w:hAnsi="Segoe UI" w:cs="Segoe UI"/>
          <w:color w:val="24292E"/>
          <w:sz w:val="24"/>
          <w:szCs w:val="24"/>
          <w:lang w:eastAsia="en-GB"/>
        </w:rPr>
        <w:t xml:space="preserve">", he said. Throughout the presentation Elliot used succinct phrases. His pitch, volume and pace indicated confidence. As I proceeded clicking through the slides, Elliot’s confidence </w:t>
      </w:r>
      <w:proofErr w:type="gramStart"/>
      <w:r w:rsidRPr="006F30FD">
        <w:rPr>
          <w:rFonts w:ascii="Segoe UI" w:eastAsia="Times New Roman" w:hAnsi="Segoe UI" w:cs="Segoe UI"/>
          <w:color w:val="24292E"/>
          <w:sz w:val="24"/>
          <w:szCs w:val="24"/>
          <w:lang w:eastAsia="en-GB"/>
        </w:rPr>
        <w:t>grew</w:t>
      </w:r>
      <w:proofErr w:type="gramEnd"/>
      <w:r w:rsidRPr="006F30FD">
        <w:rPr>
          <w:rFonts w:ascii="Segoe UI" w:eastAsia="Times New Roman" w:hAnsi="Segoe UI" w:cs="Segoe UI"/>
          <w:color w:val="24292E"/>
          <w:sz w:val="24"/>
          <w:szCs w:val="24"/>
          <w:lang w:eastAsia="en-GB"/>
        </w:rPr>
        <w:t xml:space="preserve"> and his tempo increased. The smile on his face widened when the cost savings slide appeared. It was obvious that this slide, his only </w:t>
      </w:r>
      <w:r w:rsidRPr="006F30FD">
        <w:rPr>
          <w:rFonts w:ascii="Segoe UI" w:eastAsia="Times New Roman" w:hAnsi="Segoe UI" w:cs="Segoe UI"/>
          <w:color w:val="24292E"/>
          <w:sz w:val="24"/>
          <w:szCs w:val="24"/>
          <w:lang w:eastAsia="en-GB"/>
        </w:rPr>
        <w:lastRenderedPageBreak/>
        <w:t>contribution to the slide pack, was his shot at selling our services. Mr Bradford and I successfully answered all the technical questions from the audience. The flaky demo was more resilient than we hoped too. When the presentation finished, Dan and Srikanth looked at each other in an agreeable, accommodating fashion. With the services of Mr Bradford and I unofficially sold, Elliot chatted to Srikanth's. The next steps were to get a Statement of Work signed.</w:t>
      </w:r>
    </w:p>
    <w:p w14:paraId="2B3BC2C4"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Bruce, Head of Sydney Sales and Marketing, wrote the statement of work. It </w:t>
      </w:r>
      <w:proofErr w:type="gramStart"/>
      <w:r w:rsidRPr="006F30FD">
        <w:rPr>
          <w:rFonts w:ascii="Segoe UI" w:eastAsia="Times New Roman" w:hAnsi="Segoe UI" w:cs="Segoe UI"/>
          <w:color w:val="24292E"/>
          <w:sz w:val="24"/>
          <w:szCs w:val="24"/>
          <w:lang w:eastAsia="en-GB"/>
        </w:rPr>
        <w:t>wasn’t</w:t>
      </w:r>
      <w:proofErr w:type="gramEnd"/>
      <w:r w:rsidRPr="006F30FD">
        <w:rPr>
          <w:rFonts w:ascii="Segoe UI" w:eastAsia="Times New Roman" w:hAnsi="Segoe UI" w:cs="Segoe UI"/>
          <w:color w:val="24292E"/>
          <w:sz w:val="24"/>
          <w:szCs w:val="24"/>
          <w:lang w:eastAsia="en-GB"/>
        </w:rPr>
        <w:t xml:space="preserve"> a difficult task: download the document template, update the client details, hand to client to sign. Unfortunately, Bruce had personal priorities in his life, which would delay the process. Once received by the client, especially a financial institution, authorisation could take weeks. What were Mr Bradford and I to do in the interim? We </w:t>
      </w:r>
      <w:proofErr w:type="spellStart"/>
      <w:r w:rsidRPr="006F30FD">
        <w:rPr>
          <w:rFonts w:ascii="Segoe UI" w:eastAsia="Times New Roman" w:hAnsi="Segoe UI" w:cs="Segoe UI"/>
          <w:color w:val="24292E"/>
          <w:sz w:val="24"/>
          <w:szCs w:val="24"/>
          <w:lang w:eastAsia="en-GB"/>
        </w:rPr>
        <w:t>begrugingly</w:t>
      </w:r>
      <w:proofErr w:type="spellEnd"/>
      <w:r w:rsidRPr="006F30FD">
        <w:rPr>
          <w:rFonts w:ascii="Segoe UI" w:eastAsia="Times New Roman" w:hAnsi="Segoe UI" w:cs="Segoe UI"/>
          <w:color w:val="24292E"/>
          <w:sz w:val="24"/>
          <w:szCs w:val="24"/>
          <w:lang w:eastAsia="en-GB"/>
        </w:rPr>
        <w:t xml:space="preserve"> returned to the office bench.</w:t>
      </w:r>
    </w:p>
    <w:p w14:paraId="2EABA8DA"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There was always work for tender i.e., a document describing our services and our rate for the business being offered. I would often overhear details of tenders, which Elliot and Bruce debated over. Bruce gave the illusion of appearing busy in his office: He played solitaire on his laptop, shuffle papers on his unorganised desk and called his wife. When he </w:t>
      </w:r>
      <w:proofErr w:type="gramStart"/>
      <w:r w:rsidRPr="006F30FD">
        <w:rPr>
          <w:rFonts w:ascii="Segoe UI" w:eastAsia="Times New Roman" w:hAnsi="Segoe UI" w:cs="Segoe UI"/>
          <w:color w:val="24292E"/>
          <w:sz w:val="24"/>
          <w:szCs w:val="24"/>
          <w:lang w:eastAsia="en-GB"/>
        </w:rPr>
        <w:t>wasn't</w:t>
      </w:r>
      <w:proofErr w:type="gramEnd"/>
      <w:r w:rsidRPr="006F30FD">
        <w:rPr>
          <w:rFonts w:ascii="Segoe UI" w:eastAsia="Times New Roman" w:hAnsi="Segoe UI" w:cs="Segoe UI"/>
          <w:color w:val="24292E"/>
          <w:sz w:val="24"/>
          <w:szCs w:val="24"/>
          <w:lang w:eastAsia="en-GB"/>
        </w:rPr>
        <w:t xml:space="preserve"> </w:t>
      </w:r>
      <w:proofErr w:type="spellStart"/>
      <w:r w:rsidRPr="006F30FD">
        <w:rPr>
          <w:rFonts w:ascii="Segoe UI" w:eastAsia="Times New Roman" w:hAnsi="Segoe UI" w:cs="Segoe UI"/>
          <w:color w:val="24292E"/>
          <w:sz w:val="24"/>
          <w:szCs w:val="24"/>
          <w:lang w:eastAsia="en-GB"/>
        </w:rPr>
        <w:t>aappearing</w:t>
      </w:r>
      <w:proofErr w:type="spellEnd"/>
      <w:r w:rsidRPr="006F30FD">
        <w:rPr>
          <w:rFonts w:ascii="Segoe UI" w:eastAsia="Times New Roman" w:hAnsi="Segoe UI" w:cs="Segoe UI"/>
          <w:color w:val="24292E"/>
          <w:sz w:val="24"/>
          <w:szCs w:val="24"/>
          <w:lang w:eastAsia="en-GB"/>
        </w:rPr>
        <w:t xml:space="preserve"> busy, he would pop his head in to speak to me and Mr Bradford. Rarely was the conversation work </w:t>
      </w:r>
      <w:proofErr w:type="gramStart"/>
      <w:r w:rsidRPr="006F30FD">
        <w:rPr>
          <w:rFonts w:ascii="Segoe UI" w:eastAsia="Times New Roman" w:hAnsi="Segoe UI" w:cs="Segoe UI"/>
          <w:color w:val="24292E"/>
          <w:sz w:val="24"/>
          <w:szCs w:val="24"/>
          <w:lang w:eastAsia="en-GB"/>
        </w:rPr>
        <w:t>related, unless</w:t>
      </w:r>
      <w:proofErr w:type="gramEnd"/>
      <w:r w:rsidRPr="006F30FD">
        <w:rPr>
          <w:rFonts w:ascii="Segoe UI" w:eastAsia="Times New Roman" w:hAnsi="Segoe UI" w:cs="Segoe UI"/>
          <w:color w:val="24292E"/>
          <w:sz w:val="24"/>
          <w:szCs w:val="24"/>
          <w:lang w:eastAsia="en-GB"/>
        </w:rPr>
        <w:t xml:space="preserve"> Mark had prompted him to speak to us. When Bruce </w:t>
      </w:r>
      <w:proofErr w:type="gramStart"/>
      <w:r w:rsidRPr="006F30FD">
        <w:rPr>
          <w:rFonts w:ascii="Segoe UI" w:eastAsia="Times New Roman" w:hAnsi="Segoe UI" w:cs="Segoe UI"/>
          <w:color w:val="24292E"/>
          <w:sz w:val="24"/>
          <w:szCs w:val="24"/>
          <w:lang w:eastAsia="en-GB"/>
        </w:rPr>
        <w:t>spoke</w:t>
      </w:r>
      <w:proofErr w:type="gramEnd"/>
      <w:r w:rsidRPr="006F30FD">
        <w:rPr>
          <w:rFonts w:ascii="Segoe UI" w:eastAsia="Times New Roman" w:hAnsi="Segoe UI" w:cs="Segoe UI"/>
          <w:color w:val="24292E"/>
          <w:sz w:val="24"/>
          <w:szCs w:val="24"/>
          <w:lang w:eastAsia="en-GB"/>
        </w:rPr>
        <w:t xml:space="preserve"> he would often emphasise a point by smiling. It </w:t>
      </w:r>
      <w:proofErr w:type="gramStart"/>
      <w:r w:rsidRPr="006F30FD">
        <w:rPr>
          <w:rFonts w:ascii="Segoe UI" w:eastAsia="Times New Roman" w:hAnsi="Segoe UI" w:cs="Segoe UI"/>
          <w:color w:val="24292E"/>
          <w:sz w:val="24"/>
          <w:szCs w:val="24"/>
          <w:lang w:eastAsia="en-GB"/>
        </w:rPr>
        <w:t>didn’t</w:t>
      </w:r>
      <w:proofErr w:type="gramEnd"/>
      <w:r w:rsidRPr="006F30FD">
        <w:rPr>
          <w:rFonts w:ascii="Segoe UI" w:eastAsia="Times New Roman" w:hAnsi="Segoe UI" w:cs="Segoe UI"/>
          <w:color w:val="24292E"/>
          <w:sz w:val="24"/>
          <w:szCs w:val="24"/>
          <w:lang w:eastAsia="en-GB"/>
        </w:rPr>
        <w:t xml:space="preserve"> beam like Elliot’s. It was a forced, almost excruciating looking facial expression. It could, in some circles, be described as gurning. Out of all the business deals that Bruce had wined and dined for. In his 2 years at the </w:t>
      </w:r>
      <w:proofErr w:type="gramStart"/>
      <w:r w:rsidRPr="006F30FD">
        <w:rPr>
          <w:rFonts w:ascii="Segoe UI" w:eastAsia="Times New Roman" w:hAnsi="Segoe UI" w:cs="Segoe UI"/>
          <w:color w:val="24292E"/>
          <w:sz w:val="24"/>
          <w:szCs w:val="24"/>
          <w:lang w:eastAsia="en-GB"/>
        </w:rPr>
        <w:t>consultancy</w:t>
      </w:r>
      <w:proofErr w:type="gramEnd"/>
      <w:r w:rsidRPr="006F30FD">
        <w:rPr>
          <w:rFonts w:ascii="Segoe UI" w:eastAsia="Times New Roman" w:hAnsi="Segoe UI" w:cs="Segoe UI"/>
          <w:color w:val="24292E"/>
          <w:sz w:val="24"/>
          <w:szCs w:val="24"/>
          <w:lang w:eastAsia="en-GB"/>
        </w:rPr>
        <w:t xml:space="preserve"> he contributed to the success of 2 tenders. All other business deals were signed because of the owner's reputation.</w:t>
      </w:r>
    </w:p>
    <w:p w14:paraId="0A799043"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It was my turn to play host for the evening. I met up with Elle at Circular Quay. We enjoyed a relaxing "cruise" on the Manly Ferry as the sun began to dip. We docked at Manly Wharf. I prompted for me and Elle to depart. We held hands and gently strolled onto the pontoon. I had no clue where to eat in Manly. My Manly dining experiences included: Fish &amp; Chips, Burgers and Pies. All these choices </w:t>
      </w:r>
      <w:proofErr w:type="gramStart"/>
      <w:r w:rsidRPr="006F30FD">
        <w:rPr>
          <w:rFonts w:ascii="Segoe UI" w:eastAsia="Times New Roman" w:hAnsi="Segoe UI" w:cs="Segoe UI"/>
          <w:color w:val="24292E"/>
          <w:sz w:val="24"/>
          <w:szCs w:val="24"/>
          <w:lang w:eastAsia="en-GB"/>
        </w:rPr>
        <w:t>weren’t</w:t>
      </w:r>
      <w:proofErr w:type="gramEnd"/>
      <w:r w:rsidRPr="006F30FD">
        <w:rPr>
          <w:rFonts w:ascii="Segoe UI" w:eastAsia="Times New Roman" w:hAnsi="Segoe UI" w:cs="Segoe UI"/>
          <w:color w:val="24292E"/>
          <w:sz w:val="24"/>
          <w:szCs w:val="24"/>
          <w:lang w:eastAsia="en-GB"/>
        </w:rPr>
        <w:t>, as I saw it, suitable for a romantic sit-down meal. Thankfully, Elle was happy to take lead. With a good eye for eateries, she pointed out an Italian restaurant across the road from Manly Wharf. We took a seat outside, to enjoy the fresh, warm seaside air.</w:t>
      </w:r>
    </w:p>
    <w:p w14:paraId="749FFE61"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Elle and I communicated effectively through touch: kissing, </w:t>
      </w:r>
      <w:proofErr w:type="gramStart"/>
      <w:r w:rsidRPr="006F30FD">
        <w:rPr>
          <w:rFonts w:ascii="Segoe UI" w:eastAsia="Times New Roman" w:hAnsi="Segoe UI" w:cs="Segoe UI"/>
          <w:color w:val="24292E"/>
          <w:sz w:val="24"/>
          <w:szCs w:val="24"/>
          <w:lang w:eastAsia="en-GB"/>
        </w:rPr>
        <w:t>hand-holding</w:t>
      </w:r>
      <w:proofErr w:type="gramEnd"/>
      <w:r w:rsidRPr="006F30FD">
        <w:rPr>
          <w:rFonts w:ascii="Segoe UI" w:eastAsia="Times New Roman" w:hAnsi="Segoe UI" w:cs="Segoe UI"/>
          <w:color w:val="24292E"/>
          <w:sz w:val="24"/>
          <w:szCs w:val="24"/>
          <w:lang w:eastAsia="en-GB"/>
        </w:rPr>
        <w:t xml:space="preserve"> and hugging. Unfortunately, conversation could be best described as jarring. Elle was much more intelligent than me. She talked rapidly about her political studies. I found it gruelling to engage in her line of questioning. I </w:t>
      </w:r>
      <w:proofErr w:type="gramStart"/>
      <w:r w:rsidRPr="006F30FD">
        <w:rPr>
          <w:rFonts w:ascii="Segoe UI" w:eastAsia="Times New Roman" w:hAnsi="Segoe UI" w:cs="Segoe UI"/>
          <w:color w:val="24292E"/>
          <w:sz w:val="24"/>
          <w:szCs w:val="24"/>
          <w:lang w:eastAsia="en-GB"/>
        </w:rPr>
        <w:t>wasn't</w:t>
      </w:r>
      <w:proofErr w:type="gramEnd"/>
      <w:r w:rsidRPr="006F30FD">
        <w:rPr>
          <w:rFonts w:ascii="Segoe UI" w:eastAsia="Times New Roman" w:hAnsi="Segoe UI" w:cs="Segoe UI"/>
          <w:color w:val="24292E"/>
          <w:sz w:val="24"/>
          <w:szCs w:val="24"/>
          <w:lang w:eastAsia="en-GB"/>
        </w:rPr>
        <w:t xml:space="preserve"> interested in the field of politics. I tried to look as attentive as I could, and hope Elle would change the subject. I could have changed the direction of dinner conversation to a subject closer to my family's heart, the West Midlands car industry. </w:t>
      </w:r>
      <w:proofErr w:type="gramStart"/>
      <w:r w:rsidRPr="006F30FD">
        <w:rPr>
          <w:rFonts w:ascii="Segoe UI" w:eastAsia="Times New Roman" w:hAnsi="Segoe UI" w:cs="Segoe UI"/>
          <w:color w:val="24292E"/>
          <w:sz w:val="24"/>
          <w:szCs w:val="24"/>
          <w:lang w:eastAsia="en-GB"/>
        </w:rPr>
        <w:t>I’m</w:t>
      </w:r>
      <w:proofErr w:type="gramEnd"/>
      <w:r w:rsidRPr="006F30FD">
        <w:rPr>
          <w:rFonts w:ascii="Segoe UI" w:eastAsia="Times New Roman" w:hAnsi="Segoe UI" w:cs="Segoe UI"/>
          <w:color w:val="24292E"/>
          <w:sz w:val="24"/>
          <w:szCs w:val="24"/>
          <w:lang w:eastAsia="en-GB"/>
        </w:rPr>
        <w:t xml:space="preserve"> not sure my closed question "did you know that </w:t>
      </w:r>
      <w:proofErr w:type="spellStart"/>
      <w:r w:rsidRPr="006F30FD">
        <w:rPr>
          <w:rFonts w:ascii="Segoe UI" w:eastAsia="Times New Roman" w:hAnsi="Segoe UI" w:cs="Segoe UI"/>
          <w:color w:val="24292E"/>
          <w:sz w:val="24"/>
          <w:szCs w:val="24"/>
          <w:lang w:eastAsia="en-GB"/>
        </w:rPr>
        <w:t>JaguarLandRover</w:t>
      </w:r>
      <w:proofErr w:type="spellEnd"/>
      <w:r w:rsidRPr="006F30FD">
        <w:rPr>
          <w:rFonts w:ascii="Segoe UI" w:eastAsia="Times New Roman" w:hAnsi="Segoe UI" w:cs="Segoe UI"/>
          <w:color w:val="24292E"/>
          <w:sz w:val="24"/>
          <w:szCs w:val="24"/>
          <w:lang w:eastAsia="en-GB"/>
        </w:rPr>
        <w:t xml:space="preserve"> are owned by Indian motor giant Tata </w:t>
      </w:r>
      <w:r w:rsidRPr="006F30FD">
        <w:rPr>
          <w:rFonts w:ascii="Segoe UI" w:eastAsia="Times New Roman" w:hAnsi="Segoe UI" w:cs="Segoe UI"/>
          <w:color w:val="24292E"/>
          <w:sz w:val="24"/>
          <w:szCs w:val="24"/>
          <w:lang w:eastAsia="en-GB"/>
        </w:rPr>
        <w:lastRenderedPageBreak/>
        <w:t>Motors?", would have flowed on nicely from Elle’s "Do you think residents of our state are free to engage in any business they choose?"</w:t>
      </w:r>
    </w:p>
    <w:p w14:paraId="38EEB73D"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Ford, the car manufacturer, does have a footing in Australian culture with its gas guzzling family saloon, the Falcon and Commodore respectfully. By the time I had reached their shores, both Ford and Holden were on fighting terms with engine power output. The beefy aging V8 engines of both vehicles were being tuned to within an inch of their lives by their respective in-house tuning companies FSV and </w:t>
      </w:r>
      <w:proofErr w:type="gramStart"/>
      <w:r w:rsidRPr="006F30FD">
        <w:rPr>
          <w:rFonts w:ascii="Segoe UI" w:eastAsia="Times New Roman" w:hAnsi="Segoe UI" w:cs="Segoe UI"/>
          <w:color w:val="24292E"/>
          <w:sz w:val="24"/>
          <w:szCs w:val="24"/>
          <w:lang w:eastAsia="en-GB"/>
        </w:rPr>
        <w:t>HSV(</w:t>
      </w:r>
      <w:proofErr w:type="gramEnd"/>
      <w:r w:rsidRPr="006F30FD">
        <w:rPr>
          <w:rFonts w:ascii="Segoe UI" w:eastAsia="Times New Roman" w:hAnsi="Segoe UI" w:cs="Segoe UI"/>
          <w:color w:val="24292E"/>
          <w:sz w:val="24"/>
          <w:szCs w:val="24"/>
          <w:lang w:eastAsia="en-GB"/>
        </w:rPr>
        <w:t xml:space="preserve">SV meaning Special Vehicles). Both had models that could easily top 400 bhp, which lead to very quick acceleration times and serious, serious noise. I loved the sound of the Aussie V8s from Ford and Holden. The tone was like the growl of a beast amplified to 11. The look of these vehicles too, set apart from their standard siblings with boxier wings, bonnet and boot gave them the muscle that would make them unmistakeable on the open road. They were Australia’s mobile cod-piece extender. I loved everything about them, minus the emissions and fuel consumption. By jingo they even had a UTE (short for </w:t>
      </w:r>
      <w:proofErr w:type="gramStart"/>
      <w:r w:rsidRPr="006F30FD">
        <w:rPr>
          <w:rFonts w:ascii="Segoe UI" w:eastAsia="Times New Roman" w:hAnsi="Segoe UI" w:cs="Segoe UI"/>
          <w:color w:val="24292E"/>
          <w:sz w:val="24"/>
          <w:szCs w:val="24"/>
          <w:lang w:eastAsia="en-GB"/>
        </w:rPr>
        <w:t>utility)version</w:t>
      </w:r>
      <w:proofErr w:type="gramEnd"/>
      <w:r w:rsidRPr="006F30FD">
        <w:rPr>
          <w:rFonts w:ascii="Segoe UI" w:eastAsia="Times New Roman" w:hAnsi="Segoe UI" w:cs="Segoe UI"/>
          <w:color w:val="24292E"/>
          <w:sz w:val="24"/>
          <w:szCs w:val="24"/>
          <w:lang w:eastAsia="en-GB"/>
        </w:rPr>
        <w:t xml:space="preserve"> of each "mad" special vehicle. Given the space in the back, it would suit any nut job that needed to transport their flock or building materials at speed, with little care whether the contents of the boot would be in one piece at the destination.</w:t>
      </w:r>
    </w:p>
    <w:p w14:paraId="38F87D7F"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Elle and I sat outside the Italian Restaurant as dusk settled in. Even though conversation </w:t>
      </w:r>
      <w:proofErr w:type="gramStart"/>
      <w:r w:rsidRPr="006F30FD">
        <w:rPr>
          <w:rFonts w:ascii="Segoe UI" w:eastAsia="Times New Roman" w:hAnsi="Segoe UI" w:cs="Segoe UI"/>
          <w:color w:val="24292E"/>
          <w:sz w:val="24"/>
          <w:szCs w:val="24"/>
          <w:lang w:eastAsia="en-GB"/>
        </w:rPr>
        <w:t>didn't</w:t>
      </w:r>
      <w:proofErr w:type="gramEnd"/>
      <w:r w:rsidRPr="006F30FD">
        <w:rPr>
          <w:rFonts w:ascii="Segoe UI" w:eastAsia="Times New Roman" w:hAnsi="Segoe UI" w:cs="Segoe UI"/>
          <w:color w:val="24292E"/>
          <w:sz w:val="24"/>
          <w:szCs w:val="24"/>
          <w:lang w:eastAsia="en-GB"/>
        </w:rPr>
        <w:t xml:space="preserve"> flow as I had hoped, we enjoyed </w:t>
      </w:r>
      <w:proofErr w:type="spellStart"/>
      <w:r w:rsidRPr="006F30FD">
        <w:rPr>
          <w:rFonts w:ascii="Segoe UI" w:eastAsia="Times New Roman" w:hAnsi="Segoe UI" w:cs="Segoe UI"/>
          <w:color w:val="24292E"/>
          <w:sz w:val="24"/>
          <w:szCs w:val="24"/>
          <w:lang w:eastAsia="en-GB"/>
        </w:rPr>
        <w:t>each others</w:t>
      </w:r>
      <w:proofErr w:type="spellEnd"/>
      <w:r w:rsidRPr="006F30FD">
        <w:rPr>
          <w:rFonts w:ascii="Segoe UI" w:eastAsia="Times New Roman" w:hAnsi="Segoe UI" w:cs="Segoe UI"/>
          <w:color w:val="24292E"/>
          <w:sz w:val="24"/>
          <w:szCs w:val="24"/>
          <w:lang w:eastAsia="en-GB"/>
        </w:rPr>
        <w:t xml:space="preserve"> company. Elle was adamant we split the cost of the meal. I thought this was admirable of her, given she earnt very little. We walked </w:t>
      </w:r>
      <w:proofErr w:type="gramStart"/>
      <w:r w:rsidRPr="006F30FD">
        <w:rPr>
          <w:rFonts w:ascii="Segoe UI" w:eastAsia="Times New Roman" w:hAnsi="Segoe UI" w:cs="Segoe UI"/>
          <w:color w:val="24292E"/>
          <w:sz w:val="24"/>
          <w:szCs w:val="24"/>
          <w:lang w:eastAsia="en-GB"/>
        </w:rPr>
        <w:t>hand-in-hand</w:t>
      </w:r>
      <w:proofErr w:type="gramEnd"/>
      <w:r w:rsidRPr="006F30FD">
        <w:rPr>
          <w:rFonts w:ascii="Segoe UI" w:eastAsia="Times New Roman" w:hAnsi="Segoe UI" w:cs="Segoe UI"/>
          <w:color w:val="24292E"/>
          <w:sz w:val="24"/>
          <w:szCs w:val="24"/>
          <w:lang w:eastAsia="en-GB"/>
        </w:rPr>
        <w:t xml:space="preserve"> towards Manly Corso. Elle enthusiastically asked if she could see my new home, "Flo's Apartment". "Yeah, I’ll love to show you the place", I said with subtle sarcasm. I imagined several f*ck-up scenarios involving Elle and the apartment:</w:t>
      </w:r>
    </w:p>
    <w:p w14:paraId="2FF33EEA" w14:textId="77777777" w:rsidR="006F30FD" w:rsidRPr="006F30FD" w:rsidRDefault="006F30FD" w:rsidP="006F30FD">
      <w:pPr>
        <w:numPr>
          <w:ilvl w:val="0"/>
          <w:numId w:val="24"/>
        </w:numPr>
        <w:shd w:val="clear" w:color="auto" w:fill="FFFFFF"/>
        <w:spacing w:before="100" w:beforeAutospacing="1"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She </w:t>
      </w:r>
      <w:proofErr w:type="gramStart"/>
      <w:r w:rsidRPr="006F30FD">
        <w:rPr>
          <w:rFonts w:ascii="Segoe UI" w:eastAsia="Times New Roman" w:hAnsi="Segoe UI" w:cs="Segoe UI"/>
          <w:color w:val="24292E"/>
          <w:sz w:val="24"/>
          <w:szCs w:val="24"/>
          <w:lang w:eastAsia="en-GB"/>
        </w:rPr>
        <w:t>comes into contact with</w:t>
      </w:r>
      <w:proofErr w:type="gramEnd"/>
      <w:r w:rsidRPr="006F30FD">
        <w:rPr>
          <w:rFonts w:ascii="Segoe UI" w:eastAsia="Times New Roman" w:hAnsi="Segoe UI" w:cs="Segoe UI"/>
          <w:color w:val="24292E"/>
          <w:sz w:val="24"/>
          <w:szCs w:val="24"/>
          <w:lang w:eastAsia="en-GB"/>
        </w:rPr>
        <w:t xml:space="preserve"> a bohemian French lady or stoner from England.</w:t>
      </w:r>
    </w:p>
    <w:p w14:paraId="21C15F51" w14:textId="77777777" w:rsidR="006F30FD" w:rsidRPr="006F30FD" w:rsidRDefault="006F30FD" w:rsidP="006F30FD">
      <w:pPr>
        <w:numPr>
          <w:ilvl w:val="0"/>
          <w:numId w:val="24"/>
        </w:numPr>
        <w:shd w:val="clear" w:color="auto" w:fill="FFFFFF"/>
        <w:spacing w:before="60"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She treads in cat </w:t>
      </w:r>
      <w:proofErr w:type="gramStart"/>
      <w:r w:rsidRPr="006F30FD">
        <w:rPr>
          <w:rFonts w:ascii="Segoe UI" w:eastAsia="Times New Roman" w:hAnsi="Segoe UI" w:cs="Segoe UI"/>
          <w:color w:val="24292E"/>
          <w:sz w:val="24"/>
          <w:szCs w:val="24"/>
          <w:lang w:eastAsia="en-GB"/>
        </w:rPr>
        <w:t>shit</w:t>
      </w:r>
      <w:proofErr w:type="gramEnd"/>
      <w:r w:rsidRPr="006F30FD">
        <w:rPr>
          <w:rFonts w:ascii="Segoe UI" w:eastAsia="Times New Roman" w:hAnsi="Segoe UI" w:cs="Segoe UI"/>
          <w:color w:val="24292E"/>
          <w:sz w:val="24"/>
          <w:szCs w:val="24"/>
          <w:lang w:eastAsia="en-GB"/>
        </w:rPr>
        <w:t xml:space="preserve"> that litters the </w:t>
      </w:r>
      <w:proofErr w:type="spellStart"/>
      <w:r w:rsidRPr="006F30FD">
        <w:rPr>
          <w:rFonts w:ascii="Segoe UI" w:eastAsia="Times New Roman" w:hAnsi="Segoe UI" w:cs="Segoe UI"/>
          <w:color w:val="24292E"/>
          <w:sz w:val="24"/>
          <w:szCs w:val="24"/>
          <w:lang w:eastAsia="en-GB"/>
        </w:rPr>
        <w:t>halway</w:t>
      </w:r>
      <w:proofErr w:type="spellEnd"/>
      <w:r w:rsidRPr="006F30FD">
        <w:rPr>
          <w:rFonts w:ascii="Segoe UI" w:eastAsia="Times New Roman" w:hAnsi="Segoe UI" w:cs="Segoe UI"/>
          <w:color w:val="24292E"/>
          <w:sz w:val="24"/>
          <w:szCs w:val="24"/>
          <w:lang w:eastAsia="en-GB"/>
        </w:rPr>
        <w:t>.</w:t>
      </w:r>
    </w:p>
    <w:p w14:paraId="127264C5" w14:textId="77777777" w:rsidR="006F30FD" w:rsidRPr="006F30FD" w:rsidRDefault="006F30FD" w:rsidP="006F30FD">
      <w:pPr>
        <w:numPr>
          <w:ilvl w:val="0"/>
          <w:numId w:val="24"/>
        </w:numPr>
        <w:shd w:val="clear" w:color="auto" w:fill="FFFFFF"/>
        <w:spacing w:before="60"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She is eaten alive by carpet fleas.</w:t>
      </w:r>
    </w:p>
    <w:p w14:paraId="499091D6"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Elle and I stood at the apartment entrance. I tentatively inserted the door key and applied my body weight to prize the door open. I flicked on the hallway light, </w:t>
      </w:r>
      <w:proofErr w:type="gramStart"/>
      <w:r w:rsidRPr="006F30FD">
        <w:rPr>
          <w:rFonts w:ascii="Segoe UI" w:eastAsia="Times New Roman" w:hAnsi="Segoe UI" w:cs="Segoe UI"/>
          <w:color w:val="24292E"/>
          <w:sz w:val="24"/>
          <w:szCs w:val="24"/>
          <w:lang w:eastAsia="en-GB"/>
        </w:rPr>
        <w:t>paused</w:t>
      </w:r>
      <w:proofErr w:type="gramEnd"/>
      <w:r w:rsidRPr="006F30FD">
        <w:rPr>
          <w:rFonts w:ascii="Segoe UI" w:eastAsia="Times New Roman" w:hAnsi="Segoe UI" w:cs="Segoe UI"/>
          <w:color w:val="24292E"/>
          <w:sz w:val="24"/>
          <w:szCs w:val="24"/>
          <w:lang w:eastAsia="en-GB"/>
        </w:rPr>
        <w:t xml:space="preserve"> and listened. The flat was deserted. I looked back at Elle, grinning, indicating my relief. We walked towards the kitchen. There </w:t>
      </w:r>
      <w:proofErr w:type="gramStart"/>
      <w:r w:rsidRPr="006F30FD">
        <w:rPr>
          <w:rFonts w:ascii="Segoe UI" w:eastAsia="Times New Roman" w:hAnsi="Segoe UI" w:cs="Segoe UI"/>
          <w:color w:val="24292E"/>
          <w:sz w:val="24"/>
          <w:szCs w:val="24"/>
          <w:lang w:eastAsia="en-GB"/>
        </w:rPr>
        <w:t>weren't</w:t>
      </w:r>
      <w:proofErr w:type="gramEnd"/>
      <w:r w:rsidRPr="006F30FD">
        <w:rPr>
          <w:rFonts w:ascii="Segoe UI" w:eastAsia="Times New Roman" w:hAnsi="Segoe UI" w:cs="Segoe UI"/>
          <w:color w:val="24292E"/>
          <w:sz w:val="24"/>
          <w:szCs w:val="24"/>
          <w:lang w:eastAsia="en-GB"/>
        </w:rPr>
        <w:t xml:space="preserve"> any signs of cat shit. My last concern </w:t>
      </w:r>
      <w:proofErr w:type="gramStart"/>
      <w:r w:rsidRPr="006F30FD">
        <w:rPr>
          <w:rFonts w:ascii="Segoe UI" w:eastAsia="Times New Roman" w:hAnsi="Segoe UI" w:cs="Segoe UI"/>
          <w:color w:val="24292E"/>
          <w:sz w:val="24"/>
          <w:szCs w:val="24"/>
          <w:lang w:eastAsia="en-GB"/>
        </w:rPr>
        <w:t>wasn't</w:t>
      </w:r>
      <w:proofErr w:type="gramEnd"/>
      <w:r w:rsidRPr="006F30FD">
        <w:rPr>
          <w:rFonts w:ascii="Segoe UI" w:eastAsia="Times New Roman" w:hAnsi="Segoe UI" w:cs="Segoe UI"/>
          <w:color w:val="24292E"/>
          <w:sz w:val="24"/>
          <w:szCs w:val="24"/>
          <w:lang w:eastAsia="en-GB"/>
        </w:rPr>
        <w:t xml:space="preserve"> in the end. Our footwear would protect us from potential carpet flea.</w:t>
      </w:r>
    </w:p>
    <w:p w14:paraId="4A37A864"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The door to my bedroom required a good dose of WD40. It creaked like a 18th Century pirate ship. Once inside, with door closed, privacy was ours. I looked at my room in a more judgemental light with Elle by my side. It was barely fit for someone who was accustomed to living without a home, let alone a </w:t>
      </w:r>
      <w:proofErr w:type="gramStart"/>
      <w:r w:rsidRPr="006F30FD">
        <w:rPr>
          <w:rFonts w:ascii="Segoe UI" w:eastAsia="Times New Roman" w:hAnsi="Segoe UI" w:cs="Segoe UI"/>
          <w:color w:val="24292E"/>
          <w:sz w:val="24"/>
          <w:szCs w:val="24"/>
          <w:lang w:eastAsia="en-GB"/>
        </w:rPr>
        <w:t>30 year old</w:t>
      </w:r>
      <w:proofErr w:type="gramEnd"/>
      <w:r w:rsidRPr="006F30FD">
        <w:rPr>
          <w:rFonts w:ascii="Segoe UI" w:eastAsia="Times New Roman" w:hAnsi="Segoe UI" w:cs="Segoe UI"/>
          <w:color w:val="24292E"/>
          <w:sz w:val="24"/>
          <w:szCs w:val="24"/>
          <w:lang w:eastAsia="en-GB"/>
        </w:rPr>
        <w:t xml:space="preserve">, I.T professional. Thankfully, Elle </w:t>
      </w:r>
      <w:proofErr w:type="gramStart"/>
      <w:r w:rsidRPr="006F30FD">
        <w:rPr>
          <w:rFonts w:ascii="Segoe UI" w:eastAsia="Times New Roman" w:hAnsi="Segoe UI" w:cs="Segoe UI"/>
          <w:color w:val="24292E"/>
          <w:sz w:val="24"/>
          <w:szCs w:val="24"/>
          <w:lang w:eastAsia="en-GB"/>
        </w:rPr>
        <w:t>didn't</w:t>
      </w:r>
      <w:proofErr w:type="gramEnd"/>
      <w:r w:rsidRPr="006F30FD">
        <w:rPr>
          <w:rFonts w:ascii="Segoe UI" w:eastAsia="Times New Roman" w:hAnsi="Segoe UI" w:cs="Segoe UI"/>
          <w:color w:val="24292E"/>
          <w:sz w:val="24"/>
          <w:szCs w:val="24"/>
          <w:lang w:eastAsia="en-GB"/>
        </w:rPr>
        <w:t xml:space="preserve"> share my concern. She confidently walked around the bed, running her fingers on the light bed sheets. The bedsheets were an untidy </w:t>
      </w:r>
      <w:r w:rsidRPr="006F30FD">
        <w:rPr>
          <w:rFonts w:ascii="Segoe UI" w:eastAsia="Times New Roman" w:hAnsi="Segoe UI" w:cs="Segoe UI"/>
          <w:color w:val="24292E"/>
          <w:sz w:val="24"/>
          <w:szCs w:val="24"/>
          <w:lang w:eastAsia="en-GB"/>
        </w:rPr>
        <w:lastRenderedPageBreak/>
        <w:t xml:space="preserve">heap atop the mattress. She perched herself on the end of the bed. The look she invited me, I </w:t>
      </w:r>
      <w:proofErr w:type="gramStart"/>
      <w:r w:rsidRPr="006F30FD">
        <w:rPr>
          <w:rFonts w:ascii="Segoe UI" w:eastAsia="Times New Roman" w:hAnsi="Segoe UI" w:cs="Segoe UI"/>
          <w:color w:val="24292E"/>
          <w:sz w:val="24"/>
          <w:szCs w:val="24"/>
          <w:lang w:eastAsia="en-GB"/>
        </w:rPr>
        <w:t>interpreted as fuck</w:t>
      </w:r>
      <w:proofErr w:type="gramEnd"/>
      <w:r w:rsidRPr="006F30FD">
        <w:rPr>
          <w:rFonts w:ascii="Segoe UI" w:eastAsia="Times New Roman" w:hAnsi="Segoe UI" w:cs="Segoe UI"/>
          <w:color w:val="24292E"/>
          <w:sz w:val="24"/>
          <w:szCs w:val="24"/>
          <w:lang w:eastAsia="en-GB"/>
        </w:rPr>
        <w:t xml:space="preserve"> me here, fuck me now. I entertained many thoughts:</w:t>
      </w:r>
    </w:p>
    <w:p w14:paraId="5443E283" w14:textId="77777777" w:rsidR="006F30FD" w:rsidRPr="006F30FD" w:rsidRDefault="006F30FD" w:rsidP="006F30FD">
      <w:pPr>
        <w:numPr>
          <w:ilvl w:val="0"/>
          <w:numId w:val="25"/>
        </w:numPr>
        <w:shd w:val="clear" w:color="auto" w:fill="FFFFFF"/>
        <w:spacing w:before="100" w:beforeAutospacing="1"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Great, the apartment has not put the fear of god in her.</w:t>
      </w:r>
    </w:p>
    <w:p w14:paraId="4B55A1CB" w14:textId="77777777" w:rsidR="006F30FD" w:rsidRPr="006F30FD" w:rsidRDefault="006F30FD" w:rsidP="006F30FD">
      <w:pPr>
        <w:numPr>
          <w:ilvl w:val="0"/>
          <w:numId w:val="25"/>
        </w:numPr>
        <w:shd w:val="clear" w:color="auto" w:fill="FFFFFF"/>
        <w:spacing w:before="60"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I hope I can sexually perform, remember last time?</w:t>
      </w:r>
    </w:p>
    <w:p w14:paraId="2F2CB94C" w14:textId="77777777" w:rsidR="006F30FD" w:rsidRPr="006F30FD" w:rsidRDefault="006F30FD" w:rsidP="006F30FD">
      <w:pPr>
        <w:numPr>
          <w:ilvl w:val="0"/>
          <w:numId w:val="25"/>
        </w:numPr>
        <w:shd w:val="clear" w:color="auto" w:fill="FFFFFF"/>
        <w:spacing w:before="60"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Where was her erogenous zone? Yes, the back of her neck.</w:t>
      </w:r>
    </w:p>
    <w:p w14:paraId="61CD5633"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I began kissing the back of her neck. She immediately unbuttoned my jeans and sucked my penis using her unique technique. I was only slightly stimulated. It was my turn. I worked my way from Elle's neck down to her vagina. I checked the state of my penis as I continued licking her other erogenous zones. My penis was flaccid. I </w:t>
      </w:r>
      <w:proofErr w:type="gramStart"/>
      <w:r w:rsidRPr="006F30FD">
        <w:rPr>
          <w:rFonts w:ascii="Segoe UI" w:eastAsia="Times New Roman" w:hAnsi="Segoe UI" w:cs="Segoe UI"/>
          <w:color w:val="24292E"/>
          <w:sz w:val="24"/>
          <w:szCs w:val="24"/>
          <w:lang w:eastAsia="en-GB"/>
        </w:rPr>
        <w:t>didn't</w:t>
      </w:r>
      <w:proofErr w:type="gramEnd"/>
      <w:r w:rsidRPr="006F30FD">
        <w:rPr>
          <w:rFonts w:ascii="Segoe UI" w:eastAsia="Times New Roman" w:hAnsi="Segoe UI" w:cs="Segoe UI"/>
          <w:color w:val="24292E"/>
          <w:sz w:val="24"/>
          <w:szCs w:val="24"/>
          <w:lang w:eastAsia="en-GB"/>
        </w:rPr>
        <w:t xml:space="preserve"> know it at the time, but I was experiencing erectile dysfunction. I was now beginning to panic. I </w:t>
      </w:r>
      <w:proofErr w:type="gramStart"/>
      <w:r w:rsidRPr="006F30FD">
        <w:rPr>
          <w:rFonts w:ascii="Segoe UI" w:eastAsia="Times New Roman" w:hAnsi="Segoe UI" w:cs="Segoe UI"/>
          <w:color w:val="24292E"/>
          <w:sz w:val="24"/>
          <w:szCs w:val="24"/>
          <w:lang w:eastAsia="en-GB"/>
        </w:rPr>
        <w:t>couldn't</w:t>
      </w:r>
      <w:proofErr w:type="gramEnd"/>
      <w:r w:rsidRPr="006F30FD">
        <w:rPr>
          <w:rFonts w:ascii="Segoe UI" w:eastAsia="Times New Roman" w:hAnsi="Segoe UI" w:cs="Segoe UI"/>
          <w:color w:val="24292E"/>
          <w:sz w:val="24"/>
          <w:szCs w:val="24"/>
          <w:lang w:eastAsia="en-GB"/>
        </w:rPr>
        <w:t xml:space="preserve"> blame Elle, she used everything in her sexual arsenal to stimulate me. I continued licking her </w:t>
      </w:r>
      <w:proofErr w:type="spellStart"/>
      <w:r w:rsidRPr="006F30FD">
        <w:rPr>
          <w:rFonts w:ascii="Segoe UI" w:eastAsia="Times New Roman" w:hAnsi="Segoe UI" w:cs="Segoe UI"/>
          <w:color w:val="24292E"/>
          <w:sz w:val="24"/>
          <w:szCs w:val="24"/>
          <w:lang w:eastAsia="en-GB"/>
        </w:rPr>
        <w:t>errogenous</w:t>
      </w:r>
      <w:proofErr w:type="spellEnd"/>
      <w:r w:rsidRPr="006F30FD">
        <w:rPr>
          <w:rFonts w:ascii="Segoe UI" w:eastAsia="Times New Roman" w:hAnsi="Segoe UI" w:cs="Segoe UI"/>
          <w:color w:val="24292E"/>
          <w:sz w:val="24"/>
          <w:szCs w:val="24"/>
          <w:lang w:eastAsia="en-GB"/>
        </w:rPr>
        <w:t xml:space="preserve"> zones. Again, I had to improvise. Not being able to use my penis, I used the next best thing I had to hand, my hand. I used my digits like a button-bashing video game. Given grit and stamina, I finger fucked Elle like a game of Track and Field. The pace slowed. Both of us looked at each other. The sweat streamed down our faces as we caught a breath. Elle was beaming, "I’ve never come 3 times before!", she exclaimed. I was confused. I </w:t>
      </w:r>
      <w:proofErr w:type="gramStart"/>
      <w:r w:rsidRPr="006F30FD">
        <w:rPr>
          <w:rFonts w:ascii="Segoe UI" w:eastAsia="Times New Roman" w:hAnsi="Segoe UI" w:cs="Segoe UI"/>
          <w:color w:val="24292E"/>
          <w:sz w:val="24"/>
          <w:szCs w:val="24"/>
          <w:lang w:eastAsia="en-GB"/>
        </w:rPr>
        <w:t>didn't</w:t>
      </w:r>
      <w:proofErr w:type="gramEnd"/>
      <w:r w:rsidRPr="006F30FD">
        <w:rPr>
          <w:rFonts w:ascii="Segoe UI" w:eastAsia="Times New Roman" w:hAnsi="Segoe UI" w:cs="Segoe UI"/>
          <w:color w:val="24292E"/>
          <w:sz w:val="24"/>
          <w:szCs w:val="24"/>
          <w:lang w:eastAsia="en-GB"/>
        </w:rPr>
        <w:t xml:space="preserve"> sense her ejaculate.</w:t>
      </w:r>
    </w:p>
    <w:p w14:paraId="1D70C835"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We </w:t>
      </w:r>
      <w:proofErr w:type="gramStart"/>
      <w:r w:rsidRPr="006F30FD">
        <w:rPr>
          <w:rFonts w:ascii="Segoe UI" w:eastAsia="Times New Roman" w:hAnsi="Segoe UI" w:cs="Segoe UI"/>
          <w:color w:val="24292E"/>
          <w:sz w:val="24"/>
          <w:szCs w:val="24"/>
          <w:lang w:eastAsia="en-GB"/>
        </w:rPr>
        <w:t>didn’t</w:t>
      </w:r>
      <w:proofErr w:type="gramEnd"/>
      <w:r w:rsidRPr="006F30FD">
        <w:rPr>
          <w:rFonts w:ascii="Segoe UI" w:eastAsia="Times New Roman" w:hAnsi="Segoe UI" w:cs="Segoe UI"/>
          <w:color w:val="24292E"/>
          <w:sz w:val="24"/>
          <w:szCs w:val="24"/>
          <w:lang w:eastAsia="en-GB"/>
        </w:rPr>
        <w:t xml:space="preserve"> get a great deal of sleep that night. We both lay wide awake. I lay on my back, Elle was on her front, resting her head on her hands. She began small talk. "That night was special", she said. She described her past sexual experiences. She excitedly added, she had never come 3 times before. She lay on her back and shuffled her body close to mine. She turned her head, to face me. "3 times.", she exclaimed. Elle said she was concerned about my erectile dysfunction. "The first time we slept together I was accepting. You mentioned you hadn't had sex for a while." Elle said. "Given we’ve been together for a short while, that shouldn’t be the case. Don’t you find me attractive?", Elle asked. "No!", I quickly responded. At that moment I felt alone. I thought back to the last time I had sex without issues. It was 4 years prior. My colleagues and I enjoyed a weekend of excess in Prague, Czech Republic. I had sex with a prostitute. There and then it was very easy to perform sexually, but why? What was it about that encounter? Why couldn't I perform for Elle? I </w:t>
      </w:r>
      <w:proofErr w:type="gramStart"/>
      <w:r w:rsidRPr="006F30FD">
        <w:rPr>
          <w:rFonts w:ascii="Segoe UI" w:eastAsia="Times New Roman" w:hAnsi="Segoe UI" w:cs="Segoe UI"/>
          <w:color w:val="24292E"/>
          <w:sz w:val="24"/>
          <w:szCs w:val="24"/>
          <w:lang w:eastAsia="en-GB"/>
        </w:rPr>
        <w:t>didn't</w:t>
      </w:r>
      <w:proofErr w:type="gramEnd"/>
      <w:r w:rsidRPr="006F30FD">
        <w:rPr>
          <w:rFonts w:ascii="Segoe UI" w:eastAsia="Times New Roman" w:hAnsi="Segoe UI" w:cs="Segoe UI"/>
          <w:color w:val="24292E"/>
          <w:sz w:val="24"/>
          <w:szCs w:val="24"/>
          <w:lang w:eastAsia="en-GB"/>
        </w:rPr>
        <w:t xml:space="preserve"> have an answer. Elle looked at me with a concerned expression on her face. She told me the story of a male friend of hers. He discovered he was gay. Elle suggested I should see a specialist. With that, she got changed and left. My mind was scrambled. I felt frustrated and confused. What the hell was wrong with me? </w:t>
      </w:r>
      <w:proofErr w:type="gramStart"/>
      <w:r w:rsidRPr="006F30FD">
        <w:rPr>
          <w:rFonts w:ascii="Segoe UI" w:eastAsia="Times New Roman" w:hAnsi="Segoe UI" w:cs="Segoe UI"/>
          <w:color w:val="24292E"/>
          <w:sz w:val="24"/>
          <w:szCs w:val="24"/>
          <w:lang w:eastAsia="en-GB"/>
        </w:rPr>
        <w:t>I'm</w:t>
      </w:r>
      <w:proofErr w:type="gramEnd"/>
      <w:r w:rsidRPr="006F30FD">
        <w:rPr>
          <w:rFonts w:ascii="Segoe UI" w:eastAsia="Times New Roman" w:hAnsi="Segoe UI" w:cs="Segoe UI"/>
          <w:color w:val="24292E"/>
          <w:sz w:val="24"/>
          <w:szCs w:val="24"/>
          <w:lang w:eastAsia="en-GB"/>
        </w:rPr>
        <w:t xml:space="preserve"> 30 years old. I </w:t>
      </w:r>
      <w:proofErr w:type="gramStart"/>
      <w:r w:rsidRPr="006F30FD">
        <w:rPr>
          <w:rFonts w:ascii="Segoe UI" w:eastAsia="Times New Roman" w:hAnsi="Segoe UI" w:cs="Segoe UI"/>
          <w:color w:val="24292E"/>
          <w:sz w:val="24"/>
          <w:szCs w:val="24"/>
          <w:lang w:eastAsia="en-GB"/>
        </w:rPr>
        <w:t>shouldn't</w:t>
      </w:r>
      <w:proofErr w:type="gramEnd"/>
      <w:r w:rsidRPr="006F30FD">
        <w:rPr>
          <w:rFonts w:ascii="Segoe UI" w:eastAsia="Times New Roman" w:hAnsi="Segoe UI" w:cs="Segoe UI"/>
          <w:color w:val="24292E"/>
          <w:sz w:val="24"/>
          <w:szCs w:val="24"/>
          <w:lang w:eastAsia="en-GB"/>
        </w:rPr>
        <w:t xml:space="preserve"> have an erectile disorder.</w:t>
      </w:r>
    </w:p>
    <w:p w14:paraId="0ABD5F64"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Whenever Elle texted, she would ask if I had contacted the specialist. Thanks to her relentless prompting I contacted the Manly Practice GP to book a consultation. That dreaded day came. A day to swallow my pride and enter the GP’s reception. I walked up to the information desk and whispered my name to the receptionist. "Please take a seat Mr Clarke, the GP will be with you soon.", she said. I felt anxious. I ran my hand </w:t>
      </w:r>
      <w:r w:rsidRPr="006F30FD">
        <w:rPr>
          <w:rFonts w:ascii="Segoe UI" w:eastAsia="Times New Roman" w:hAnsi="Segoe UI" w:cs="Segoe UI"/>
          <w:color w:val="24292E"/>
          <w:sz w:val="24"/>
          <w:szCs w:val="24"/>
          <w:lang w:eastAsia="en-GB"/>
        </w:rPr>
        <w:lastRenderedPageBreak/>
        <w:t xml:space="preserve">over my brow to wipe away the sweat. I looked at the coffee table in front of me. I </w:t>
      </w:r>
      <w:proofErr w:type="gramStart"/>
      <w:r w:rsidRPr="006F30FD">
        <w:rPr>
          <w:rFonts w:ascii="Segoe UI" w:eastAsia="Times New Roman" w:hAnsi="Segoe UI" w:cs="Segoe UI"/>
          <w:color w:val="24292E"/>
          <w:sz w:val="24"/>
          <w:szCs w:val="24"/>
          <w:lang w:eastAsia="en-GB"/>
        </w:rPr>
        <w:t>couldn’t</w:t>
      </w:r>
      <w:proofErr w:type="gramEnd"/>
      <w:r w:rsidRPr="006F30FD">
        <w:rPr>
          <w:rFonts w:ascii="Segoe UI" w:eastAsia="Times New Roman" w:hAnsi="Segoe UI" w:cs="Segoe UI"/>
          <w:color w:val="24292E"/>
          <w:sz w:val="24"/>
          <w:szCs w:val="24"/>
          <w:lang w:eastAsia="en-GB"/>
        </w:rPr>
        <w:t xml:space="preserve"> even entertain reading a donated car magazine. I looked up at the clock on the wall and watched the seconds hand rotate through a full 360 degrees. I wished I </w:t>
      </w:r>
      <w:proofErr w:type="gramStart"/>
      <w:r w:rsidRPr="006F30FD">
        <w:rPr>
          <w:rFonts w:ascii="Segoe UI" w:eastAsia="Times New Roman" w:hAnsi="Segoe UI" w:cs="Segoe UI"/>
          <w:color w:val="24292E"/>
          <w:sz w:val="24"/>
          <w:szCs w:val="24"/>
          <w:lang w:eastAsia="en-GB"/>
        </w:rPr>
        <w:t>was</w:t>
      </w:r>
      <w:proofErr w:type="gramEnd"/>
      <w:r w:rsidRPr="006F30FD">
        <w:rPr>
          <w:rFonts w:ascii="Segoe UI" w:eastAsia="Times New Roman" w:hAnsi="Segoe UI" w:cs="Segoe UI"/>
          <w:color w:val="24292E"/>
          <w:sz w:val="24"/>
          <w:szCs w:val="24"/>
          <w:lang w:eastAsia="en-GB"/>
        </w:rPr>
        <w:t xml:space="preserve"> somewhere else.</w:t>
      </w:r>
    </w:p>
    <w:p w14:paraId="1E013368"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"Mr Clarke?", a voice said. I looked around. I saw a short lady with a loud distinctive Asian Australian accent. I clambered to my feet and walked towards her. The room was a regular office with a simple operating bed. Doctor Chan asked me to take a seat and explained why I wanted to see her. I cleared my throat, looked up and saw Doctor Chan with a clipboard, pen and paper. She afforded me her complete attention. I paused to organise my thoughts and build courage. I feared that whatever was going to be said would be covering new ground and may lead to me reassessing my life. No pressure. I cleared my throat, "Well… I am having issues… I cannot keep an erection." I </w:t>
      </w:r>
      <w:proofErr w:type="gramStart"/>
      <w:r w:rsidRPr="006F30FD">
        <w:rPr>
          <w:rFonts w:ascii="Segoe UI" w:eastAsia="Times New Roman" w:hAnsi="Segoe UI" w:cs="Segoe UI"/>
          <w:color w:val="24292E"/>
          <w:sz w:val="24"/>
          <w:szCs w:val="24"/>
          <w:lang w:eastAsia="en-GB"/>
        </w:rPr>
        <w:t>said</w:t>
      </w:r>
      <w:proofErr w:type="gramEnd"/>
      <w:r w:rsidRPr="006F30FD">
        <w:rPr>
          <w:rFonts w:ascii="Segoe UI" w:eastAsia="Times New Roman" w:hAnsi="Segoe UI" w:cs="Segoe UI"/>
          <w:color w:val="24292E"/>
          <w:sz w:val="24"/>
          <w:szCs w:val="24"/>
          <w:lang w:eastAsia="en-GB"/>
        </w:rPr>
        <w:t xml:space="preserve">. I paused, my heart racing. "How long have you had these issues for?", Doctor Chan asked. I </w:t>
      </w:r>
      <w:proofErr w:type="gramStart"/>
      <w:r w:rsidRPr="006F30FD">
        <w:rPr>
          <w:rFonts w:ascii="Segoe UI" w:eastAsia="Times New Roman" w:hAnsi="Segoe UI" w:cs="Segoe UI"/>
          <w:color w:val="24292E"/>
          <w:sz w:val="24"/>
          <w:szCs w:val="24"/>
          <w:lang w:eastAsia="en-GB"/>
        </w:rPr>
        <w:t>didn't</w:t>
      </w:r>
      <w:proofErr w:type="gramEnd"/>
      <w:r w:rsidRPr="006F30FD">
        <w:rPr>
          <w:rFonts w:ascii="Segoe UI" w:eastAsia="Times New Roman" w:hAnsi="Segoe UI" w:cs="Segoe UI"/>
          <w:color w:val="24292E"/>
          <w:sz w:val="24"/>
          <w:szCs w:val="24"/>
          <w:lang w:eastAsia="en-GB"/>
        </w:rPr>
        <w:t xml:space="preserve"> feel comfortable enough to mention specifics. "Erm, this has been an issue for a while", I replied. Doctor Chan continued with the questioning, "How many sexual partners have you had?", she asked. I felt a deep-seated embarrassment by the answer I was about to give, "5", I replied. "Have you had any sexual encounters with men?", she asked. I paused to absorb the question. Hesitating as I reached into the recesses of my memories, "No", I replied. With all questions answered, Mrs Chan began delivering her recommendations. "See a sexual health officer to chat further about your feelings. In the interim I can offer a prescription of Viagra.", she said. I thanked her for her advice. I declined the medication but did take a business card with details of the sexual health officer.</w:t>
      </w:r>
    </w:p>
    <w:p w14:paraId="2F1DD979"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I looked at the contact card that Doctor Chan had handed to me. I chewed my bottom lip, looked away and back again at the card details. I was finding it difficult to perceive myself as anything other than heterosexual. I attempted to contact the sexual health </w:t>
      </w:r>
      <w:proofErr w:type="gramStart"/>
      <w:r w:rsidRPr="006F30FD">
        <w:rPr>
          <w:rFonts w:ascii="Segoe UI" w:eastAsia="Times New Roman" w:hAnsi="Segoe UI" w:cs="Segoe UI"/>
          <w:color w:val="24292E"/>
          <w:sz w:val="24"/>
          <w:szCs w:val="24"/>
          <w:lang w:eastAsia="en-GB"/>
        </w:rPr>
        <w:t>officer, but</w:t>
      </w:r>
      <w:proofErr w:type="gramEnd"/>
      <w:r w:rsidRPr="006F30FD">
        <w:rPr>
          <w:rFonts w:ascii="Segoe UI" w:eastAsia="Times New Roman" w:hAnsi="Segoe UI" w:cs="Segoe UI"/>
          <w:color w:val="24292E"/>
          <w:sz w:val="24"/>
          <w:szCs w:val="24"/>
          <w:lang w:eastAsia="en-GB"/>
        </w:rPr>
        <w:t xml:space="preserve"> didn’t get through. It was the only time I tried. The communications between me and Elle were tense in the days and weeks after that night at the Manly apartment.</w:t>
      </w:r>
    </w:p>
    <w:p w14:paraId="272CD5BE"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It was leading up to Australia Day, celebrated annually on January 26th (marking the anniversary of the 1788 arrival of the First Fleet of British ships). Celebratory parties were organised in towns and cities up and down Australia. Climate-wise it was a great time to be in Australia. It was the middle of summer. Being in Sydney, it was humid. Most residents of Sydney celebrated Australia Day by drinking excessive amounts of alcohol and listening to Triple J Radio. Triple J Radio played the top 100 Australian Chart Music tracks of the previous year. Early one morning I received a text from Elle. She asked what my plans were in the afternoon. The only plans I had was a lunch date with a Cole's cooked chicken. She asked if I wanted to meet her and her friends in Annandale for Australia Day celebrations. I sat up carefully in my </w:t>
      </w:r>
      <w:proofErr w:type="spellStart"/>
      <w:r w:rsidRPr="006F30FD">
        <w:rPr>
          <w:rFonts w:ascii="Segoe UI" w:eastAsia="Times New Roman" w:hAnsi="Segoe UI" w:cs="Segoe UI"/>
          <w:color w:val="24292E"/>
          <w:sz w:val="24"/>
          <w:szCs w:val="24"/>
          <w:lang w:eastAsia="en-GB"/>
        </w:rPr>
        <w:t>deshevelled</w:t>
      </w:r>
      <w:proofErr w:type="spellEnd"/>
      <w:r w:rsidRPr="006F30FD">
        <w:rPr>
          <w:rFonts w:ascii="Segoe UI" w:eastAsia="Times New Roman" w:hAnsi="Segoe UI" w:cs="Segoe UI"/>
          <w:color w:val="24292E"/>
          <w:sz w:val="24"/>
          <w:szCs w:val="24"/>
          <w:lang w:eastAsia="en-GB"/>
        </w:rPr>
        <w:t xml:space="preserve"> bed. After much thought I decided to cancel my chicken dinner date. With my intent clear, I texted her back with a resounding yes.</w:t>
      </w:r>
    </w:p>
    <w:p w14:paraId="7E10AB3E"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lastRenderedPageBreak/>
        <w:t>I had a look out the ajar bedroom window. The cool breeze lightly filtered through. The humidity was draining. All I wanted to do was rest. With that thought, I lay down. I reached for my cheap guitar and began playing Metallica’s "Nothing Else Matters". The tune required very little effort. I stared at the high ceiling as I played. It was so peaceful in the Manly apartment, neither a French nor Southern English accent to be heard. I felt like lying there all day. Morning passed. It was soon time to leave and meet with Elle and friends. I submerged into the walk-in-wardrobe to find clothes to suit the humid conditions. I found a perfect ensemble: pants, flip flops, white cargo shorts and a singlet (vest). It was a style that Australians had a name for, the bogan (unsophisticated person).</w:t>
      </w:r>
    </w:p>
    <w:p w14:paraId="608665D4"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I was unaware of my frowned upon appearance as I made my way towards the buzz of Manly Corso. The Corso hummed to the sound of pretention on the weekends. On Australia Day the pretention and buzz were amplified to a whole new level. The profits that pubs make on Australia Day must be extraordinary. I made a beeline for the ferry to take me to Circular Quay. I knew which bus to catch to get over to </w:t>
      </w:r>
      <w:proofErr w:type="gramStart"/>
      <w:r w:rsidRPr="006F30FD">
        <w:rPr>
          <w:rFonts w:ascii="Segoe UI" w:eastAsia="Times New Roman" w:hAnsi="Segoe UI" w:cs="Segoe UI"/>
          <w:color w:val="24292E"/>
          <w:sz w:val="24"/>
          <w:szCs w:val="24"/>
          <w:lang w:eastAsia="en-GB"/>
        </w:rPr>
        <w:t>Annandale, but</w:t>
      </w:r>
      <w:proofErr w:type="gramEnd"/>
      <w:r w:rsidRPr="006F30FD">
        <w:rPr>
          <w:rFonts w:ascii="Segoe UI" w:eastAsia="Times New Roman" w:hAnsi="Segoe UI" w:cs="Segoe UI"/>
          <w:color w:val="24292E"/>
          <w:sz w:val="24"/>
          <w:szCs w:val="24"/>
          <w:lang w:eastAsia="en-GB"/>
        </w:rPr>
        <w:t xml:space="preserve"> didn't know which bus stop I should depart at. On the bus journey I entered the destination details into my phone and watched it like a hawk. I hurriedly exited the bus. With eyes down, I stared at my phone as it directed me to a student apartment block.</w:t>
      </w:r>
    </w:p>
    <w:p w14:paraId="1EFD5D0B"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I arrived at a front door, double checked the address in Elle’s text and pressed the doorbell. Elle appeared at the door immediately, full of her usual enthusiasm. She paused, shocked by my appearance. I was insensitive to her reaction. As we walked up the steep staircase to the front door of her friend’s apartment, I could hear the fizz of social drinking. The door opened. I was confronted by a young ginger haired man dressed in a polo shirt with a beer in his hand. He put the drink down and introduced himself. "George", he said, offering a firm handshake. "David", I replied.</w:t>
      </w:r>
    </w:p>
    <w:p w14:paraId="78E73F77"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George and Elle had known each other since childhood. He described the heated political debates they had at high school. George was the high school’s debating champion, much to Elle's annoyance. All I think of was "master debater". The thought was used as a defence mechanism. I was jealous. I could clearly sense there was a spark between George and Elle. They talked politics and finished each other's sentences. George walked over to the balcony to talk to other party members. Elle and I walked towards the kitchen to get more drinks. I opened the fridge, she stared at me with arms crossed. "Why couldn’t you wear a collared T-Shirt? You look like a bogan." she said. I </w:t>
      </w:r>
      <w:proofErr w:type="gramStart"/>
      <w:r w:rsidRPr="006F30FD">
        <w:rPr>
          <w:rFonts w:ascii="Segoe UI" w:eastAsia="Times New Roman" w:hAnsi="Segoe UI" w:cs="Segoe UI"/>
          <w:color w:val="24292E"/>
          <w:sz w:val="24"/>
          <w:szCs w:val="24"/>
          <w:lang w:eastAsia="en-GB"/>
        </w:rPr>
        <w:t>didn’t</w:t>
      </w:r>
      <w:proofErr w:type="gramEnd"/>
      <w:r w:rsidRPr="006F30FD">
        <w:rPr>
          <w:rFonts w:ascii="Segoe UI" w:eastAsia="Times New Roman" w:hAnsi="Segoe UI" w:cs="Segoe UI"/>
          <w:color w:val="24292E"/>
          <w:sz w:val="24"/>
          <w:szCs w:val="24"/>
          <w:lang w:eastAsia="en-GB"/>
        </w:rPr>
        <w:t xml:space="preserve"> really know what a bogan was. Given the context and tone of Elle’s voice, she was angry.</w:t>
      </w:r>
    </w:p>
    <w:p w14:paraId="5A7ABB94"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I still craved Elle’s embrace, even though she had scolded me. I hugged her. She melted against my body and we kissed. Her angst soon softened as she loosened her grip. We made our way to the balcony where a group of Elle’s mates sat. The balcony overlooked the main street, with views of other houses. George sat on a ledge with </w:t>
      </w:r>
      <w:r w:rsidRPr="006F30FD">
        <w:rPr>
          <w:rFonts w:ascii="Segoe UI" w:eastAsia="Times New Roman" w:hAnsi="Segoe UI" w:cs="Segoe UI"/>
          <w:color w:val="24292E"/>
          <w:sz w:val="24"/>
          <w:szCs w:val="24"/>
          <w:lang w:eastAsia="en-GB"/>
        </w:rPr>
        <w:lastRenderedPageBreak/>
        <w:t xml:space="preserve">his back against the wall. A slim, young woman of no more than 17 years old sat on a chair in front of him holding a glass of wine. She began speaking to me. I had spoken to so many people since </w:t>
      </w:r>
      <w:proofErr w:type="gramStart"/>
      <w:r w:rsidRPr="006F30FD">
        <w:rPr>
          <w:rFonts w:ascii="Segoe UI" w:eastAsia="Times New Roman" w:hAnsi="Segoe UI" w:cs="Segoe UI"/>
          <w:color w:val="24292E"/>
          <w:sz w:val="24"/>
          <w:szCs w:val="24"/>
          <w:lang w:eastAsia="en-GB"/>
        </w:rPr>
        <w:t>I’d</w:t>
      </w:r>
      <w:proofErr w:type="gramEnd"/>
      <w:r w:rsidRPr="006F30FD">
        <w:rPr>
          <w:rFonts w:ascii="Segoe UI" w:eastAsia="Times New Roman" w:hAnsi="Segoe UI" w:cs="Segoe UI"/>
          <w:color w:val="24292E"/>
          <w:sz w:val="24"/>
          <w:szCs w:val="24"/>
          <w:lang w:eastAsia="en-GB"/>
        </w:rPr>
        <w:t xml:space="preserve"> arrived, asking the same sets of questions. My answers were getting easier to replay, but the enthusiasm I showed for those answers was beginning to wane. As with most Australians, she was surprised to discover I </w:t>
      </w:r>
      <w:proofErr w:type="gramStart"/>
      <w:r w:rsidRPr="006F30FD">
        <w:rPr>
          <w:rFonts w:ascii="Segoe UI" w:eastAsia="Times New Roman" w:hAnsi="Segoe UI" w:cs="Segoe UI"/>
          <w:color w:val="24292E"/>
          <w:sz w:val="24"/>
          <w:szCs w:val="24"/>
          <w:lang w:eastAsia="en-GB"/>
        </w:rPr>
        <w:t>wasn’t</w:t>
      </w:r>
      <w:proofErr w:type="gramEnd"/>
      <w:r w:rsidRPr="006F30FD">
        <w:rPr>
          <w:rFonts w:ascii="Segoe UI" w:eastAsia="Times New Roman" w:hAnsi="Segoe UI" w:cs="Segoe UI"/>
          <w:color w:val="24292E"/>
          <w:sz w:val="24"/>
          <w:szCs w:val="24"/>
          <w:lang w:eastAsia="en-GB"/>
        </w:rPr>
        <w:t xml:space="preserve"> Scottish or Irish. Australians do not expect an English person to have a West Midlands accent. </w:t>
      </w:r>
      <w:proofErr w:type="gramStart"/>
      <w:r w:rsidRPr="006F30FD">
        <w:rPr>
          <w:rFonts w:ascii="Segoe UI" w:eastAsia="Times New Roman" w:hAnsi="Segoe UI" w:cs="Segoe UI"/>
          <w:color w:val="24292E"/>
          <w:sz w:val="24"/>
          <w:szCs w:val="24"/>
          <w:lang w:eastAsia="en-GB"/>
        </w:rPr>
        <w:t>George’s</w:t>
      </w:r>
      <w:proofErr w:type="gramEnd"/>
      <w:r w:rsidRPr="006F30FD">
        <w:rPr>
          <w:rFonts w:ascii="Segoe UI" w:eastAsia="Times New Roman" w:hAnsi="Segoe UI" w:cs="Segoe UI"/>
          <w:color w:val="24292E"/>
          <w:sz w:val="24"/>
          <w:szCs w:val="24"/>
          <w:lang w:eastAsia="en-GB"/>
        </w:rPr>
        <w:t xml:space="preserve"> began talking about the state of Australian politics, comparing them to current UK politics. I </w:t>
      </w:r>
      <w:proofErr w:type="gramStart"/>
      <w:r w:rsidRPr="006F30FD">
        <w:rPr>
          <w:rFonts w:ascii="Segoe UI" w:eastAsia="Times New Roman" w:hAnsi="Segoe UI" w:cs="Segoe UI"/>
          <w:color w:val="24292E"/>
          <w:sz w:val="24"/>
          <w:szCs w:val="24"/>
          <w:lang w:eastAsia="en-GB"/>
        </w:rPr>
        <w:t>wasn't</w:t>
      </w:r>
      <w:proofErr w:type="gramEnd"/>
      <w:r w:rsidRPr="006F30FD">
        <w:rPr>
          <w:rFonts w:ascii="Segoe UI" w:eastAsia="Times New Roman" w:hAnsi="Segoe UI" w:cs="Segoe UI"/>
          <w:color w:val="24292E"/>
          <w:sz w:val="24"/>
          <w:szCs w:val="24"/>
          <w:lang w:eastAsia="en-GB"/>
        </w:rPr>
        <w:t xml:space="preserve"> interested in UK politics, so found it difficult to follow the conversation. I was embarrassed. George knew more about UK politics that I did. Elle became the centre of the conversation. She talked in great depth about her political views on Australian current affairs. Like debates of old, George and Elle would take turns presenting their point of view. I was more concerned with my bottle of beer. It was beginning to get warm.</w:t>
      </w:r>
    </w:p>
    <w:p w14:paraId="317B06A4"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The debate came to an </w:t>
      </w:r>
      <w:proofErr w:type="spellStart"/>
      <w:r w:rsidRPr="006F30FD">
        <w:rPr>
          <w:rFonts w:ascii="Segoe UI" w:eastAsia="Times New Roman" w:hAnsi="Segoe UI" w:cs="Segoe UI"/>
          <w:color w:val="24292E"/>
          <w:sz w:val="24"/>
          <w:szCs w:val="24"/>
          <w:lang w:eastAsia="en-GB"/>
        </w:rPr>
        <w:t>abrubt</w:t>
      </w:r>
      <w:proofErr w:type="spellEnd"/>
      <w:r w:rsidRPr="006F30FD">
        <w:rPr>
          <w:rFonts w:ascii="Segoe UI" w:eastAsia="Times New Roman" w:hAnsi="Segoe UI" w:cs="Segoe UI"/>
          <w:color w:val="24292E"/>
          <w:sz w:val="24"/>
          <w:szCs w:val="24"/>
          <w:lang w:eastAsia="en-GB"/>
        </w:rPr>
        <w:t xml:space="preserve"> end as the volume was turned up on the radio. Radio station Triple J began announcing the top 10 music tracks of 2009. The count down to the number one began. After the tense build up, UK band Mumford and Sons was announced as owners of the top spot. I </w:t>
      </w:r>
      <w:proofErr w:type="gramStart"/>
      <w:r w:rsidRPr="006F30FD">
        <w:rPr>
          <w:rFonts w:ascii="Segoe UI" w:eastAsia="Times New Roman" w:hAnsi="Segoe UI" w:cs="Segoe UI"/>
          <w:color w:val="24292E"/>
          <w:sz w:val="24"/>
          <w:szCs w:val="24"/>
          <w:lang w:eastAsia="en-GB"/>
        </w:rPr>
        <w:t>hadn’t</w:t>
      </w:r>
      <w:proofErr w:type="gramEnd"/>
      <w:r w:rsidRPr="006F30FD">
        <w:rPr>
          <w:rFonts w:ascii="Segoe UI" w:eastAsia="Times New Roman" w:hAnsi="Segoe UI" w:cs="Segoe UI"/>
          <w:color w:val="24292E"/>
          <w:sz w:val="24"/>
          <w:szCs w:val="24"/>
          <w:lang w:eastAsia="en-GB"/>
        </w:rPr>
        <w:t xml:space="preserve"> a clue who they were at the time. After the announcement I looked at the time and began making my excuses to leave. I shook everyone’s hand and thanked them for a memorable afternoon. I made my way with Elle to the front door. We paused. Elle lacked her usual warmth and jubilance. She found it difficult make eye contact. "Dave, I think it would be a good idea if we end our relationship", she said. I sensed the relationship wasn't </w:t>
      </w:r>
      <w:proofErr w:type="gramStart"/>
      <w:r w:rsidRPr="006F30FD">
        <w:rPr>
          <w:rFonts w:ascii="Segoe UI" w:eastAsia="Times New Roman" w:hAnsi="Segoe UI" w:cs="Segoe UI"/>
          <w:color w:val="24292E"/>
          <w:sz w:val="24"/>
          <w:szCs w:val="24"/>
          <w:lang w:eastAsia="en-GB"/>
        </w:rPr>
        <w:t>perfect, but</w:t>
      </w:r>
      <w:proofErr w:type="gramEnd"/>
      <w:r w:rsidRPr="006F30FD">
        <w:rPr>
          <w:rFonts w:ascii="Segoe UI" w:eastAsia="Times New Roman" w:hAnsi="Segoe UI" w:cs="Segoe UI"/>
          <w:color w:val="24292E"/>
          <w:sz w:val="24"/>
          <w:szCs w:val="24"/>
          <w:lang w:eastAsia="en-GB"/>
        </w:rPr>
        <w:t xml:space="preserve"> didn't think it would end then. "Shall we be fuck buddies (sex-only)?", Elle asked. I was surprised and offended. I declined. I felt we just needed a break. With a heavy heart I made my way back home.</w:t>
      </w:r>
    </w:p>
    <w:p w14:paraId="57BA8E4E"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Unexpectedly, a few weeks later I received a text from Elle. She had use of her Aunt’s car for the weekend. She wanted to show me the Blue Mountains. I happily accepted. The Blue Mountains are one of the must-see attractions available from Sydney. I felt happy, but </w:t>
      </w:r>
      <w:proofErr w:type="spellStart"/>
      <w:r w:rsidRPr="006F30FD">
        <w:rPr>
          <w:rFonts w:ascii="Segoe UI" w:eastAsia="Times New Roman" w:hAnsi="Segoe UI" w:cs="Segoe UI"/>
          <w:color w:val="24292E"/>
          <w:sz w:val="24"/>
          <w:szCs w:val="24"/>
          <w:lang w:eastAsia="en-GB"/>
        </w:rPr>
        <w:t>skeptical</w:t>
      </w:r>
      <w:proofErr w:type="spellEnd"/>
      <w:r w:rsidRPr="006F30FD">
        <w:rPr>
          <w:rFonts w:ascii="Segoe UI" w:eastAsia="Times New Roman" w:hAnsi="Segoe UI" w:cs="Segoe UI"/>
          <w:color w:val="24292E"/>
          <w:sz w:val="24"/>
          <w:szCs w:val="24"/>
          <w:lang w:eastAsia="en-GB"/>
        </w:rPr>
        <w:t xml:space="preserve"> about meeting Elle again. She wanted to be friends. I wanted us to still be together.</w:t>
      </w:r>
    </w:p>
    <w:p w14:paraId="2AF2202D"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The drive in Elle's Aunt's luxurious Toyota Prius was smooth. The volume on the radio was turned up as Elle sung along to Triple J radio tracks. The car interior was warm even though the car windows were down. We stopped at a set of traffic lights. Out of </w:t>
      </w:r>
      <w:proofErr w:type="spellStart"/>
      <w:r w:rsidRPr="006F30FD">
        <w:rPr>
          <w:rFonts w:ascii="Segoe UI" w:eastAsia="Times New Roman" w:hAnsi="Segoe UI" w:cs="Segoe UI"/>
          <w:color w:val="24292E"/>
          <w:sz w:val="24"/>
          <w:szCs w:val="24"/>
          <w:lang w:eastAsia="en-GB"/>
        </w:rPr>
        <w:t>knowwhere</w:t>
      </w:r>
      <w:proofErr w:type="spellEnd"/>
      <w:r w:rsidRPr="006F30FD">
        <w:rPr>
          <w:rFonts w:ascii="Segoe UI" w:eastAsia="Times New Roman" w:hAnsi="Segoe UI" w:cs="Segoe UI"/>
          <w:color w:val="24292E"/>
          <w:sz w:val="24"/>
          <w:szCs w:val="24"/>
          <w:lang w:eastAsia="en-GB"/>
        </w:rPr>
        <w:t xml:space="preserve"> a Huntsman (a large Australia spider) appeared, landing on the windscreen. This one </w:t>
      </w:r>
      <w:proofErr w:type="gramStart"/>
      <w:r w:rsidRPr="006F30FD">
        <w:rPr>
          <w:rFonts w:ascii="Segoe UI" w:eastAsia="Times New Roman" w:hAnsi="Segoe UI" w:cs="Segoe UI"/>
          <w:color w:val="24292E"/>
          <w:sz w:val="24"/>
          <w:szCs w:val="24"/>
          <w:lang w:eastAsia="en-GB"/>
        </w:rPr>
        <w:t>wasn’t</w:t>
      </w:r>
      <w:proofErr w:type="gramEnd"/>
      <w:r w:rsidRPr="006F30FD">
        <w:rPr>
          <w:rFonts w:ascii="Segoe UI" w:eastAsia="Times New Roman" w:hAnsi="Segoe UI" w:cs="Segoe UI"/>
          <w:color w:val="24292E"/>
          <w:sz w:val="24"/>
          <w:szCs w:val="24"/>
          <w:lang w:eastAsia="en-GB"/>
        </w:rPr>
        <w:t xml:space="preserve"> a juvenile. It </w:t>
      </w:r>
      <w:proofErr w:type="gramStart"/>
      <w:r w:rsidRPr="006F30FD">
        <w:rPr>
          <w:rFonts w:ascii="Segoe UI" w:eastAsia="Times New Roman" w:hAnsi="Segoe UI" w:cs="Segoe UI"/>
          <w:color w:val="24292E"/>
          <w:sz w:val="24"/>
          <w:szCs w:val="24"/>
          <w:lang w:eastAsia="en-GB"/>
        </w:rPr>
        <w:t>wasn’t</w:t>
      </w:r>
      <w:proofErr w:type="gramEnd"/>
      <w:r w:rsidRPr="006F30FD">
        <w:rPr>
          <w:rFonts w:ascii="Segoe UI" w:eastAsia="Times New Roman" w:hAnsi="Segoe UI" w:cs="Segoe UI"/>
          <w:color w:val="24292E"/>
          <w:sz w:val="24"/>
          <w:szCs w:val="24"/>
          <w:lang w:eastAsia="en-GB"/>
        </w:rPr>
        <w:t xml:space="preserve"> loving being outdoors either. It raced towards the open passenger window where I was sitting. I recreated an Indiana Jones like moment. </w:t>
      </w:r>
      <w:proofErr w:type="gramStart"/>
      <w:r w:rsidRPr="006F30FD">
        <w:rPr>
          <w:rFonts w:ascii="Segoe UI" w:eastAsia="Times New Roman" w:hAnsi="Segoe UI" w:cs="Segoe UI"/>
          <w:color w:val="24292E"/>
          <w:sz w:val="24"/>
          <w:szCs w:val="24"/>
          <w:lang w:eastAsia="en-GB"/>
        </w:rPr>
        <w:t>My quick electric window button operation,</w:t>
      </w:r>
      <w:proofErr w:type="gramEnd"/>
      <w:r w:rsidRPr="006F30FD">
        <w:rPr>
          <w:rFonts w:ascii="Segoe UI" w:eastAsia="Times New Roman" w:hAnsi="Segoe UI" w:cs="Segoe UI"/>
          <w:color w:val="24292E"/>
          <w:sz w:val="24"/>
          <w:szCs w:val="24"/>
          <w:lang w:eastAsia="en-GB"/>
        </w:rPr>
        <w:t xml:space="preserve"> narrowly stopped the mighty spider from making its way inside. Huntsman Spiders are renowned for hiding away in car’s sun visors.</w:t>
      </w:r>
    </w:p>
    <w:p w14:paraId="25C93005"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lastRenderedPageBreak/>
        <w:t>Elle stopped the car at a service station/sweet shop, serving fuel for both the car and sugar junkies. The sweet shop was cavernous. It held every kind of confectionary an Australian could ask for. It even sold a selection of UK sweets at extortionate prices. Elle gave her recommendations including:</w:t>
      </w:r>
    </w:p>
    <w:p w14:paraId="32440935" w14:textId="77777777" w:rsidR="006F30FD" w:rsidRPr="006F30FD" w:rsidRDefault="006F30FD" w:rsidP="006F30FD">
      <w:pPr>
        <w:numPr>
          <w:ilvl w:val="0"/>
          <w:numId w:val="26"/>
        </w:numPr>
        <w:shd w:val="clear" w:color="auto" w:fill="FFFFFF"/>
        <w:spacing w:before="100" w:beforeAutospacing="1"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Jelly snakes</w:t>
      </w:r>
    </w:p>
    <w:p w14:paraId="7722047A" w14:textId="77777777" w:rsidR="006F30FD" w:rsidRPr="006F30FD" w:rsidRDefault="006F30FD" w:rsidP="006F30FD">
      <w:pPr>
        <w:numPr>
          <w:ilvl w:val="0"/>
          <w:numId w:val="26"/>
        </w:numPr>
        <w:shd w:val="clear" w:color="auto" w:fill="FFFFFF"/>
        <w:spacing w:before="60"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Gummy bears</w:t>
      </w:r>
    </w:p>
    <w:p w14:paraId="6F12AE6F" w14:textId="77777777" w:rsidR="006F30FD" w:rsidRPr="006F30FD" w:rsidRDefault="006F30FD" w:rsidP="006F30FD">
      <w:pPr>
        <w:numPr>
          <w:ilvl w:val="0"/>
          <w:numId w:val="26"/>
        </w:numPr>
        <w:shd w:val="clear" w:color="auto" w:fill="FFFFFF"/>
        <w:spacing w:before="60"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Cola cubes</w:t>
      </w:r>
    </w:p>
    <w:p w14:paraId="3ABACABE"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Sitting in the car, my hand was deep into the white, paper bag of sweets. I swallowed the large, gelatinous snakes with the grace of a hungry kookaburra. Elle asked if she could try one. I hung the snake in front of her mouth. Elle acted out an </w:t>
      </w:r>
      <w:proofErr w:type="spellStart"/>
      <w:r w:rsidRPr="006F30FD">
        <w:rPr>
          <w:rFonts w:ascii="Segoe UI" w:eastAsia="Times New Roman" w:hAnsi="Segoe UI" w:cs="Segoe UI"/>
          <w:color w:val="24292E"/>
          <w:sz w:val="24"/>
          <w:szCs w:val="24"/>
          <w:lang w:eastAsia="en-GB"/>
        </w:rPr>
        <w:t>errotic</w:t>
      </w:r>
      <w:proofErr w:type="spellEnd"/>
      <w:r w:rsidRPr="006F30FD">
        <w:rPr>
          <w:rFonts w:ascii="Segoe UI" w:eastAsia="Times New Roman" w:hAnsi="Segoe UI" w:cs="Segoe UI"/>
          <w:color w:val="24292E"/>
          <w:sz w:val="24"/>
          <w:szCs w:val="24"/>
          <w:lang w:eastAsia="en-GB"/>
        </w:rPr>
        <w:t xml:space="preserve"> scene using her tongue and teeth to tease it from my grip. We may have been playing friends during this trip, but there was still sexual tension between us.</w:t>
      </w:r>
    </w:p>
    <w:p w14:paraId="2B009C96"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There were many viewpoints to park up the car and appreciate the expanse of the Blue Mountains. All the time Elle and I spent together that day, in the car, walking trails, I just wanted to caress her. The tops of the Sydney </w:t>
      </w:r>
      <w:proofErr w:type="gramStart"/>
      <w:r w:rsidRPr="006F30FD">
        <w:rPr>
          <w:rFonts w:ascii="Segoe UI" w:eastAsia="Times New Roman" w:hAnsi="Segoe UI" w:cs="Segoe UI"/>
          <w:color w:val="24292E"/>
          <w:sz w:val="24"/>
          <w:szCs w:val="24"/>
          <w:lang w:eastAsia="en-GB"/>
        </w:rPr>
        <w:t>sky scrapers</w:t>
      </w:r>
      <w:proofErr w:type="gramEnd"/>
      <w:r w:rsidRPr="006F30FD">
        <w:rPr>
          <w:rFonts w:ascii="Segoe UI" w:eastAsia="Times New Roman" w:hAnsi="Segoe UI" w:cs="Segoe UI"/>
          <w:color w:val="24292E"/>
          <w:sz w:val="24"/>
          <w:szCs w:val="24"/>
          <w:lang w:eastAsia="en-GB"/>
        </w:rPr>
        <w:t xml:space="preserve"> could be seen on the horizon at the last viewpoint. The viewpoint was all ours, to share and appreciate. Elle and I looked at each and hugged. "I miss this", I said. Unfortunately, it would be last time I would see Elle.</w:t>
      </w:r>
    </w:p>
    <w:p w14:paraId="5183FDDC" w14:textId="77777777" w:rsidR="006F30FD" w:rsidRPr="006F30FD" w:rsidRDefault="006F30FD" w:rsidP="006F30FD">
      <w:pPr>
        <w:shd w:val="clear" w:color="auto" w:fill="FFFFFF"/>
        <w:spacing w:before="360" w:after="240" w:line="240" w:lineRule="auto"/>
        <w:outlineLvl w:val="1"/>
        <w:rPr>
          <w:rFonts w:ascii="Segoe UI" w:eastAsia="Times New Roman" w:hAnsi="Segoe UI" w:cs="Segoe UI"/>
          <w:b/>
          <w:bCs/>
          <w:color w:val="24292E"/>
          <w:sz w:val="36"/>
          <w:szCs w:val="36"/>
          <w:lang w:eastAsia="en-GB"/>
        </w:rPr>
      </w:pPr>
      <w:r w:rsidRPr="006F30FD">
        <w:rPr>
          <w:rFonts w:ascii="Segoe UI" w:eastAsia="Times New Roman" w:hAnsi="Segoe UI" w:cs="Segoe UI"/>
          <w:b/>
          <w:bCs/>
          <w:color w:val="24292E"/>
          <w:sz w:val="36"/>
          <w:szCs w:val="36"/>
          <w:lang w:eastAsia="en-GB"/>
        </w:rPr>
        <w:t>Chapter 8</w:t>
      </w:r>
    </w:p>
    <w:p w14:paraId="4FAEB2D1" w14:textId="77777777" w:rsidR="006F30FD" w:rsidRPr="006F30FD" w:rsidRDefault="006F30FD" w:rsidP="006F30FD">
      <w:pPr>
        <w:shd w:val="clear" w:color="auto" w:fill="FFFFFF"/>
        <w:spacing w:before="360" w:after="240" w:line="240" w:lineRule="auto"/>
        <w:outlineLvl w:val="2"/>
        <w:rPr>
          <w:rFonts w:ascii="Segoe UI" w:eastAsia="Times New Roman" w:hAnsi="Segoe UI" w:cs="Segoe UI"/>
          <w:b/>
          <w:bCs/>
          <w:color w:val="24292E"/>
          <w:sz w:val="30"/>
          <w:szCs w:val="30"/>
          <w:lang w:eastAsia="en-GB"/>
        </w:rPr>
      </w:pPr>
      <w:r w:rsidRPr="006F30FD">
        <w:rPr>
          <w:rFonts w:ascii="Segoe UI" w:eastAsia="Times New Roman" w:hAnsi="Segoe UI" w:cs="Segoe UI"/>
          <w:b/>
          <w:bCs/>
          <w:color w:val="24292E"/>
          <w:sz w:val="30"/>
          <w:szCs w:val="30"/>
          <w:lang w:eastAsia="en-GB"/>
        </w:rPr>
        <w:t>Meet the Expat Community</w:t>
      </w:r>
    </w:p>
    <w:p w14:paraId="7C0EEA38"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Dan, the British expat that worked at the Financial client, became a close friend of mine. He shared all his social invitations with me. Without Dan, there would be no:</w:t>
      </w:r>
    </w:p>
    <w:p w14:paraId="633C4E91" w14:textId="77777777" w:rsidR="006F30FD" w:rsidRPr="006F30FD" w:rsidRDefault="006F30FD" w:rsidP="006F30FD">
      <w:pPr>
        <w:numPr>
          <w:ilvl w:val="0"/>
          <w:numId w:val="27"/>
        </w:numPr>
        <w:shd w:val="clear" w:color="auto" w:fill="FFFFFF"/>
        <w:spacing w:before="100" w:beforeAutospacing="1"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Dragon boat racing.</w:t>
      </w:r>
    </w:p>
    <w:p w14:paraId="1B9F03FE" w14:textId="77777777" w:rsidR="006F30FD" w:rsidRPr="006F30FD" w:rsidRDefault="006F30FD" w:rsidP="006F30FD">
      <w:pPr>
        <w:numPr>
          <w:ilvl w:val="0"/>
          <w:numId w:val="27"/>
        </w:numPr>
        <w:shd w:val="clear" w:color="auto" w:fill="FFFFFF"/>
        <w:spacing w:before="60"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Andy, Johnny &amp; Carl.</w:t>
      </w:r>
    </w:p>
    <w:p w14:paraId="3E68EFA8" w14:textId="77777777" w:rsidR="006F30FD" w:rsidRPr="006F30FD" w:rsidRDefault="006F30FD" w:rsidP="006F30FD">
      <w:pPr>
        <w:numPr>
          <w:ilvl w:val="0"/>
          <w:numId w:val="27"/>
        </w:numPr>
        <w:shd w:val="clear" w:color="auto" w:fill="FFFFFF"/>
        <w:spacing w:before="60" w:after="100" w:afterAutospacing="1" w:line="240" w:lineRule="auto"/>
        <w:rPr>
          <w:rFonts w:ascii="Segoe UI" w:eastAsia="Times New Roman" w:hAnsi="Segoe UI" w:cs="Segoe UI"/>
          <w:color w:val="24292E"/>
          <w:sz w:val="24"/>
          <w:szCs w:val="24"/>
          <w:lang w:eastAsia="en-GB"/>
        </w:rPr>
      </w:pPr>
      <w:proofErr w:type="spellStart"/>
      <w:r w:rsidRPr="006F30FD">
        <w:rPr>
          <w:rFonts w:ascii="Segoe UI" w:eastAsia="Times New Roman" w:hAnsi="Segoe UI" w:cs="Segoe UI"/>
          <w:color w:val="24292E"/>
          <w:sz w:val="24"/>
          <w:szCs w:val="24"/>
          <w:lang w:eastAsia="en-GB"/>
        </w:rPr>
        <w:t>Becs</w:t>
      </w:r>
      <w:proofErr w:type="spellEnd"/>
      <w:r w:rsidRPr="006F30FD">
        <w:rPr>
          <w:rFonts w:ascii="Segoe UI" w:eastAsia="Times New Roman" w:hAnsi="Segoe UI" w:cs="Segoe UI"/>
          <w:color w:val="24292E"/>
          <w:sz w:val="24"/>
          <w:szCs w:val="24"/>
          <w:lang w:eastAsia="en-GB"/>
        </w:rPr>
        <w:t xml:space="preserve"> and the Rose Bay Flat.</w:t>
      </w:r>
    </w:p>
    <w:p w14:paraId="5ABEC557"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Firstly, what is Dragon Boat Racing? Think of a long canoe powered by 12 paddle peddling people. The best teams moved gracefully, coordinating with the cox (a small person located at the rear of the boat). Dan, in passing, mentioned the corporate Dragon boat racing event one day at work. He had no idea what preparation was involved. I thought it would be a matter of turning up, grabbing an </w:t>
      </w:r>
      <w:proofErr w:type="gramStart"/>
      <w:r w:rsidRPr="006F30FD">
        <w:rPr>
          <w:rFonts w:ascii="Segoe UI" w:eastAsia="Times New Roman" w:hAnsi="Segoe UI" w:cs="Segoe UI"/>
          <w:color w:val="24292E"/>
          <w:sz w:val="24"/>
          <w:szCs w:val="24"/>
          <w:lang w:eastAsia="en-GB"/>
        </w:rPr>
        <w:t>oar</w:t>
      </w:r>
      <w:proofErr w:type="gramEnd"/>
      <w:r w:rsidRPr="006F30FD">
        <w:rPr>
          <w:rFonts w:ascii="Segoe UI" w:eastAsia="Times New Roman" w:hAnsi="Segoe UI" w:cs="Segoe UI"/>
          <w:color w:val="24292E"/>
          <w:sz w:val="24"/>
          <w:szCs w:val="24"/>
          <w:lang w:eastAsia="en-GB"/>
        </w:rPr>
        <w:t xml:space="preserve"> and whacking the water as quickly as possible. Unfortunately, it was going to take a gruelling training regime at least twice a week after work.</w:t>
      </w:r>
    </w:p>
    <w:p w14:paraId="63A5751E"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The main organiser of the financial client Dragon Boat Racing effort was an Australian named Helen. Her and her long-term partner were members of the local </w:t>
      </w:r>
      <w:r w:rsidRPr="006F30FD">
        <w:rPr>
          <w:rFonts w:ascii="Segoe UI" w:eastAsia="Times New Roman" w:hAnsi="Segoe UI" w:cs="Segoe UI"/>
          <w:color w:val="24292E"/>
          <w:sz w:val="24"/>
          <w:szCs w:val="24"/>
          <w:lang w:eastAsia="en-GB"/>
        </w:rPr>
        <w:lastRenderedPageBreak/>
        <w:t xml:space="preserve">paddling club. They managed to acquire a group of paddlers and a "cat's whiskers" cox. This tiny, bald fellow was </w:t>
      </w:r>
      <w:proofErr w:type="gramStart"/>
      <w:r w:rsidRPr="006F30FD">
        <w:rPr>
          <w:rFonts w:ascii="Segoe UI" w:eastAsia="Times New Roman" w:hAnsi="Segoe UI" w:cs="Segoe UI"/>
          <w:color w:val="24292E"/>
          <w:sz w:val="24"/>
          <w:szCs w:val="24"/>
          <w:lang w:eastAsia="en-GB"/>
        </w:rPr>
        <w:t>definitely vocal</w:t>
      </w:r>
      <w:proofErr w:type="gramEnd"/>
      <w:r w:rsidRPr="006F30FD">
        <w:rPr>
          <w:rFonts w:ascii="Segoe UI" w:eastAsia="Times New Roman" w:hAnsi="Segoe UI" w:cs="Segoe UI"/>
          <w:color w:val="24292E"/>
          <w:sz w:val="24"/>
          <w:szCs w:val="24"/>
          <w:lang w:eastAsia="en-GB"/>
        </w:rPr>
        <w:t xml:space="preserve">. He coordinated our training efforts at the paddling club in Paramatta. He supposedly knew what our competition was. After </w:t>
      </w:r>
      <w:proofErr w:type="gramStart"/>
      <w:r w:rsidRPr="006F30FD">
        <w:rPr>
          <w:rFonts w:ascii="Segoe UI" w:eastAsia="Times New Roman" w:hAnsi="Segoe UI" w:cs="Segoe UI"/>
          <w:color w:val="24292E"/>
          <w:sz w:val="24"/>
          <w:szCs w:val="24"/>
          <w:lang w:eastAsia="en-GB"/>
        </w:rPr>
        <w:t>a number of</w:t>
      </w:r>
      <w:proofErr w:type="gramEnd"/>
      <w:r w:rsidRPr="006F30FD">
        <w:rPr>
          <w:rFonts w:ascii="Segoe UI" w:eastAsia="Times New Roman" w:hAnsi="Segoe UI" w:cs="Segoe UI"/>
          <w:color w:val="24292E"/>
          <w:sz w:val="24"/>
          <w:szCs w:val="24"/>
          <w:lang w:eastAsia="en-GB"/>
        </w:rPr>
        <w:t xml:space="preserve"> training sessions, he said, "You guys are up there with the best. We have a good chance of winning if we paddle at our best".</w:t>
      </w:r>
    </w:p>
    <w:p w14:paraId="5D8AE9EC"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On race day it was a bright, calm morning over at Darling Harbour. I </w:t>
      </w:r>
      <w:proofErr w:type="gramStart"/>
      <w:r w:rsidRPr="006F30FD">
        <w:rPr>
          <w:rFonts w:ascii="Segoe UI" w:eastAsia="Times New Roman" w:hAnsi="Segoe UI" w:cs="Segoe UI"/>
          <w:color w:val="24292E"/>
          <w:sz w:val="24"/>
          <w:szCs w:val="24"/>
          <w:lang w:eastAsia="en-GB"/>
        </w:rPr>
        <w:t>didn’t</w:t>
      </w:r>
      <w:proofErr w:type="gramEnd"/>
      <w:r w:rsidRPr="006F30FD">
        <w:rPr>
          <w:rFonts w:ascii="Segoe UI" w:eastAsia="Times New Roman" w:hAnsi="Segoe UI" w:cs="Segoe UI"/>
          <w:color w:val="24292E"/>
          <w:sz w:val="24"/>
          <w:szCs w:val="24"/>
          <w:lang w:eastAsia="en-GB"/>
        </w:rPr>
        <w:t xml:space="preserve"> know what to expect. All I did know was I had to meet the rest of the team in the designated "financial </w:t>
      </w:r>
      <w:proofErr w:type="gramStart"/>
      <w:r w:rsidRPr="006F30FD">
        <w:rPr>
          <w:rFonts w:ascii="Segoe UI" w:eastAsia="Times New Roman" w:hAnsi="Segoe UI" w:cs="Segoe UI"/>
          <w:color w:val="24292E"/>
          <w:sz w:val="24"/>
          <w:szCs w:val="24"/>
          <w:lang w:eastAsia="en-GB"/>
        </w:rPr>
        <w:t>teams</w:t>
      </w:r>
      <w:proofErr w:type="gramEnd"/>
      <w:r w:rsidRPr="006F30FD">
        <w:rPr>
          <w:rFonts w:ascii="Segoe UI" w:eastAsia="Times New Roman" w:hAnsi="Segoe UI" w:cs="Segoe UI"/>
          <w:color w:val="24292E"/>
          <w:sz w:val="24"/>
          <w:szCs w:val="24"/>
          <w:lang w:eastAsia="en-GB"/>
        </w:rPr>
        <w:t xml:space="preserve"> area". As I rounded the corner I took in the view of Darling Harbour. It was alive with activity. There were oars and singlet clad athletes dressed in their financial institution’s colours. Dragon boats of varying oriental designs were parked side-by-side. Surprisingly, there was a huge spectator turnout. My eyes were the size of saucers as I walked through the participant area. As the </w:t>
      </w:r>
      <w:proofErr w:type="spellStart"/>
      <w:r w:rsidRPr="006F30FD">
        <w:rPr>
          <w:rFonts w:ascii="Segoe UI" w:eastAsia="Times New Roman" w:hAnsi="Segoe UI" w:cs="Segoe UI"/>
          <w:color w:val="24292E"/>
          <w:sz w:val="24"/>
          <w:szCs w:val="24"/>
          <w:lang w:eastAsia="en-GB"/>
        </w:rPr>
        <w:t>epicness</w:t>
      </w:r>
      <w:proofErr w:type="spellEnd"/>
      <w:r w:rsidRPr="006F30FD">
        <w:rPr>
          <w:rFonts w:ascii="Segoe UI" w:eastAsia="Times New Roman" w:hAnsi="Segoe UI" w:cs="Segoe UI"/>
          <w:color w:val="24292E"/>
          <w:sz w:val="24"/>
          <w:szCs w:val="24"/>
          <w:lang w:eastAsia="en-GB"/>
        </w:rPr>
        <w:t xml:space="preserve"> of the event became apparent, I felt nervous. </w:t>
      </w:r>
      <w:proofErr w:type="gramStart"/>
      <w:r w:rsidRPr="006F30FD">
        <w:rPr>
          <w:rFonts w:ascii="Segoe UI" w:eastAsia="Times New Roman" w:hAnsi="Segoe UI" w:cs="Segoe UI"/>
          <w:color w:val="24292E"/>
          <w:sz w:val="24"/>
          <w:szCs w:val="24"/>
          <w:lang w:eastAsia="en-GB"/>
        </w:rPr>
        <w:t>Thankfully</w:t>
      </w:r>
      <w:proofErr w:type="gramEnd"/>
      <w:r w:rsidRPr="006F30FD">
        <w:rPr>
          <w:rFonts w:ascii="Segoe UI" w:eastAsia="Times New Roman" w:hAnsi="Segoe UI" w:cs="Segoe UI"/>
          <w:color w:val="24292E"/>
          <w:sz w:val="24"/>
          <w:szCs w:val="24"/>
          <w:lang w:eastAsia="en-GB"/>
        </w:rPr>
        <w:t xml:space="preserve"> the stress ebbed away as I saw the white T-Shirts of our team. I went over to speak to the Helen, the team captain. She was glad I had turned up. We now had a full complement of paddlers. Helen asked me for my T-Shirt size. "Medium", I said. She handed me a white top that had seen a few events in its lifetime. Helen explained the format of the Dragon Boat Race day, importantly, what our start time was.</w:t>
      </w:r>
    </w:p>
    <w:p w14:paraId="353CDD66"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According to the cox, we could potentially win this huge event. The pressure was now on to perform. The team sat at the side lines. As time passed, the sunlight began to intensify. Sun burn was my concern. I reached into my bag and slip, slop, slapped on the factor 50 sun cream. Looking at our competition, I felt pessimistic about winning. Many of the teams consisted of Herculean examples of humans. All teams looked frighteningly good. I felt confused. Why the hell was our cox so confident?! Maybe I was overreacting. What seemed like impressive dragon boat performances, </w:t>
      </w:r>
      <w:proofErr w:type="gramStart"/>
      <w:r w:rsidRPr="006F30FD">
        <w:rPr>
          <w:rFonts w:ascii="Segoe UI" w:eastAsia="Times New Roman" w:hAnsi="Segoe UI" w:cs="Segoe UI"/>
          <w:color w:val="24292E"/>
          <w:sz w:val="24"/>
          <w:szCs w:val="24"/>
          <w:lang w:eastAsia="en-GB"/>
        </w:rPr>
        <w:t>weren't</w:t>
      </w:r>
      <w:proofErr w:type="gramEnd"/>
      <w:r w:rsidRPr="006F30FD">
        <w:rPr>
          <w:rFonts w:ascii="Segoe UI" w:eastAsia="Times New Roman" w:hAnsi="Segoe UI" w:cs="Segoe UI"/>
          <w:color w:val="24292E"/>
          <w:sz w:val="24"/>
          <w:szCs w:val="24"/>
          <w:lang w:eastAsia="en-GB"/>
        </w:rPr>
        <w:t>. The litmus test would be our first event.</w:t>
      </w:r>
    </w:p>
    <w:p w14:paraId="7B0663A6"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We walked over to the pontoon to enter our canoes. Words of motivation were bellowed by Team members as we nervously sat on the starting line, side-by-side with other teams. The boats were carefully lined-up by support staff. We looked ahead. We readied our oars. Silence fell. "HORN!", the klaxon sounded. We were under way, but we </w:t>
      </w:r>
      <w:proofErr w:type="gramStart"/>
      <w:r w:rsidRPr="006F30FD">
        <w:rPr>
          <w:rFonts w:ascii="Segoe UI" w:eastAsia="Times New Roman" w:hAnsi="Segoe UI" w:cs="Segoe UI"/>
          <w:color w:val="24292E"/>
          <w:sz w:val="24"/>
          <w:szCs w:val="24"/>
          <w:lang w:eastAsia="en-GB"/>
        </w:rPr>
        <w:t>weren't</w:t>
      </w:r>
      <w:proofErr w:type="gramEnd"/>
      <w:r w:rsidRPr="006F30FD">
        <w:rPr>
          <w:rFonts w:ascii="Segoe UI" w:eastAsia="Times New Roman" w:hAnsi="Segoe UI" w:cs="Segoe UI"/>
          <w:color w:val="24292E"/>
          <w:sz w:val="24"/>
          <w:szCs w:val="24"/>
          <w:lang w:eastAsia="en-GB"/>
        </w:rPr>
        <w:t xml:space="preserve"> paddling in stroke with the cox's beat. My </w:t>
      </w:r>
      <w:proofErr w:type="gramStart"/>
      <w:r w:rsidRPr="006F30FD">
        <w:rPr>
          <w:rFonts w:ascii="Segoe UI" w:eastAsia="Times New Roman" w:hAnsi="Segoe UI" w:cs="Segoe UI"/>
          <w:color w:val="24292E"/>
          <w:sz w:val="24"/>
          <w:szCs w:val="24"/>
          <w:lang w:eastAsia="en-GB"/>
        </w:rPr>
        <w:t>team mate</w:t>
      </w:r>
      <w:proofErr w:type="gramEnd"/>
      <w:r w:rsidRPr="006F30FD">
        <w:rPr>
          <w:rFonts w:ascii="Segoe UI" w:eastAsia="Times New Roman" w:hAnsi="Segoe UI" w:cs="Segoe UI"/>
          <w:color w:val="24292E"/>
          <w:sz w:val="24"/>
          <w:szCs w:val="24"/>
          <w:lang w:eastAsia="en-GB"/>
        </w:rPr>
        <w:t xml:space="preserve"> located behind me was out of sync. I re-adjusted to stop my oar from hitting hers. We were wasting energy.</w:t>
      </w:r>
    </w:p>
    <w:p w14:paraId="3F29D017"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It was the first time we were able to measure our progress against the competing teams. We looked right and left. There was less of a difference between the teams' positions than I originally thought. As we continued, relative to the other teams, we were moving backwards, not by inches, by feet. We crossed the finishing line and dug our oars in to the water to decelerate the canoe. My </w:t>
      </w:r>
      <w:proofErr w:type="gramStart"/>
      <w:r w:rsidRPr="006F30FD">
        <w:rPr>
          <w:rFonts w:ascii="Segoe UI" w:eastAsia="Times New Roman" w:hAnsi="Segoe UI" w:cs="Segoe UI"/>
          <w:color w:val="24292E"/>
          <w:sz w:val="24"/>
          <w:szCs w:val="24"/>
          <w:lang w:eastAsia="en-GB"/>
        </w:rPr>
        <w:t>team mates</w:t>
      </w:r>
      <w:proofErr w:type="gramEnd"/>
      <w:r w:rsidRPr="006F30FD">
        <w:rPr>
          <w:rFonts w:ascii="Segoe UI" w:eastAsia="Times New Roman" w:hAnsi="Segoe UI" w:cs="Segoe UI"/>
          <w:color w:val="24292E"/>
          <w:sz w:val="24"/>
          <w:szCs w:val="24"/>
          <w:lang w:eastAsia="en-GB"/>
        </w:rPr>
        <w:t xml:space="preserve"> helped me out. Despondency was shown on the faces of the team. Where did we finish? We waited for the organiser's announcement. Much to our surprise, we finished fifth (two places </w:t>
      </w:r>
      <w:r w:rsidRPr="006F30FD">
        <w:rPr>
          <w:rFonts w:ascii="Segoe UI" w:eastAsia="Times New Roman" w:hAnsi="Segoe UI" w:cs="Segoe UI"/>
          <w:color w:val="24292E"/>
          <w:sz w:val="24"/>
          <w:szCs w:val="24"/>
          <w:lang w:eastAsia="en-GB"/>
        </w:rPr>
        <w:lastRenderedPageBreak/>
        <w:t>higher than last). Given oar synchronisation problems during the race, we had hope. A higher finish was possible in the next races.</w:t>
      </w:r>
    </w:p>
    <w:p w14:paraId="4220D4B4"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We were called up again. Round 2. This time we were less nervous and more focussed. We had discussed lessons learnt from the previous round. We sat in the canoe. We looked ahead. We readied our oars. "HORN!", we set off at a blistering pace. </w:t>
      </w:r>
      <w:proofErr w:type="gramStart"/>
      <w:r w:rsidRPr="006F30FD">
        <w:rPr>
          <w:rFonts w:ascii="Segoe UI" w:eastAsia="Times New Roman" w:hAnsi="Segoe UI" w:cs="Segoe UI"/>
          <w:color w:val="24292E"/>
          <w:sz w:val="24"/>
          <w:szCs w:val="24"/>
          <w:lang w:eastAsia="en-GB"/>
        </w:rPr>
        <w:t>All of</w:t>
      </w:r>
      <w:proofErr w:type="gramEnd"/>
      <w:r w:rsidRPr="006F30FD">
        <w:rPr>
          <w:rFonts w:ascii="Segoe UI" w:eastAsia="Times New Roman" w:hAnsi="Segoe UI" w:cs="Segoe UI"/>
          <w:color w:val="24292E"/>
          <w:sz w:val="24"/>
          <w:szCs w:val="24"/>
          <w:lang w:eastAsia="en-GB"/>
        </w:rPr>
        <w:t xml:space="preserve"> our paddlers were in time with cox. I watched the competition to my right. We edged backwards once again at an even quicker rate than in the previous round. I was astonished. We crossed the finishing line. Paddles in. We gave it our all, but I felt a sinking sensation in my stomach. "In sixth position is Team Financial Client", the organiser announced. Disappointment. We were officially out of the competition.</w:t>
      </w:r>
    </w:p>
    <w:p w14:paraId="008CC8C6"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The team's last race was for the wooden spoon. We finished 5th, which went a small way to fix our egos. Overall, it was an embarrassment. The team quickly went their separate ways, even before the winners were announced. </w:t>
      </w:r>
      <w:proofErr w:type="gramStart"/>
      <w:r w:rsidRPr="006F30FD">
        <w:rPr>
          <w:rFonts w:ascii="Segoe UI" w:eastAsia="Times New Roman" w:hAnsi="Segoe UI" w:cs="Segoe UI"/>
          <w:color w:val="24292E"/>
          <w:sz w:val="24"/>
          <w:szCs w:val="24"/>
          <w:lang w:eastAsia="en-GB"/>
        </w:rPr>
        <w:t>Thankfully</w:t>
      </w:r>
      <w:proofErr w:type="gramEnd"/>
      <w:r w:rsidRPr="006F30FD">
        <w:rPr>
          <w:rFonts w:ascii="Segoe UI" w:eastAsia="Times New Roman" w:hAnsi="Segoe UI" w:cs="Segoe UI"/>
          <w:color w:val="24292E"/>
          <w:sz w:val="24"/>
          <w:szCs w:val="24"/>
          <w:lang w:eastAsia="en-GB"/>
        </w:rPr>
        <w:t xml:space="preserve"> it was a glorious, sunny day and I wasn't sun burnt, which was nice.</w:t>
      </w:r>
    </w:p>
    <w:p w14:paraId="33FEFD11"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At work, Dan would often hear me moan about my current living situation with Flo and her cats. One day Dan mentioned a friend of his, Carl. He was moving out of a </w:t>
      </w:r>
      <w:proofErr w:type="spellStart"/>
      <w:r w:rsidRPr="006F30FD">
        <w:rPr>
          <w:rFonts w:ascii="Segoe UI" w:eastAsia="Times New Roman" w:hAnsi="Segoe UI" w:cs="Segoe UI"/>
          <w:color w:val="24292E"/>
          <w:sz w:val="24"/>
          <w:szCs w:val="24"/>
          <w:lang w:eastAsia="en-GB"/>
        </w:rPr>
        <w:t>flatshare</w:t>
      </w:r>
      <w:proofErr w:type="spellEnd"/>
      <w:r w:rsidRPr="006F30FD">
        <w:rPr>
          <w:rFonts w:ascii="Segoe UI" w:eastAsia="Times New Roman" w:hAnsi="Segoe UI" w:cs="Segoe UI"/>
          <w:color w:val="24292E"/>
          <w:sz w:val="24"/>
          <w:szCs w:val="24"/>
          <w:lang w:eastAsia="en-GB"/>
        </w:rPr>
        <w:t xml:space="preserve"> located in the beautiful, expensive suburb of Rose Bay. Dan forwarded me an email with details of the accommodation. I studied the details. I noted the details of the flatmate, </w:t>
      </w:r>
      <w:proofErr w:type="spellStart"/>
      <w:r w:rsidRPr="006F30FD">
        <w:rPr>
          <w:rFonts w:ascii="Segoe UI" w:eastAsia="Times New Roman" w:hAnsi="Segoe UI" w:cs="Segoe UI"/>
          <w:color w:val="24292E"/>
          <w:sz w:val="24"/>
          <w:szCs w:val="24"/>
          <w:lang w:eastAsia="en-GB"/>
        </w:rPr>
        <w:t>Becs</w:t>
      </w:r>
      <w:proofErr w:type="spellEnd"/>
      <w:r w:rsidRPr="006F30FD">
        <w:rPr>
          <w:rFonts w:ascii="Segoe UI" w:eastAsia="Times New Roman" w:hAnsi="Segoe UI" w:cs="Segoe UI"/>
          <w:color w:val="24292E"/>
          <w:sz w:val="24"/>
          <w:szCs w:val="24"/>
          <w:lang w:eastAsia="en-GB"/>
        </w:rPr>
        <w:t xml:space="preserve">. The apartment offered views of Sydney Harbour bridge. It was a good couple of hundred dollars per month pricier than the apartment in Manly. It </w:t>
      </w:r>
      <w:proofErr w:type="gramStart"/>
      <w:r w:rsidRPr="006F30FD">
        <w:rPr>
          <w:rFonts w:ascii="Segoe UI" w:eastAsia="Times New Roman" w:hAnsi="Segoe UI" w:cs="Segoe UI"/>
          <w:color w:val="24292E"/>
          <w:sz w:val="24"/>
          <w:szCs w:val="24"/>
          <w:lang w:eastAsia="en-GB"/>
        </w:rPr>
        <w:t>didn’t</w:t>
      </w:r>
      <w:proofErr w:type="gramEnd"/>
      <w:r w:rsidRPr="006F30FD">
        <w:rPr>
          <w:rFonts w:ascii="Segoe UI" w:eastAsia="Times New Roman" w:hAnsi="Segoe UI" w:cs="Segoe UI"/>
          <w:color w:val="24292E"/>
          <w:sz w:val="24"/>
          <w:szCs w:val="24"/>
          <w:lang w:eastAsia="en-GB"/>
        </w:rPr>
        <w:t xml:space="preserve"> deter me. I wanted out of Flo’s hole. I emailed </w:t>
      </w:r>
      <w:proofErr w:type="spellStart"/>
      <w:r w:rsidRPr="006F30FD">
        <w:rPr>
          <w:rFonts w:ascii="Segoe UI" w:eastAsia="Times New Roman" w:hAnsi="Segoe UI" w:cs="Segoe UI"/>
          <w:color w:val="24292E"/>
          <w:sz w:val="24"/>
          <w:szCs w:val="24"/>
          <w:lang w:eastAsia="en-GB"/>
        </w:rPr>
        <w:t>Becs</w:t>
      </w:r>
      <w:proofErr w:type="spellEnd"/>
      <w:r w:rsidRPr="006F30FD">
        <w:rPr>
          <w:rFonts w:ascii="Segoe UI" w:eastAsia="Times New Roman" w:hAnsi="Segoe UI" w:cs="Segoe UI"/>
          <w:color w:val="24292E"/>
          <w:sz w:val="24"/>
          <w:szCs w:val="24"/>
          <w:lang w:eastAsia="en-GB"/>
        </w:rPr>
        <w:t>. She replied quickly, organising a viewing late on the Saturday. I was excited at the prospect. How difficult could a viewing be?</w:t>
      </w:r>
    </w:p>
    <w:p w14:paraId="583F444D"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On the weekend I arrived at the flat. I was surprised to be met by a fatter version of Chris Evans, a ginger haired man wearing black, thick rimmed glasses. "Carl, please to meet you, please come in", he said. Carl was the departing flat mate. </w:t>
      </w:r>
      <w:proofErr w:type="spellStart"/>
      <w:r w:rsidRPr="006F30FD">
        <w:rPr>
          <w:rFonts w:ascii="Segoe UI" w:eastAsia="Times New Roman" w:hAnsi="Segoe UI" w:cs="Segoe UI"/>
          <w:color w:val="24292E"/>
          <w:sz w:val="24"/>
          <w:szCs w:val="24"/>
          <w:lang w:eastAsia="en-GB"/>
        </w:rPr>
        <w:t>Becs</w:t>
      </w:r>
      <w:proofErr w:type="spellEnd"/>
      <w:r w:rsidRPr="006F30FD">
        <w:rPr>
          <w:rFonts w:ascii="Segoe UI" w:eastAsia="Times New Roman" w:hAnsi="Segoe UI" w:cs="Segoe UI"/>
          <w:color w:val="24292E"/>
          <w:sz w:val="24"/>
          <w:szCs w:val="24"/>
          <w:lang w:eastAsia="en-GB"/>
        </w:rPr>
        <w:t xml:space="preserve">, my potential flat mate, stood in his shadow. "Hello", she said candidly. As I </w:t>
      </w:r>
      <w:proofErr w:type="gramStart"/>
      <w:r w:rsidRPr="006F30FD">
        <w:rPr>
          <w:rFonts w:ascii="Segoe UI" w:eastAsia="Times New Roman" w:hAnsi="Segoe UI" w:cs="Segoe UI"/>
          <w:color w:val="24292E"/>
          <w:sz w:val="24"/>
          <w:szCs w:val="24"/>
          <w:lang w:eastAsia="en-GB"/>
        </w:rPr>
        <w:t>entered</w:t>
      </w:r>
      <w:proofErr w:type="gramEnd"/>
      <w:r w:rsidRPr="006F30FD">
        <w:rPr>
          <w:rFonts w:ascii="Segoe UI" w:eastAsia="Times New Roman" w:hAnsi="Segoe UI" w:cs="Segoe UI"/>
          <w:color w:val="24292E"/>
          <w:sz w:val="24"/>
          <w:szCs w:val="24"/>
          <w:lang w:eastAsia="en-GB"/>
        </w:rPr>
        <w:t xml:space="preserve"> I quickly looked at the recesses of the flat. My first thoughts were positive. It was a clean, organised, humble place. The kitchen was a separate room, located close to the entrance. The dining room, lounge and hallway formed the open living space. I was led to the large balcony. It had space for a table and 4 chairs. I was asked to take a seat. I looked to my right. In the distance was a view of Sydney Harbour Bridge. Carl asked if I would like a beer. I nodded. I </w:t>
      </w:r>
      <w:proofErr w:type="gramStart"/>
      <w:r w:rsidRPr="006F30FD">
        <w:rPr>
          <w:rFonts w:ascii="Segoe UI" w:eastAsia="Times New Roman" w:hAnsi="Segoe UI" w:cs="Segoe UI"/>
          <w:color w:val="24292E"/>
          <w:sz w:val="24"/>
          <w:szCs w:val="24"/>
          <w:lang w:eastAsia="en-GB"/>
        </w:rPr>
        <w:t>couldn't</w:t>
      </w:r>
      <w:proofErr w:type="gramEnd"/>
      <w:r w:rsidRPr="006F30FD">
        <w:rPr>
          <w:rFonts w:ascii="Segoe UI" w:eastAsia="Times New Roman" w:hAnsi="Segoe UI" w:cs="Segoe UI"/>
          <w:color w:val="24292E"/>
          <w:sz w:val="24"/>
          <w:szCs w:val="24"/>
          <w:lang w:eastAsia="en-GB"/>
        </w:rPr>
        <w:t xml:space="preserve"> take my eyes off the beautiful view.</w:t>
      </w:r>
    </w:p>
    <w:p w14:paraId="0E2C1C20"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Time seemed to accelerate as the sun set. I barely noticed Carl’s flat mate, </w:t>
      </w:r>
      <w:proofErr w:type="spellStart"/>
      <w:r w:rsidRPr="006F30FD">
        <w:rPr>
          <w:rFonts w:ascii="Segoe UI" w:eastAsia="Times New Roman" w:hAnsi="Segoe UI" w:cs="Segoe UI"/>
          <w:color w:val="24292E"/>
          <w:sz w:val="24"/>
          <w:szCs w:val="24"/>
          <w:lang w:eastAsia="en-GB"/>
        </w:rPr>
        <w:t>Becs</w:t>
      </w:r>
      <w:proofErr w:type="spellEnd"/>
      <w:r w:rsidRPr="006F30FD">
        <w:rPr>
          <w:rFonts w:ascii="Segoe UI" w:eastAsia="Times New Roman" w:hAnsi="Segoe UI" w:cs="Segoe UI"/>
          <w:color w:val="24292E"/>
          <w:sz w:val="24"/>
          <w:szCs w:val="24"/>
          <w:lang w:eastAsia="en-GB"/>
        </w:rPr>
        <w:t xml:space="preserve">. She took a seat opposite me on the table. We chatted briefly about our backgrounds. </w:t>
      </w:r>
      <w:proofErr w:type="spellStart"/>
      <w:r w:rsidRPr="006F30FD">
        <w:rPr>
          <w:rFonts w:ascii="Segoe UI" w:eastAsia="Times New Roman" w:hAnsi="Segoe UI" w:cs="Segoe UI"/>
          <w:color w:val="24292E"/>
          <w:sz w:val="24"/>
          <w:szCs w:val="24"/>
          <w:lang w:eastAsia="en-GB"/>
        </w:rPr>
        <w:t>Becs</w:t>
      </w:r>
      <w:proofErr w:type="spellEnd"/>
      <w:r w:rsidRPr="006F30FD">
        <w:rPr>
          <w:rFonts w:ascii="Segoe UI" w:eastAsia="Times New Roman" w:hAnsi="Segoe UI" w:cs="Segoe UI"/>
          <w:color w:val="24292E"/>
          <w:sz w:val="24"/>
          <w:szCs w:val="24"/>
          <w:lang w:eastAsia="en-GB"/>
        </w:rPr>
        <w:t xml:space="preserve"> was from Chester, UK. Our birthdays were one day apart. She was short with long, straight black hair. She had a husky British accent, no regional inflections. Her </w:t>
      </w:r>
      <w:r w:rsidRPr="006F30FD">
        <w:rPr>
          <w:rFonts w:ascii="Segoe UI" w:eastAsia="Times New Roman" w:hAnsi="Segoe UI" w:cs="Segoe UI"/>
          <w:color w:val="24292E"/>
          <w:sz w:val="24"/>
          <w:szCs w:val="24"/>
          <w:lang w:eastAsia="en-GB"/>
        </w:rPr>
        <w:lastRenderedPageBreak/>
        <w:t xml:space="preserve">speech was measured and clear. She may have been diminutive in size, but authoritarian in stature. She, like Carl, was socially intelligent. </w:t>
      </w:r>
      <w:proofErr w:type="spellStart"/>
      <w:r w:rsidRPr="006F30FD">
        <w:rPr>
          <w:rFonts w:ascii="Segoe UI" w:eastAsia="Times New Roman" w:hAnsi="Segoe UI" w:cs="Segoe UI"/>
          <w:color w:val="24292E"/>
          <w:sz w:val="24"/>
          <w:szCs w:val="24"/>
          <w:lang w:eastAsia="en-GB"/>
        </w:rPr>
        <w:t>Becs</w:t>
      </w:r>
      <w:proofErr w:type="spellEnd"/>
      <w:r w:rsidRPr="006F30FD">
        <w:rPr>
          <w:rFonts w:ascii="Segoe UI" w:eastAsia="Times New Roman" w:hAnsi="Segoe UI" w:cs="Segoe UI"/>
          <w:color w:val="24292E"/>
          <w:sz w:val="24"/>
          <w:szCs w:val="24"/>
          <w:lang w:eastAsia="en-GB"/>
        </w:rPr>
        <w:t xml:space="preserve"> had a good grounding in HR. She was able to effectively read and apply herself to social situations. It came as no surprise that </w:t>
      </w:r>
      <w:proofErr w:type="spellStart"/>
      <w:r w:rsidRPr="006F30FD">
        <w:rPr>
          <w:rFonts w:ascii="Segoe UI" w:eastAsia="Times New Roman" w:hAnsi="Segoe UI" w:cs="Segoe UI"/>
          <w:color w:val="24292E"/>
          <w:sz w:val="24"/>
          <w:szCs w:val="24"/>
          <w:lang w:eastAsia="en-GB"/>
        </w:rPr>
        <w:t>Becs</w:t>
      </w:r>
      <w:proofErr w:type="spellEnd"/>
      <w:r w:rsidRPr="006F30FD">
        <w:rPr>
          <w:rFonts w:ascii="Segoe UI" w:eastAsia="Times New Roman" w:hAnsi="Segoe UI" w:cs="Segoe UI"/>
          <w:color w:val="24292E"/>
          <w:sz w:val="24"/>
          <w:szCs w:val="24"/>
          <w:lang w:eastAsia="en-GB"/>
        </w:rPr>
        <w:t xml:space="preserve"> was a Public Relations Manager for Sony Entertainment Australia.</w:t>
      </w:r>
    </w:p>
    <w:p w14:paraId="4D3FA0D6"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Carl arrived back to the balcony table with 2 bottles of beer for me and him. The moment he sat down the tone of the meet and greet changed. The formal interview began. Carl played friendly cop. </w:t>
      </w:r>
      <w:proofErr w:type="spellStart"/>
      <w:r w:rsidRPr="006F30FD">
        <w:rPr>
          <w:rFonts w:ascii="Segoe UI" w:eastAsia="Times New Roman" w:hAnsi="Segoe UI" w:cs="Segoe UI"/>
          <w:color w:val="24292E"/>
          <w:sz w:val="24"/>
          <w:szCs w:val="24"/>
          <w:lang w:eastAsia="en-GB"/>
        </w:rPr>
        <w:t>Becs</w:t>
      </w:r>
      <w:proofErr w:type="spellEnd"/>
      <w:r w:rsidRPr="006F30FD">
        <w:rPr>
          <w:rFonts w:ascii="Segoe UI" w:eastAsia="Times New Roman" w:hAnsi="Segoe UI" w:cs="Segoe UI"/>
          <w:color w:val="24292E"/>
          <w:sz w:val="24"/>
          <w:szCs w:val="24"/>
          <w:lang w:eastAsia="en-GB"/>
        </w:rPr>
        <w:t xml:space="preserve"> played interrogator. Question 1, "Tell me about yourself?", she asked. I felt taken off guard by the formality. I hesitated. My hands felt clammy. I took a lot of time to answer a question I had answered frequently. Australians generally asked the following:</w:t>
      </w:r>
    </w:p>
    <w:p w14:paraId="1D0A07D6" w14:textId="77777777" w:rsidR="006F30FD" w:rsidRPr="006F30FD" w:rsidRDefault="006F30FD" w:rsidP="006F30FD">
      <w:pPr>
        <w:numPr>
          <w:ilvl w:val="0"/>
          <w:numId w:val="28"/>
        </w:numPr>
        <w:shd w:val="clear" w:color="auto" w:fill="FFFFFF"/>
        <w:spacing w:before="100" w:beforeAutospacing="1"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Who are you? I am a 30-year-old bloke from Birmingham.</w:t>
      </w:r>
    </w:p>
    <w:p w14:paraId="24DB6B45" w14:textId="77777777" w:rsidR="006F30FD" w:rsidRPr="006F30FD" w:rsidRDefault="006F30FD" w:rsidP="006F30FD">
      <w:pPr>
        <w:numPr>
          <w:ilvl w:val="0"/>
          <w:numId w:val="28"/>
        </w:numPr>
        <w:shd w:val="clear" w:color="auto" w:fill="FFFFFF"/>
        <w:spacing w:before="60"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Why are you here? I was forced to leave my previous job because the IT department flagged a porn video on my work laptop. I never felt comfortable with that answer. </w:t>
      </w:r>
      <w:proofErr w:type="gramStart"/>
      <w:r w:rsidRPr="006F30FD">
        <w:rPr>
          <w:rFonts w:ascii="Segoe UI" w:eastAsia="Times New Roman" w:hAnsi="Segoe UI" w:cs="Segoe UI"/>
          <w:color w:val="24292E"/>
          <w:sz w:val="24"/>
          <w:szCs w:val="24"/>
          <w:lang w:eastAsia="en-GB"/>
        </w:rPr>
        <w:t>Instead</w:t>
      </w:r>
      <w:proofErr w:type="gramEnd"/>
      <w:r w:rsidRPr="006F30FD">
        <w:rPr>
          <w:rFonts w:ascii="Segoe UI" w:eastAsia="Times New Roman" w:hAnsi="Segoe UI" w:cs="Segoe UI"/>
          <w:color w:val="24292E"/>
          <w:sz w:val="24"/>
          <w:szCs w:val="24"/>
          <w:lang w:eastAsia="en-GB"/>
        </w:rPr>
        <w:t xml:space="preserve"> I mentioned that the job offered an opportunity to travel and paid well.</w:t>
      </w:r>
    </w:p>
    <w:p w14:paraId="10AEF755" w14:textId="77777777" w:rsidR="006F30FD" w:rsidRPr="006F30FD" w:rsidRDefault="006F30FD" w:rsidP="006F30FD">
      <w:pPr>
        <w:numPr>
          <w:ilvl w:val="0"/>
          <w:numId w:val="28"/>
        </w:numPr>
        <w:shd w:val="clear" w:color="auto" w:fill="FFFFFF"/>
        <w:spacing w:before="60"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What are you drinking? Something dark, on draught</w:t>
      </w:r>
    </w:p>
    <w:p w14:paraId="23533360"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After finally answering </w:t>
      </w:r>
      <w:proofErr w:type="spellStart"/>
      <w:r w:rsidRPr="006F30FD">
        <w:rPr>
          <w:rFonts w:ascii="Segoe UI" w:eastAsia="Times New Roman" w:hAnsi="Segoe UI" w:cs="Segoe UI"/>
          <w:color w:val="24292E"/>
          <w:sz w:val="24"/>
          <w:szCs w:val="24"/>
          <w:lang w:eastAsia="en-GB"/>
        </w:rPr>
        <w:t>Becs's</w:t>
      </w:r>
      <w:proofErr w:type="spellEnd"/>
      <w:r w:rsidRPr="006F30FD">
        <w:rPr>
          <w:rFonts w:ascii="Segoe UI" w:eastAsia="Times New Roman" w:hAnsi="Segoe UI" w:cs="Segoe UI"/>
          <w:color w:val="24292E"/>
          <w:sz w:val="24"/>
          <w:szCs w:val="24"/>
          <w:lang w:eastAsia="en-GB"/>
        </w:rPr>
        <w:t xml:space="preserve"> question, </w:t>
      </w:r>
      <w:proofErr w:type="gramStart"/>
      <w:r w:rsidRPr="006F30FD">
        <w:rPr>
          <w:rFonts w:ascii="Segoe UI" w:eastAsia="Times New Roman" w:hAnsi="Segoe UI" w:cs="Segoe UI"/>
          <w:color w:val="24292E"/>
          <w:sz w:val="24"/>
          <w:szCs w:val="24"/>
          <w:lang w:eastAsia="en-GB"/>
        </w:rPr>
        <w:t>it</w:t>
      </w:r>
      <w:proofErr w:type="gramEnd"/>
      <w:r w:rsidRPr="006F30FD">
        <w:rPr>
          <w:rFonts w:ascii="Segoe UI" w:eastAsia="Times New Roman" w:hAnsi="Segoe UI" w:cs="Segoe UI"/>
          <w:color w:val="24292E"/>
          <w:sz w:val="24"/>
          <w:szCs w:val="24"/>
          <w:lang w:eastAsia="en-GB"/>
        </w:rPr>
        <w:t xml:space="preserve"> Carl's turn. He </w:t>
      </w:r>
      <w:proofErr w:type="gramStart"/>
      <w:r w:rsidRPr="006F30FD">
        <w:rPr>
          <w:rFonts w:ascii="Segoe UI" w:eastAsia="Times New Roman" w:hAnsi="Segoe UI" w:cs="Segoe UI"/>
          <w:color w:val="24292E"/>
          <w:sz w:val="24"/>
          <w:szCs w:val="24"/>
          <w:lang w:eastAsia="en-GB"/>
        </w:rPr>
        <w:t>didn’t</w:t>
      </w:r>
      <w:proofErr w:type="gramEnd"/>
      <w:r w:rsidRPr="006F30FD">
        <w:rPr>
          <w:rFonts w:ascii="Segoe UI" w:eastAsia="Times New Roman" w:hAnsi="Segoe UI" w:cs="Segoe UI"/>
          <w:color w:val="24292E"/>
          <w:sz w:val="24"/>
          <w:szCs w:val="24"/>
          <w:lang w:eastAsia="en-GB"/>
        </w:rPr>
        <w:t xml:space="preserve"> ask personal questions. He used the interview as a stage, adopting the character "witty" Carl. He targeted his humour towards "serious" </w:t>
      </w:r>
      <w:proofErr w:type="spellStart"/>
      <w:r w:rsidRPr="006F30FD">
        <w:rPr>
          <w:rFonts w:ascii="Segoe UI" w:eastAsia="Times New Roman" w:hAnsi="Segoe UI" w:cs="Segoe UI"/>
          <w:color w:val="24292E"/>
          <w:sz w:val="24"/>
          <w:szCs w:val="24"/>
          <w:lang w:eastAsia="en-GB"/>
        </w:rPr>
        <w:t>Becs</w:t>
      </w:r>
      <w:proofErr w:type="spellEnd"/>
      <w:r w:rsidRPr="006F30FD">
        <w:rPr>
          <w:rFonts w:ascii="Segoe UI" w:eastAsia="Times New Roman" w:hAnsi="Segoe UI" w:cs="Segoe UI"/>
          <w:color w:val="24292E"/>
          <w:sz w:val="24"/>
          <w:szCs w:val="24"/>
          <w:lang w:eastAsia="en-GB"/>
        </w:rPr>
        <w:t xml:space="preserve"> to lighten the mood. "How soon can you move in?", </w:t>
      </w:r>
      <w:proofErr w:type="spellStart"/>
      <w:r w:rsidRPr="006F30FD">
        <w:rPr>
          <w:rFonts w:ascii="Segoe UI" w:eastAsia="Times New Roman" w:hAnsi="Segoe UI" w:cs="Segoe UI"/>
          <w:color w:val="24292E"/>
          <w:sz w:val="24"/>
          <w:szCs w:val="24"/>
          <w:lang w:eastAsia="en-GB"/>
        </w:rPr>
        <w:t>Becs</w:t>
      </w:r>
      <w:proofErr w:type="spellEnd"/>
      <w:r w:rsidRPr="006F30FD">
        <w:rPr>
          <w:rFonts w:ascii="Segoe UI" w:eastAsia="Times New Roman" w:hAnsi="Segoe UI" w:cs="Segoe UI"/>
          <w:color w:val="24292E"/>
          <w:sz w:val="24"/>
          <w:szCs w:val="24"/>
          <w:lang w:eastAsia="en-GB"/>
        </w:rPr>
        <w:t xml:space="preserve"> asked. I </w:t>
      </w:r>
      <w:proofErr w:type="gramStart"/>
      <w:r w:rsidRPr="006F30FD">
        <w:rPr>
          <w:rFonts w:ascii="Segoe UI" w:eastAsia="Times New Roman" w:hAnsi="Segoe UI" w:cs="Segoe UI"/>
          <w:color w:val="24292E"/>
          <w:sz w:val="24"/>
          <w:szCs w:val="24"/>
          <w:lang w:eastAsia="en-GB"/>
        </w:rPr>
        <w:t>didn’t</w:t>
      </w:r>
      <w:proofErr w:type="gramEnd"/>
      <w:r w:rsidRPr="006F30FD">
        <w:rPr>
          <w:rFonts w:ascii="Segoe UI" w:eastAsia="Times New Roman" w:hAnsi="Segoe UI" w:cs="Segoe UI"/>
          <w:color w:val="24292E"/>
          <w:sz w:val="24"/>
          <w:szCs w:val="24"/>
          <w:lang w:eastAsia="en-GB"/>
        </w:rPr>
        <w:t xml:space="preserve"> have a clue what my notice period was. I had no tenancy agreement documentation to reference. "One </w:t>
      </w:r>
      <w:proofErr w:type="spellStart"/>
      <w:proofErr w:type="gramStart"/>
      <w:r w:rsidRPr="006F30FD">
        <w:rPr>
          <w:rFonts w:ascii="Segoe UI" w:eastAsia="Times New Roman" w:hAnsi="Segoe UI" w:cs="Segoe UI"/>
          <w:color w:val="24292E"/>
          <w:sz w:val="24"/>
          <w:szCs w:val="24"/>
          <w:lang w:eastAsia="en-GB"/>
        </w:rPr>
        <w:t>months</w:t>
      </w:r>
      <w:proofErr w:type="gramEnd"/>
      <w:r w:rsidRPr="006F30FD">
        <w:rPr>
          <w:rFonts w:ascii="Segoe UI" w:eastAsia="Times New Roman" w:hAnsi="Segoe UI" w:cs="Segoe UI"/>
          <w:color w:val="24292E"/>
          <w:sz w:val="24"/>
          <w:szCs w:val="24"/>
          <w:lang w:eastAsia="en-GB"/>
        </w:rPr>
        <w:t xml:space="preserve"> notice</w:t>
      </w:r>
      <w:proofErr w:type="spellEnd"/>
      <w:r w:rsidRPr="006F30FD">
        <w:rPr>
          <w:rFonts w:ascii="Segoe UI" w:eastAsia="Times New Roman" w:hAnsi="Segoe UI" w:cs="Segoe UI"/>
          <w:color w:val="24292E"/>
          <w:sz w:val="24"/>
          <w:szCs w:val="24"/>
          <w:lang w:eastAsia="en-GB"/>
        </w:rPr>
        <w:t xml:space="preserve">...", I guessed. "Let me chat to my landlady first before I give you a definitive answer.", I added. Carl looked at my empty beer bottle and asked if I wanted another. I looked at the time on my phone. It was getting late. I wanted to make sure I caught the last Manly ferry from Circular Quay. I stood up and apologised for cutting the meeting short. They both smiled. Carl and </w:t>
      </w:r>
      <w:proofErr w:type="spellStart"/>
      <w:r w:rsidRPr="006F30FD">
        <w:rPr>
          <w:rFonts w:ascii="Segoe UI" w:eastAsia="Times New Roman" w:hAnsi="Segoe UI" w:cs="Segoe UI"/>
          <w:color w:val="24292E"/>
          <w:sz w:val="24"/>
          <w:szCs w:val="24"/>
          <w:lang w:eastAsia="en-GB"/>
        </w:rPr>
        <w:t>Becs</w:t>
      </w:r>
      <w:proofErr w:type="spellEnd"/>
      <w:r w:rsidRPr="006F30FD">
        <w:rPr>
          <w:rFonts w:ascii="Segoe UI" w:eastAsia="Times New Roman" w:hAnsi="Segoe UI" w:cs="Segoe UI"/>
          <w:color w:val="24292E"/>
          <w:sz w:val="24"/>
          <w:szCs w:val="24"/>
          <w:lang w:eastAsia="en-GB"/>
        </w:rPr>
        <w:t xml:space="preserve"> took turns to shake my hand before I left. On the journey home I felt happy with how the interview went.</w:t>
      </w:r>
    </w:p>
    <w:p w14:paraId="49E6A5E4"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The following day around lunch time I received a text from </w:t>
      </w:r>
      <w:proofErr w:type="spellStart"/>
      <w:r w:rsidRPr="006F30FD">
        <w:rPr>
          <w:rFonts w:ascii="Segoe UI" w:eastAsia="Times New Roman" w:hAnsi="Segoe UI" w:cs="Segoe UI"/>
          <w:color w:val="24292E"/>
          <w:sz w:val="24"/>
          <w:szCs w:val="24"/>
          <w:lang w:eastAsia="en-GB"/>
        </w:rPr>
        <w:t>Becs</w:t>
      </w:r>
      <w:proofErr w:type="spellEnd"/>
      <w:r w:rsidRPr="006F30FD">
        <w:rPr>
          <w:rFonts w:ascii="Segoe UI" w:eastAsia="Times New Roman" w:hAnsi="Segoe UI" w:cs="Segoe UI"/>
          <w:color w:val="24292E"/>
          <w:sz w:val="24"/>
          <w:szCs w:val="24"/>
          <w:lang w:eastAsia="en-GB"/>
        </w:rPr>
        <w:t xml:space="preserve">. </w:t>
      </w:r>
      <w:proofErr w:type="gramStart"/>
      <w:r w:rsidRPr="006F30FD">
        <w:rPr>
          <w:rFonts w:ascii="Segoe UI" w:eastAsia="Times New Roman" w:hAnsi="Segoe UI" w:cs="Segoe UI"/>
          <w:color w:val="24292E"/>
          <w:sz w:val="24"/>
          <w:szCs w:val="24"/>
          <w:lang w:eastAsia="en-GB"/>
        </w:rPr>
        <w:t>Was</w:t>
      </w:r>
      <w:proofErr w:type="gramEnd"/>
      <w:r w:rsidRPr="006F30FD">
        <w:rPr>
          <w:rFonts w:ascii="Segoe UI" w:eastAsia="Times New Roman" w:hAnsi="Segoe UI" w:cs="Segoe UI"/>
          <w:color w:val="24292E"/>
          <w:sz w:val="24"/>
          <w:szCs w:val="24"/>
          <w:lang w:eastAsia="en-GB"/>
        </w:rPr>
        <w:t xml:space="preserve"> my gut feel right? The text read "Thanks for your time yesterday. Carl and I very much enjoyed your company and believe you make a great fit for the flat". I felt relieved and elated. I </w:t>
      </w:r>
      <w:proofErr w:type="gramStart"/>
      <w:r w:rsidRPr="006F30FD">
        <w:rPr>
          <w:rFonts w:ascii="Segoe UI" w:eastAsia="Times New Roman" w:hAnsi="Segoe UI" w:cs="Segoe UI"/>
          <w:color w:val="24292E"/>
          <w:sz w:val="24"/>
          <w:szCs w:val="24"/>
          <w:lang w:eastAsia="en-GB"/>
        </w:rPr>
        <w:t>replied back</w:t>
      </w:r>
      <w:proofErr w:type="gramEnd"/>
      <w:r w:rsidRPr="006F30FD">
        <w:rPr>
          <w:rFonts w:ascii="Segoe UI" w:eastAsia="Times New Roman" w:hAnsi="Segoe UI" w:cs="Segoe UI"/>
          <w:color w:val="24292E"/>
          <w:sz w:val="24"/>
          <w:szCs w:val="24"/>
          <w:lang w:eastAsia="en-GB"/>
        </w:rPr>
        <w:t xml:space="preserve">. "I would be very happy to move in. Let me speak with my land lady. I'll get back to you." I had lived at the Manly apartment for 3 months. Flo and I verbally agreed a </w:t>
      </w:r>
      <w:proofErr w:type="gramStart"/>
      <w:r w:rsidRPr="006F30FD">
        <w:rPr>
          <w:rFonts w:ascii="Segoe UI" w:eastAsia="Times New Roman" w:hAnsi="Segoe UI" w:cs="Segoe UI"/>
          <w:color w:val="24292E"/>
          <w:sz w:val="24"/>
          <w:szCs w:val="24"/>
          <w:lang w:eastAsia="en-GB"/>
        </w:rPr>
        <w:t>6 month</w:t>
      </w:r>
      <w:proofErr w:type="gramEnd"/>
      <w:r w:rsidRPr="006F30FD">
        <w:rPr>
          <w:rFonts w:ascii="Segoe UI" w:eastAsia="Times New Roman" w:hAnsi="Segoe UI" w:cs="Segoe UI"/>
          <w:color w:val="24292E"/>
          <w:sz w:val="24"/>
          <w:szCs w:val="24"/>
          <w:lang w:eastAsia="en-GB"/>
        </w:rPr>
        <w:t xml:space="preserve"> minimum stay. Stupidly, I paid a cash deposit to her, trusting she would officially deposit it. I thought there was a possibility I could recoup my deposit if I reasoned with Flo.</w:t>
      </w:r>
    </w:p>
    <w:p w14:paraId="307708A0"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I sat in the kitchen seeing to my salty chicken supper. I could </w:t>
      </w:r>
      <w:proofErr w:type="gramStart"/>
      <w:r w:rsidRPr="006F30FD">
        <w:rPr>
          <w:rFonts w:ascii="Segoe UI" w:eastAsia="Times New Roman" w:hAnsi="Segoe UI" w:cs="Segoe UI"/>
          <w:color w:val="24292E"/>
          <w:sz w:val="24"/>
          <w:szCs w:val="24"/>
          <w:lang w:eastAsia="en-GB"/>
        </w:rPr>
        <w:t>hear the sound of</w:t>
      </w:r>
      <w:proofErr w:type="gramEnd"/>
      <w:r w:rsidRPr="006F30FD">
        <w:rPr>
          <w:rFonts w:ascii="Segoe UI" w:eastAsia="Times New Roman" w:hAnsi="Segoe UI" w:cs="Segoe UI"/>
          <w:color w:val="24292E"/>
          <w:sz w:val="24"/>
          <w:szCs w:val="24"/>
          <w:lang w:eastAsia="en-GB"/>
        </w:rPr>
        <w:t xml:space="preserve"> the front door clunk and bang in signature Flo fashion. She walked hurriedly into the shared living space. Her curly, long, black hair moved like a slinky. She looked angry. I </w:t>
      </w:r>
      <w:r w:rsidRPr="006F30FD">
        <w:rPr>
          <w:rFonts w:ascii="Segoe UI" w:eastAsia="Times New Roman" w:hAnsi="Segoe UI" w:cs="Segoe UI"/>
          <w:color w:val="24292E"/>
          <w:sz w:val="24"/>
          <w:szCs w:val="24"/>
          <w:lang w:eastAsia="en-GB"/>
        </w:rPr>
        <w:lastRenderedPageBreak/>
        <w:t xml:space="preserve">had to use that opportunity to speak to her. She </w:t>
      </w:r>
      <w:proofErr w:type="gramStart"/>
      <w:r w:rsidRPr="006F30FD">
        <w:rPr>
          <w:rFonts w:ascii="Segoe UI" w:eastAsia="Times New Roman" w:hAnsi="Segoe UI" w:cs="Segoe UI"/>
          <w:color w:val="24292E"/>
          <w:sz w:val="24"/>
          <w:szCs w:val="24"/>
          <w:lang w:eastAsia="en-GB"/>
        </w:rPr>
        <w:t>hadn't</w:t>
      </w:r>
      <w:proofErr w:type="gramEnd"/>
      <w:r w:rsidRPr="006F30FD">
        <w:rPr>
          <w:rFonts w:ascii="Segoe UI" w:eastAsia="Times New Roman" w:hAnsi="Segoe UI" w:cs="Segoe UI"/>
          <w:color w:val="24292E"/>
          <w:sz w:val="24"/>
          <w:szCs w:val="24"/>
          <w:lang w:eastAsia="en-GB"/>
        </w:rPr>
        <w:t xml:space="preserve"> responded to my calls, texts or emails. "Hi Flo, I saw a new flat during the week.", I said hurriedly. She stopped briefly to look in her bag and empty out its contents onto the lounge table. A factious French sound came from Flo. "The flat is over in Rose Bay. It has a beautiful view of the Sydney Harbour bridge. Best of all </w:t>
      </w:r>
      <w:proofErr w:type="gramStart"/>
      <w:r w:rsidRPr="006F30FD">
        <w:rPr>
          <w:rFonts w:ascii="Segoe UI" w:eastAsia="Times New Roman" w:hAnsi="Segoe UI" w:cs="Segoe UI"/>
          <w:color w:val="24292E"/>
          <w:sz w:val="24"/>
          <w:szCs w:val="24"/>
          <w:lang w:eastAsia="en-GB"/>
        </w:rPr>
        <w:t>it’s</w:t>
      </w:r>
      <w:proofErr w:type="gramEnd"/>
      <w:r w:rsidRPr="006F30FD">
        <w:rPr>
          <w:rFonts w:ascii="Segoe UI" w:eastAsia="Times New Roman" w:hAnsi="Segoe UI" w:cs="Segoe UI"/>
          <w:color w:val="24292E"/>
          <w:sz w:val="24"/>
          <w:szCs w:val="24"/>
          <w:lang w:eastAsia="en-GB"/>
        </w:rPr>
        <w:t xml:space="preserve"> available to move into in 2 weeks. How much notice do I need to provide if I wanted to move out?", I asked. Flo’s attention moved quickly from her bag and towards me. She stared at me in silence. Her attention returned to her bag. "Didn’t we agree you would be staying for 6 months?" she said quietly. I sheepishly looked at her. Flo’s tone changed. "Since you’ve moved in you’ve done nothing to help. You don’t clean the communal area and I barely see you around.", she said angrily. I retaliated. "What about the fleas Flo? We have fleas all over the carpet.", I said. "They’re house fleas", she replied. Of all the excuses a person could use, that was up there with the more fantastical. "House fleas?!", I said. I would have been happier if I'd heard the excuse, "Oh, those fleas. </w:t>
      </w:r>
      <w:proofErr w:type="gramStart"/>
      <w:r w:rsidRPr="006F30FD">
        <w:rPr>
          <w:rFonts w:ascii="Segoe UI" w:eastAsia="Times New Roman" w:hAnsi="Segoe UI" w:cs="Segoe UI"/>
          <w:color w:val="24292E"/>
          <w:sz w:val="24"/>
          <w:szCs w:val="24"/>
          <w:lang w:eastAsia="en-GB"/>
        </w:rPr>
        <w:t>They’re</w:t>
      </w:r>
      <w:proofErr w:type="gramEnd"/>
      <w:r w:rsidRPr="006F30FD">
        <w:rPr>
          <w:rFonts w:ascii="Segoe UI" w:eastAsia="Times New Roman" w:hAnsi="Segoe UI" w:cs="Segoe UI"/>
          <w:color w:val="24292E"/>
          <w:sz w:val="24"/>
          <w:szCs w:val="24"/>
          <w:lang w:eastAsia="en-GB"/>
        </w:rPr>
        <w:t xml:space="preserve"> part of the Flea Circus. They recently ended their world tour in Manly". "Now is not a good time. </w:t>
      </w:r>
      <w:proofErr w:type="gramStart"/>
      <w:r w:rsidRPr="006F30FD">
        <w:rPr>
          <w:rFonts w:ascii="Segoe UI" w:eastAsia="Times New Roman" w:hAnsi="Segoe UI" w:cs="Segoe UI"/>
          <w:color w:val="24292E"/>
          <w:sz w:val="24"/>
          <w:szCs w:val="24"/>
          <w:lang w:eastAsia="en-GB"/>
        </w:rPr>
        <w:t>We’ll</w:t>
      </w:r>
      <w:proofErr w:type="gramEnd"/>
      <w:r w:rsidRPr="006F30FD">
        <w:rPr>
          <w:rFonts w:ascii="Segoe UI" w:eastAsia="Times New Roman" w:hAnsi="Segoe UI" w:cs="Segoe UI"/>
          <w:color w:val="24292E"/>
          <w:sz w:val="24"/>
          <w:szCs w:val="24"/>
          <w:lang w:eastAsia="en-GB"/>
        </w:rPr>
        <w:t xml:space="preserve"> talk about this tomorrow. I need to get ready for work." she huffed. With that, Flo scurried away, slamming her bedroom door closed. I was left in the lounge, heart racing, feeling none-the-wiser about my living situation. My appetite was ruined. I was in no mood to lick the last of the greasy stuffing oozing out of my half chicken. After taking a deep breath I assessed the situation. How did I get my deposit back and end my tenancy early? I had no clear answer. My appetite took little time to return. I wolfed down the remnants of the salty chicken.</w:t>
      </w:r>
    </w:p>
    <w:p w14:paraId="6192B212"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At the start of the week my thoughts were </w:t>
      </w:r>
      <w:proofErr w:type="spellStart"/>
      <w:r w:rsidRPr="006F30FD">
        <w:rPr>
          <w:rFonts w:ascii="Segoe UI" w:eastAsia="Times New Roman" w:hAnsi="Segoe UI" w:cs="Segoe UI"/>
          <w:color w:val="24292E"/>
          <w:sz w:val="24"/>
          <w:szCs w:val="24"/>
          <w:lang w:eastAsia="en-GB"/>
        </w:rPr>
        <w:t>preocuppied</w:t>
      </w:r>
      <w:proofErr w:type="spellEnd"/>
      <w:r w:rsidRPr="006F30FD">
        <w:rPr>
          <w:rFonts w:ascii="Segoe UI" w:eastAsia="Times New Roman" w:hAnsi="Segoe UI" w:cs="Segoe UI"/>
          <w:color w:val="24292E"/>
          <w:sz w:val="24"/>
          <w:szCs w:val="24"/>
          <w:lang w:eastAsia="en-GB"/>
        </w:rPr>
        <w:t xml:space="preserve"> with moving out and losing out i.e., the Manly apartment deposit. I </w:t>
      </w:r>
      <w:proofErr w:type="gramStart"/>
      <w:r w:rsidRPr="006F30FD">
        <w:rPr>
          <w:rFonts w:ascii="Segoe UI" w:eastAsia="Times New Roman" w:hAnsi="Segoe UI" w:cs="Segoe UI"/>
          <w:color w:val="24292E"/>
          <w:sz w:val="24"/>
          <w:szCs w:val="24"/>
          <w:lang w:eastAsia="en-GB"/>
        </w:rPr>
        <w:t>didn’t</w:t>
      </w:r>
      <w:proofErr w:type="gramEnd"/>
      <w:r w:rsidRPr="006F30FD">
        <w:rPr>
          <w:rFonts w:ascii="Segoe UI" w:eastAsia="Times New Roman" w:hAnsi="Segoe UI" w:cs="Segoe UI"/>
          <w:color w:val="24292E"/>
          <w:sz w:val="24"/>
          <w:szCs w:val="24"/>
          <w:lang w:eastAsia="en-GB"/>
        </w:rPr>
        <w:t xml:space="preserve"> have a clue what my rights were and what my next steps should be to relinquish it. I entered the client's office. Dan was in the tester's cubicle with a beaming smile across his face. "How are you this fine morning </w:t>
      </w:r>
      <w:proofErr w:type="spellStart"/>
      <w:proofErr w:type="gramStart"/>
      <w:r w:rsidRPr="006F30FD">
        <w:rPr>
          <w:rFonts w:ascii="Segoe UI" w:eastAsia="Times New Roman" w:hAnsi="Segoe UI" w:cs="Segoe UI"/>
          <w:color w:val="24292E"/>
          <w:sz w:val="24"/>
          <w:szCs w:val="24"/>
          <w:lang w:eastAsia="en-GB"/>
        </w:rPr>
        <w:t>Mr.Clarke</w:t>
      </w:r>
      <w:proofErr w:type="spellEnd"/>
      <w:proofErr w:type="gramEnd"/>
      <w:r w:rsidRPr="006F30FD">
        <w:rPr>
          <w:rFonts w:ascii="Segoe UI" w:eastAsia="Times New Roman" w:hAnsi="Segoe UI" w:cs="Segoe UI"/>
          <w:color w:val="24292E"/>
          <w:sz w:val="24"/>
          <w:szCs w:val="24"/>
          <w:lang w:eastAsia="en-GB"/>
        </w:rPr>
        <w:t xml:space="preserve">?", he bellowed. I avoided eye contact "I’m alright", I said in a forlorn tone. I wanted to respond with full details of the chat I had with Flow. I just </w:t>
      </w:r>
      <w:proofErr w:type="gramStart"/>
      <w:r w:rsidRPr="006F30FD">
        <w:rPr>
          <w:rFonts w:ascii="Segoe UI" w:eastAsia="Times New Roman" w:hAnsi="Segoe UI" w:cs="Segoe UI"/>
          <w:color w:val="24292E"/>
          <w:sz w:val="24"/>
          <w:szCs w:val="24"/>
          <w:lang w:eastAsia="en-GB"/>
        </w:rPr>
        <w:t>wasn't</w:t>
      </w:r>
      <w:proofErr w:type="gramEnd"/>
      <w:r w:rsidRPr="006F30FD">
        <w:rPr>
          <w:rFonts w:ascii="Segoe UI" w:eastAsia="Times New Roman" w:hAnsi="Segoe UI" w:cs="Segoe UI"/>
          <w:color w:val="24292E"/>
          <w:sz w:val="24"/>
          <w:szCs w:val="24"/>
          <w:lang w:eastAsia="en-GB"/>
        </w:rPr>
        <w:t xml:space="preserve"> sure if he would be receptive to my social problems. Dan was skilled at reading a person’s body language. I was an open book, and one with very few pages. "You don’t seem your usual self, what’s up? Is it lady trouble?", he said. "Kind of. I </w:t>
      </w:r>
      <w:proofErr w:type="gramStart"/>
      <w:r w:rsidRPr="006F30FD">
        <w:rPr>
          <w:rFonts w:ascii="Segoe UI" w:eastAsia="Times New Roman" w:hAnsi="Segoe UI" w:cs="Segoe UI"/>
          <w:color w:val="24292E"/>
          <w:sz w:val="24"/>
          <w:szCs w:val="24"/>
          <w:lang w:eastAsia="en-GB"/>
        </w:rPr>
        <w:t>took a look</w:t>
      </w:r>
      <w:proofErr w:type="gramEnd"/>
      <w:r w:rsidRPr="006F30FD">
        <w:rPr>
          <w:rFonts w:ascii="Segoe UI" w:eastAsia="Times New Roman" w:hAnsi="Segoe UI" w:cs="Segoe UI"/>
          <w:color w:val="24292E"/>
          <w:sz w:val="24"/>
          <w:szCs w:val="24"/>
          <w:lang w:eastAsia="en-GB"/>
        </w:rPr>
        <w:t xml:space="preserve"> at the flat you mentioned. I loved it. Great little place. </w:t>
      </w:r>
      <w:proofErr w:type="spellStart"/>
      <w:r w:rsidRPr="006F30FD">
        <w:rPr>
          <w:rFonts w:ascii="Segoe UI" w:eastAsia="Times New Roman" w:hAnsi="Segoe UI" w:cs="Segoe UI"/>
          <w:color w:val="24292E"/>
          <w:sz w:val="24"/>
          <w:szCs w:val="24"/>
          <w:lang w:eastAsia="en-GB"/>
        </w:rPr>
        <w:t>Becs</w:t>
      </w:r>
      <w:proofErr w:type="spellEnd"/>
      <w:r w:rsidRPr="006F30FD">
        <w:rPr>
          <w:rFonts w:ascii="Segoe UI" w:eastAsia="Times New Roman" w:hAnsi="Segoe UI" w:cs="Segoe UI"/>
          <w:color w:val="24292E"/>
          <w:sz w:val="24"/>
          <w:szCs w:val="24"/>
          <w:lang w:eastAsia="en-GB"/>
        </w:rPr>
        <w:t xml:space="preserve"> and Carl are </w:t>
      </w:r>
      <w:proofErr w:type="gramStart"/>
      <w:r w:rsidRPr="006F30FD">
        <w:rPr>
          <w:rFonts w:ascii="Segoe UI" w:eastAsia="Times New Roman" w:hAnsi="Segoe UI" w:cs="Segoe UI"/>
          <w:color w:val="24292E"/>
          <w:sz w:val="24"/>
          <w:szCs w:val="24"/>
          <w:lang w:eastAsia="en-GB"/>
        </w:rPr>
        <w:t>really nice</w:t>
      </w:r>
      <w:proofErr w:type="gramEnd"/>
      <w:r w:rsidRPr="006F30FD">
        <w:rPr>
          <w:rFonts w:ascii="Segoe UI" w:eastAsia="Times New Roman" w:hAnsi="Segoe UI" w:cs="Segoe UI"/>
          <w:color w:val="24292E"/>
          <w:sz w:val="24"/>
          <w:szCs w:val="24"/>
          <w:lang w:eastAsia="en-GB"/>
        </w:rPr>
        <w:t xml:space="preserve">. I would love to move in at the earliest opportunity. The flat in Manly is a </w:t>
      </w:r>
      <w:proofErr w:type="gramStart"/>
      <w:r w:rsidRPr="006F30FD">
        <w:rPr>
          <w:rFonts w:ascii="Segoe UI" w:eastAsia="Times New Roman" w:hAnsi="Segoe UI" w:cs="Segoe UI"/>
          <w:color w:val="24292E"/>
          <w:sz w:val="24"/>
          <w:szCs w:val="24"/>
          <w:lang w:eastAsia="en-GB"/>
        </w:rPr>
        <w:t>shit</w:t>
      </w:r>
      <w:proofErr w:type="gramEnd"/>
      <w:r w:rsidRPr="006F30FD">
        <w:rPr>
          <w:rFonts w:ascii="Segoe UI" w:eastAsia="Times New Roman" w:hAnsi="Segoe UI" w:cs="Segoe UI"/>
          <w:color w:val="24292E"/>
          <w:sz w:val="24"/>
          <w:szCs w:val="24"/>
          <w:lang w:eastAsia="en-GB"/>
        </w:rPr>
        <w:t xml:space="preserve"> hole. The problem </w:t>
      </w:r>
      <w:proofErr w:type="gramStart"/>
      <w:r w:rsidRPr="006F30FD">
        <w:rPr>
          <w:rFonts w:ascii="Segoe UI" w:eastAsia="Times New Roman" w:hAnsi="Segoe UI" w:cs="Segoe UI"/>
          <w:color w:val="24292E"/>
          <w:sz w:val="24"/>
          <w:szCs w:val="24"/>
          <w:lang w:eastAsia="en-GB"/>
        </w:rPr>
        <w:t>is,</w:t>
      </w:r>
      <w:proofErr w:type="gramEnd"/>
      <w:r w:rsidRPr="006F30FD">
        <w:rPr>
          <w:rFonts w:ascii="Segoe UI" w:eastAsia="Times New Roman" w:hAnsi="Segoe UI" w:cs="Segoe UI"/>
          <w:color w:val="24292E"/>
          <w:sz w:val="24"/>
          <w:szCs w:val="24"/>
          <w:lang w:eastAsia="en-GB"/>
        </w:rPr>
        <w:t xml:space="preserve"> my land lady. I verbally agreed, back in January, that I would be staying for at least 6 months. I know a verbal agreement </w:t>
      </w:r>
      <w:proofErr w:type="gramStart"/>
      <w:r w:rsidRPr="006F30FD">
        <w:rPr>
          <w:rFonts w:ascii="Segoe UI" w:eastAsia="Times New Roman" w:hAnsi="Segoe UI" w:cs="Segoe UI"/>
          <w:color w:val="24292E"/>
          <w:sz w:val="24"/>
          <w:szCs w:val="24"/>
          <w:lang w:eastAsia="en-GB"/>
        </w:rPr>
        <w:t>isn’t</w:t>
      </w:r>
      <w:proofErr w:type="gramEnd"/>
      <w:r w:rsidRPr="006F30FD">
        <w:rPr>
          <w:rFonts w:ascii="Segoe UI" w:eastAsia="Times New Roman" w:hAnsi="Segoe UI" w:cs="Segoe UI"/>
          <w:color w:val="24292E"/>
          <w:sz w:val="24"/>
          <w:szCs w:val="24"/>
          <w:lang w:eastAsia="en-GB"/>
        </w:rPr>
        <w:t xml:space="preserve"> worth anything. I have paid a deposit which, Flo, the landlady has in her possession. How do I go about leaving the flat and still keep my deposit?" I </w:t>
      </w:r>
      <w:proofErr w:type="gramStart"/>
      <w:r w:rsidRPr="006F30FD">
        <w:rPr>
          <w:rFonts w:ascii="Segoe UI" w:eastAsia="Times New Roman" w:hAnsi="Segoe UI" w:cs="Segoe UI"/>
          <w:color w:val="24292E"/>
          <w:sz w:val="24"/>
          <w:szCs w:val="24"/>
          <w:lang w:eastAsia="en-GB"/>
        </w:rPr>
        <w:t>said</w:t>
      </w:r>
      <w:proofErr w:type="gramEnd"/>
      <w:r w:rsidRPr="006F30FD">
        <w:rPr>
          <w:rFonts w:ascii="Segoe UI" w:eastAsia="Times New Roman" w:hAnsi="Segoe UI" w:cs="Segoe UI"/>
          <w:color w:val="24292E"/>
          <w:sz w:val="24"/>
          <w:szCs w:val="24"/>
          <w:lang w:eastAsia="en-GB"/>
        </w:rPr>
        <w:t xml:space="preserve">. Dan was on it. He Googled about tenant’s rights in Australia. "It looks like you as a tenant have many rights. It says here, if you </w:t>
      </w:r>
      <w:proofErr w:type="gramStart"/>
      <w:r w:rsidRPr="006F30FD">
        <w:rPr>
          <w:rFonts w:ascii="Segoe UI" w:eastAsia="Times New Roman" w:hAnsi="Segoe UI" w:cs="Segoe UI"/>
          <w:color w:val="24292E"/>
          <w:sz w:val="24"/>
          <w:szCs w:val="24"/>
          <w:lang w:eastAsia="en-GB"/>
        </w:rPr>
        <w:t>haven’t</w:t>
      </w:r>
      <w:proofErr w:type="gramEnd"/>
      <w:r w:rsidRPr="006F30FD">
        <w:rPr>
          <w:rFonts w:ascii="Segoe UI" w:eastAsia="Times New Roman" w:hAnsi="Segoe UI" w:cs="Segoe UI"/>
          <w:color w:val="24292E"/>
          <w:sz w:val="24"/>
          <w:szCs w:val="24"/>
          <w:lang w:eastAsia="en-GB"/>
        </w:rPr>
        <w:t xml:space="preserve"> signed any agreement, you just need to give written notice. Your deposit is safe. I can write a letter for your landlady if that helps?" he said. "Yeah, sure, that would be great.", I replied. It was great getting help from a friend. "There", he said, handing me a letter fresh from the computer printer. "Have a </w:t>
      </w:r>
      <w:r w:rsidRPr="006F30FD">
        <w:rPr>
          <w:rFonts w:ascii="Segoe UI" w:eastAsia="Times New Roman" w:hAnsi="Segoe UI" w:cs="Segoe UI"/>
          <w:color w:val="24292E"/>
          <w:sz w:val="24"/>
          <w:szCs w:val="24"/>
          <w:lang w:eastAsia="en-GB"/>
        </w:rPr>
        <w:lastRenderedPageBreak/>
        <w:t>read of that, I can update it if need be. If it looks good give that to your landlady and see what she has to say.", Dan said boldly. I looked at the print like it was Willy Wonka’s golden ticket. I beamed as I read out my rights as a tenant. "This is brilliant Dan, thanks very much.", I said. I now felt happier with the flat situation, knowing some of my tenant's rights.</w:t>
      </w:r>
    </w:p>
    <w:p w14:paraId="53C65579"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After finishing </w:t>
      </w:r>
      <w:proofErr w:type="gramStart"/>
      <w:r w:rsidRPr="006F30FD">
        <w:rPr>
          <w:rFonts w:ascii="Segoe UI" w:eastAsia="Times New Roman" w:hAnsi="Segoe UI" w:cs="Segoe UI"/>
          <w:color w:val="24292E"/>
          <w:sz w:val="24"/>
          <w:szCs w:val="24"/>
          <w:lang w:eastAsia="en-GB"/>
        </w:rPr>
        <w:t>work</w:t>
      </w:r>
      <w:proofErr w:type="gramEnd"/>
      <w:r w:rsidRPr="006F30FD">
        <w:rPr>
          <w:rFonts w:ascii="Segoe UI" w:eastAsia="Times New Roman" w:hAnsi="Segoe UI" w:cs="Segoe UI"/>
          <w:color w:val="24292E"/>
          <w:sz w:val="24"/>
          <w:szCs w:val="24"/>
          <w:lang w:eastAsia="en-GB"/>
        </w:rPr>
        <w:t xml:space="preserve"> I got home and sheepishly placed the golden ticket on the kitchen table. I looked down at it. An element of doubt entered my mind. I lay in bed and looked blankly at the high ceiling. This place I called </w:t>
      </w:r>
      <w:proofErr w:type="gramStart"/>
      <w:r w:rsidRPr="006F30FD">
        <w:rPr>
          <w:rFonts w:ascii="Segoe UI" w:eastAsia="Times New Roman" w:hAnsi="Segoe UI" w:cs="Segoe UI"/>
          <w:color w:val="24292E"/>
          <w:sz w:val="24"/>
          <w:szCs w:val="24"/>
          <w:lang w:eastAsia="en-GB"/>
        </w:rPr>
        <w:t>home,</w:t>
      </w:r>
      <w:proofErr w:type="gramEnd"/>
      <w:r w:rsidRPr="006F30FD">
        <w:rPr>
          <w:rFonts w:ascii="Segoe UI" w:eastAsia="Times New Roman" w:hAnsi="Segoe UI" w:cs="Segoe UI"/>
          <w:color w:val="24292E"/>
          <w:sz w:val="24"/>
          <w:szCs w:val="24"/>
          <w:lang w:eastAsia="en-GB"/>
        </w:rPr>
        <w:t xml:space="preserve"> I was beginning to divorce myself from. I wanted to move into the Rose Bay flat immediately. With all good things, I had to wait.</w:t>
      </w:r>
    </w:p>
    <w:p w14:paraId="7AC9E33D"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The next morning, I walked into the kitchen. I noticed the letter Dan had crafted was missing from the kitchen table. "Could it have fallen on the floor?", I whispered to myself. I avidly searched, nothing. I felt nervous, the churn of doubt circled in my stomach. How was Flo going to respond? I returned to the Manly flat after another day at the client's office. As I </w:t>
      </w:r>
      <w:proofErr w:type="gramStart"/>
      <w:r w:rsidRPr="006F30FD">
        <w:rPr>
          <w:rFonts w:ascii="Segoe UI" w:eastAsia="Times New Roman" w:hAnsi="Segoe UI" w:cs="Segoe UI"/>
          <w:color w:val="24292E"/>
          <w:sz w:val="24"/>
          <w:szCs w:val="24"/>
          <w:lang w:eastAsia="en-GB"/>
        </w:rPr>
        <w:t>entered</w:t>
      </w:r>
      <w:proofErr w:type="gramEnd"/>
      <w:r w:rsidRPr="006F30FD">
        <w:rPr>
          <w:rFonts w:ascii="Segoe UI" w:eastAsia="Times New Roman" w:hAnsi="Segoe UI" w:cs="Segoe UI"/>
          <w:color w:val="24292E"/>
          <w:sz w:val="24"/>
          <w:szCs w:val="24"/>
          <w:lang w:eastAsia="en-GB"/>
        </w:rPr>
        <w:t xml:space="preserve"> I could hear Flo in the communal area. As I walked towards the </w:t>
      </w:r>
      <w:proofErr w:type="gramStart"/>
      <w:r w:rsidRPr="006F30FD">
        <w:rPr>
          <w:rFonts w:ascii="Segoe UI" w:eastAsia="Times New Roman" w:hAnsi="Segoe UI" w:cs="Segoe UI"/>
          <w:color w:val="24292E"/>
          <w:sz w:val="24"/>
          <w:szCs w:val="24"/>
          <w:lang w:eastAsia="en-GB"/>
        </w:rPr>
        <w:t>kitchen</w:t>
      </w:r>
      <w:proofErr w:type="gramEnd"/>
      <w:r w:rsidRPr="006F30FD">
        <w:rPr>
          <w:rFonts w:ascii="Segoe UI" w:eastAsia="Times New Roman" w:hAnsi="Segoe UI" w:cs="Segoe UI"/>
          <w:color w:val="24292E"/>
          <w:sz w:val="24"/>
          <w:szCs w:val="24"/>
          <w:lang w:eastAsia="en-GB"/>
        </w:rPr>
        <w:t xml:space="preserve"> I caught a glimpse of her barbaric, black hair. Fear hit. I tenuously greeted her, "Hi Flo", I said. Flo cocked her head to look at me and exhaled heavily through her flared nostrils. "So, I found your letter", Flo said clearly. If she could have followed that sentence up with "here's your cash deposit back", I would have wept with joy. She continued with a question. "Did you know that my boyfriend works in the police force?", she said. I thought briefly about this closed question. The answer that initially popped into my head was "What does that have to do with the letter?". I swallowed. "</w:t>
      </w:r>
      <w:proofErr w:type="spellStart"/>
      <w:r w:rsidRPr="006F30FD">
        <w:rPr>
          <w:rFonts w:ascii="Segoe UI" w:eastAsia="Times New Roman" w:hAnsi="Segoe UI" w:cs="Segoe UI"/>
          <w:color w:val="24292E"/>
          <w:sz w:val="24"/>
          <w:szCs w:val="24"/>
          <w:lang w:eastAsia="en-GB"/>
        </w:rPr>
        <w:t>Errr</w:t>
      </w:r>
      <w:proofErr w:type="spellEnd"/>
      <w:r w:rsidRPr="006F30FD">
        <w:rPr>
          <w:rFonts w:ascii="Segoe UI" w:eastAsia="Times New Roman" w:hAnsi="Segoe UI" w:cs="Segoe UI"/>
          <w:color w:val="24292E"/>
          <w:sz w:val="24"/>
          <w:szCs w:val="24"/>
          <w:lang w:eastAsia="en-GB"/>
        </w:rPr>
        <w:t xml:space="preserve">, no", I replied. I was lying </w:t>
      </w:r>
      <w:proofErr w:type="gramStart"/>
      <w:r w:rsidRPr="006F30FD">
        <w:rPr>
          <w:rFonts w:ascii="Segoe UI" w:eastAsia="Times New Roman" w:hAnsi="Segoe UI" w:cs="Segoe UI"/>
          <w:color w:val="24292E"/>
          <w:sz w:val="24"/>
          <w:szCs w:val="24"/>
          <w:lang w:eastAsia="en-GB"/>
        </w:rPr>
        <w:t>in an attempt to</w:t>
      </w:r>
      <w:proofErr w:type="gramEnd"/>
      <w:r w:rsidRPr="006F30FD">
        <w:rPr>
          <w:rFonts w:ascii="Segoe UI" w:eastAsia="Times New Roman" w:hAnsi="Segoe UI" w:cs="Segoe UI"/>
          <w:color w:val="24292E"/>
          <w:sz w:val="24"/>
          <w:szCs w:val="24"/>
          <w:lang w:eastAsia="en-GB"/>
        </w:rPr>
        <w:t xml:space="preserve"> calm her. She had mentioned her Policeman boyfriend before. The volume and pace of Flo’s voice increased. "How dare you write something like this!", she exclaimed. The last time I had experienced a dressing down like this was at senior school. The teacher read a joke in the back of my English Language book. The punchline was a swear word. She paused, with hands on hips and her gaze fixed on me. "I will not be giving you your deposit back, plain and simple.", she said. With that she left, slamming her bedroom door.</w:t>
      </w:r>
    </w:p>
    <w:p w14:paraId="2E1F84A9"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Well, that could have turned out better, I thought. That was it then, I could leave early. If I did, my deposit would be staying. I sighed deeply. I </w:t>
      </w:r>
      <w:proofErr w:type="spellStart"/>
      <w:r w:rsidRPr="006F30FD">
        <w:rPr>
          <w:rFonts w:ascii="Segoe UI" w:eastAsia="Times New Roman" w:hAnsi="Segoe UI" w:cs="Segoe UI"/>
          <w:color w:val="24292E"/>
          <w:sz w:val="24"/>
          <w:szCs w:val="24"/>
          <w:lang w:eastAsia="en-GB"/>
        </w:rPr>
        <w:t>seeked</w:t>
      </w:r>
      <w:proofErr w:type="spellEnd"/>
      <w:r w:rsidRPr="006F30FD">
        <w:rPr>
          <w:rFonts w:ascii="Segoe UI" w:eastAsia="Times New Roman" w:hAnsi="Segoe UI" w:cs="Segoe UI"/>
          <w:color w:val="24292E"/>
          <w:sz w:val="24"/>
          <w:szCs w:val="24"/>
          <w:lang w:eastAsia="en-GB"/>
        </w:rPr>
        <w:t xml:space="preserve"> comfort, which for me meant food. And no, I </w:t>
      </w:r>
      <w:proofErr w:type="gramStart"/>
      <w:r w:rsidRPr="006F30FD">
        <w:rPr>
          <w:rFonts w:ascii="Segoe UI" w:eastAsia="Times New Roman" w:hAnsi="Segoe UI" w:cs="Segoe UI"/>
          <w:color w:val="24292E"/>
          <w:sz w:val="24"/>
          <w:szCs w:val="24"/>
          <w:lang w:eastAsia="en-GB"/>
        </w:rPr>
        <w:t>wasn't</w:t>
      </w:r>
      <w:proofErr w:type="gramEnd"/>
      <w:r w:rsidRPr="006F30FD">
        <w:rPr>
          <w:rFonts w:ascii="Segoe UI" w:eastAsia="Times New Roman" w:hAnsi="Segoe UI" w:cs="Segoe UI"/>
          <w:color w:val="24292E"/>
          <w:sz w:val="24"/>
          <w:szCs w:val="24"/>
          <w:lang w:eastAsia="en-GB"/>
        </w:rPr>
        <w:t xml:space="preserve"> thinking of heading to Coles. I needed a special meal from </w:t>
      </w:r>
      <w:proofErr w:type="spellStart"/>
      <w:r w:rsidRPr="006F30FD">
        <w:rPr>
          <w:rFonts w:ascii="Segoe UI" w:eastAsia="Times New Roman" w:hAnsi="Segoe UI" w:cs="Segoe UI"/>
          <w:color w:val="24292E"/>
          <w:sz w:val="24"/>
          <w:szCs w:val="24"/>
          <w:lang w:eastAsia="en-GB"/>
        </w:rPr>
        <w:t>BenBry</w:t>
      </w:r>
      <w:proofErr w:type="spellEnd"/>
      <w:r w:rsidRPr="006F30FD">
        <w:rPr>
          <w:rFonts w:ascii="Segoe UI" w:eastAsia="Times New Roman" w:hAnsi="Segoe UI" w:cs="Segoe UI"/>
          <w:color w:val="24292E"/>
          <w:sz w:val="24"/>
          <w:szCs w:val="24"/>
          <w:lang w:eastAsia="en-GB"/>
        </w:rPr>
        <w:t xml:space="preserve"> Burger. </w:t>
      </w:r>
      <w:proofErr w:type="gramStart"/>
      <w:r w:rsidRPr="006F30FD">
        <w:rPr>
          <w:rFonts w:ascii="Segoe UI" w:eastAsia="Times New Roman" w:hAnsi="Segoe UI" w:cs="Segoe UI"/>
          <w:color w:val="24292E"/>
          <w:sz w:val="24"/>
          <w:szCs w:val="24"/>
          <w:lang w:eastAsia="en-GB"/>
        </w:rPr>
        <w:t>Luckily</w:t>
      </w:r>
      <w:proofErr w:type="gramEnd"/>
      <w:r w:rsidRPr="006F30FD">
        <w:rPr>
          <w:rFonts w:ascii="Segoe UI" w:eastAsia="Times New Roman" w:hAnsi="Segoe UI" w:cs="Segoe UI"/>
          <w:color w:val="24292E"/>
          <w:sz w:val="24"/>
          <w:szCs w:val="24"/>
          <w:lang w:eastAsia="en-GB"/>
        </w:rPr>
        <w:t xml:space="preserve"> it was Thursday, which meant all-day specials were available: </w:t>
      </w:r>
      <w:proofErr w:type="spellStart"/>
      <w:r w:rsidRPr="006F30FD">
        <w:rPr>
          <w:rFonts w:ascii="Segoe UI" w:eastAsia="Times New Roman" w:hAnsi="Segoe UI" w:cs="Segoe UI"/>
          <w:color w:val="24292E"/>
          <w:sz w:val="24"/>
          <w:szCs w:val="24"/>
          <w:lang w:eastAsia="en-GB"/>
        </w:rPr>
        <w:t>Benbry</w:t>
      </w:r>
      <w:proofErr w:type="spellEnd"/>
      <w:r w:rsidRPr="006F30FD">
        <w:rPr>
          <w:rFonts w:ascii="Segoe UI" w:eastAsia="Times New Roman" w:hAnsi="Segoe UI" w:cs="Segoe UI"/>
          <w:color w:val="24292E"/>
          <w:sz w:val="24"/>
          <w:szCs w:val="24"/>
          <w:lang w:eastAsia="en-GB"/>
        </w:rPr>
        <w:t xml:space="preserve"> Burger, chips, sauce and soft drink for a wallet-pleasing AU$12. I sat outside </w:t>
      </w:r>
      <w:proofErr w:type="spellStart"/>
      <w:r w:rsidRPr="006F30FD">
        <w:rPr>
          <w:rFonts w:ascii="Segoe UI" w:eastAsia="Times New Roman" w:hAnsi="Segoe UI" w:cs="Segoe UI"/>
          <w:color w:val="24292E"/>
          <w:sz w:val="24"/>
          <w:szCs w:val="24"/>
          <w:lang w:eastAsia="en-GB"/>
        </w:rPr>
        <w:t>Benbry</w:t>
      </w:r>
      <w:proofErr w:type="spellEnd"/>
      <w:r w:rsidRPr="006F30FD">
        <w:rPr>
          <w:rFonts w:ascii="Segoe UI" w:eastAsia="Times New Roman" w:hAnsi="Segoe UI" w:cs="Segoe UI"/>
          <w:color w:val="24292E"/>
          <w:sz w:val="24"/>
          <w:szCs w:val="24"/>
          <w:lang w:eastAsia="en-GB"/>
        </w:rPr>
        <w:t xml:space="preserve"> Burger with my special on the table, in the company of </w:t>
      </w:r>
      <w:proofErr w:type="spellStart"/>
      <w:r w:rsidRPr="006F30FD">
        <w:rPr>
          <w:rFonts w:ascii="Segoe UI" w:eastAsia="Times New Roman" w:hAnsi="Segoe UI" w:cs="Segoe UI"/>
          <w:color w:val="24292E"/>
          <w:sz w:val="24"/>
          <w:szCs w:val="24"/>
          <w:lang w:eastAsia="en-GB"/>
        </w:rPr>
        <w:t>Manly's</w:t>
      </w:r>
      <w:proofErr w:type="spellEnd"/>
      <w:r w:rsidRPr="006F30FD">
        <w:rPr>
          <w:rFonts w:ascii="Segoe UI" w:eastAsia="Times New Roman" w:hAnsi="Segoe UI" w:cs="Segoe UI"/>
          <w:color w:val="24292E"/>
          <w:sz w:val="24"/>
          <w:szCs w:val="24"/>
          <w:lang w:eastAsia="en-GB"/>
        </w:rPr>
        <w:t xml:space="preserve"> sociable seagulls. I felt calm as the waves crashed onto Manly Beach. I sat, savouring the moment. I slowly took a bite of the sumptuous, sweet </w:t>
      </w:r>
      <w:proofErr w:type="spellStart"/>
      <w:r w:rsidRPr="006F30FD">
        <w:rPr>
          <w:rFonts w:ascii="Segoe UI" w:eastAsia="Times New Roman" w:hAnsi="Segoe UI" w:cs="Segoe UI"/>
          <w:color w:val="24292E"/>
          <w:sz w:val="24"/>
          <w:szCs w:val="24"/>
          <w:lang w:eastAsia="en-GB"/>
        </w:rPr>
        <w:t>Benbry</w:t>
      </w:r>
      <w:proofErr w:type="spellEnd"/>
      <w:r w:rsidRPr="006F30FD">
        <w:rPr>
          <w:rFonts w:ascii="Segoe UI" w:eastAsia="Times New Roman" w:hAnsi="Segoe UI" w:cs="Segoe UI"/>
          <w:color w:val="24292E"/>
          <w:sz w:val="24"/>
          <w:szCs w:val="24"/>
          <w:lang w:eastAsia="en-GB"/>
        </w:rPr>
        <w:t xml:space="preserve"> Burger. I sighed, </w:t>
      </w:r>
      <w:proofErr w:type="gramStart"/>
      <w:r w:rsidRPr="006F30FD">
        <w:rPr>
          <w:rFonts w:ascii="Segoe UI" w:eastAsia="Times New Roman" w:hAnsi="Segoe UI" w:cs="Segoe UI"/>
          <w:color w:val="24292E"/>
          <w:sz w:val="24"/>
          <w:szCs w:val="24"/>
          <w:lang w:eastAsia="en-GB"/>
        </w:rPr>
        <w:t>reclined</w:t>
      </w:r>
      <w:proofErr w:type="gramEnd"/>
      <w:r w:rsidRPr="006F30FD">
        <w:rPr>
          <w:rFonts w:ascii="Segoe UI" w:eastAsia="Times New Roman" w:hAnsi="Segoe UI" w:cs="Segoe UI"/>
          <w:color w:val="24292E"/>
          <w:sz w:val="24"/>
          <w:szCs w:val="24"/>
          <w:lang w:eastAsia="en-GB"/>
        </w:rPr>
        <w:t xml:space="preserve"> and smiled. I felt a surge of positivity. Forget about the deposit. Move out of the Manly apartment at the earliest opportunity.</w:t>
      </w:r>
    </w:p>
    <w:p w14:paraId="0A3117A5"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lastRenderedPageBreak/>
        <w:t xml:space="preserve">Dan invited me for a spot of social drinking in Manly, with him and his expat mates. It was a beautiful sunny afternoon. I noticed Dan standing in a circle, drink in hand, with a group of 10 others. He was chatting to a sun burned, ginger haired bloke who wore black, thick rimmed glasses. I immediately recognised him. It was Carl. I smiled and waved at Dan. He raised his half-full pint glass. I approached the group with </w:t>
      </w:r>
      <w:proofErr w:type="spellStart"/>
      <w:r w:rsidRPr="006F30FD">
        <w:rPr>
          <w:rFonts w:ascii="Segoe UI" w:eastAsia="Times New Roman" w:hAnsi="Segoe UI" w:cs="Segoe UI"/>
          <w:color w:val="24292E"/>
          <w:sz w:val="24"/>
          <w:szCs w:val="24"/>
          <w:lang w:eastAsia="en-GB"/>
        </w:rPr>
        <w:t>intrepidation</w:t>
      </w:r>
      <w:proofErr w:type="spellEnd"/>
      <w:r w:rsidRPr="006F30FD">
        <w:rPr>
          <w:rFonts w:ascii="Segoe UI" w:eastAsia="Times New Roman" w:hAnsi="Segoe UI" w:cs="Segoe UI"/>
          <w:color w:val="24292E"/>
          <w:sz w:val="24"/>
          <w:szCs w:val="24"/>
          <w:lang w:eastAsia="en-GB"/>
        </w:rPr>
        <w:t xml:space="preserve">. "Mr Clarke, good to see you made it. This, as you know, is Carlos.", he said nervously. Carl smiled, transferred his pint to his other hand, and shook my hand. In a quiet British accent, he introduced himself. "Hi, yes, we've met. Welcome to the British ex-pat community. Grab yourself a drink at the bar over there. When you return, </w:t>
      </w:r>
      <w:proofErr w:type="gramStart"/>
      <w:r w:rsidRPr="006F30FD">
        <w:rPr>
          <w:rFonts w:ascii="Segoe UI" w:eastAsia="Times New Roman" w:hAnsi="Segoe UI" w:cs="Segoe UI"/>
          <w:color w:val="24292E"/>
          <w:sz w:val="24"/>
          <w:szCs w:val="24"/>
          <w:lang w:eastAsia="en-GB"/>
        </w:rPr>
        <w:t>I’ll</w:t>
      </w:r>
      <w:proofErr w:type="gramEnd"/>
      <w:r w:rsidRPr="006F30FD">
        <w:rPr>
          <w:rFonts w:ascii="Segoe UI" w:eastAsia="Times New Roman" w:hAnsi="Segoe UI" w:cs="Segoe UI"/>
          <w:color w:val="24292E"/>
          <w:sz w:val="24"/>
          <w:szCs w:val="24"/>
          <w:lang w:eastAsia="en-GB"/>
        </w:rPr>
        <w:t xml:space="preserve"> introduce you to the rest of the gang.", he said.</w:t>
      </w:r>
    </w:p>
    <w:p w14:paraId="1864DD06"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The humble, outdoor bar was situated in front of the beautiful calm Manly sea scape. Having seen what others were drinking, and wanting to fit in, I ordered a Toohey’s New. The barman took a schooner (425ml) glass out of the fridge (a common practice to keep the drink ice cold) and began pouring. I returned to Carl. He took a sip of his drink before beginning the introductions. The group included Andy, Johnny, Pete &amp; Dan. Each person said hello, some even threw in a quick introduction. It was great socialising with a group of English males, my age, from similar backgrounds.</w:t>
      </w:r>
    </w:p>
    <w:p w14:paraId="707FFEFA"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My time in Australia made me question all aspects of my life:</w:t>
      </w:r>
    </w:p>
    <w:p w14:paraId="7965A7D1" w14:textId="77777777" w:rsidR="006F30FD" w:rsidRPr="006F30FD" w:rsidRDefault="006F30FD" w:rsidP="006F30FD">
      <w:pPr>
        <w:numPr>
          <w:ilvl w:val="0"/>
          <w:numId w:val="29"/>
        </w:numPr>
        <w:shd w:val="clear" w:color="auto" w:fill="FFFFFF"/>
        <w:spacing w:before="100" w:beforeAutospacing="1"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friendship</w:t>
      </w:r>
    </w:p>
    <w:p w14:paraId="4BE3E573" w14:textId="77777777" w:rsidR="006F30FD" w:rsidRPr="006F30FD" w:rsidRDefault="006F30FD" w:rsidP="006F30FD">
      <w:pPr>
        <w:numPr>
          <w:ilvl w:val="1"/>
          <w:numId w:val="29"/>
        </w:numPr>
        <w:shd w:val="clear" w:color="auto" w:fill="FFFFFF"/>
        <w:spacing w:before="100" w:beforeAutospacing="1"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What bonded me to people?</w:t>
      </w:r>
    </w:p>
    <w:p w14:paraId="00E6559B" w14:textId="77777777" w:rsidR="006F30FD" w:rsidRPr="006F30FD" w:rsidRDefault="006F30FD" w:rsidP="006F30FD">
      <w:pPr>
        <w:numPr>
          <w:ilvl w:val="1"/>
          <w:numId w:val="29"/>
        </w:numPr>
        <w:shd w:val="clear" w:color="auto" w:fill="FFFFFF"/>
        <w:spacing w:before="60"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How difficult was it to build friendships with people?</w:t>
      </w:r>
    </w:p>
    <w:p w14:paraId="1F6ED335" w14:textId="77777777" w:rsidR="006F30FD" w:rsidRPr="006F30FD" w:rsidRDefault="006F30FD" w:rsidP="006F30FD">
      <w:pPr>
        <w:numPr>
          <w:ilvl w:val="0"/>
          <w:numId w:val="29"/>
        </w:numPr>
        <w:shd w:val="clear" w:color="auto" w:fill="FFFFFF"/>
        <w:spacing w:before="60"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hobbies &amp; interests.</w:t>
      </w:r>
    </w:p>
    <w:p w14:paraId="79A95F0F" w14:textId="77777777" w:rsidR="006F30FD" w:rsidRPr="006F30FD" w:rsidRDefault="006F30FD" w:rsidP="006F30FD">
      <w:pPr>
        <w:numPr>
          <w:ilvl w:val="1"/>
          <w:numId w:val="29"/>
        </w:numPr>
        <w:shd w:val="clear" w:color="auto" w:fill="FFFFFF"/>
        <w:spacing w:before="100" w:beforeAutospacing="1"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What hobbies did I have here in Australia?</w:t>
      </w:r>
    </w:p>
    <w:p w14:paraId="71B0C0BD" w14:textId="77777777" w:rsidR="006F30FD" w:rsidRPr="006F30FD" w:rsidRDefault="006F30FD" w:rsidP="006F30FD">
      <w:pPr>
        <w:numPr>
          <w:ilvl w:val="1"/>
          <w:numId w:val="29"/>
        </w:numPr>
        <w:shd w:val="clear" w:color="auto" w:fill="FFFFFF"/>
        <w:spacing w:before="60"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What were inspired by my life back in the UK?</w:t>
      </w:r>
    </w:p>
    <w:p w14:paraId="24DF05AD"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I </w:t>
      </w:r>
      <w:proofErr w:type="gramStart"/>
      <w:r w:rsidRPr="006F30FD">
        <w:rPr>
          <w:rFonts w:ascii="Segoe UI" w:eastAsia="Times New Roman" w:hAnsi="Segoe UI" w:cs="Segoe UI"/>
          <w:color w:val="24292E"/>
          <w:sz w:val="24"/>
          <w:szCs w:val="24"/>
          <w:lang w:eastAsia="en-GB"/>
        </w:rPr>
        <w:t>didn’t</w:t>
      </w:r>
      <w:proofErr w:type="gramEnd"/>
      <w:r w:rsidRPr="006F30FD">
        <w:rPr>
          <w:rFonts w:ascii="Segoe UI" w:eastAsia="Times New Roman" w:hAnsi="Segoe UI" w:cs="Segoe UI"/>
          <w:color w:val="24292E"/>
          <w:sz w:val="24"/>
          <w:szCs w:val="24"/>
          <w:lang w:eastAsia="en-GB"/>
        </w:rPr>
        <w:t xml:space="preserve"> realise it at the time, social drinking was a massive part of my life back home and here in Australia. This was due to </w:t>
      </w:r>
      <w:proofErr w:type="gramStart"/>
      <w:r w:rsidRPr="006F30FD">
        <w:rPr>
          <w:rFonts w:ascii="Segoe UI" w:eastAsia="Times New Roman" w:hAnsi="Segoe UI" w:cs="Segoe UI"/>
          <w:color w:val="24292E"/>
          <w:sz w:val="24"/>
          <w:szCs w:val="24"/>
          <w:lang w:eastAsia="en-GB"/>
        </w:rPr>
        <w:t>a number of</w:t>
      </w:r>
      <w:proofErr w:type="gramEnd"/>
      <w:r w:rsidRPr="006F30FD">
        <w:rPr>
          <w:rFonts w:ascii="Segoe UI" w:eastAsia="Times New Roman" w:hAnsi="Segoe UI" w:cs="Segoe UI"/>
          <w:color w:val="24292E"/>
          <w:sz w:val="24"/>
          <w:szCs w:val="24"/>
          <w:lang w:eastAsia="en-GB"/>
        </w:rPr>
        <w:t xml:space="preserve"> factors:</w:t>
      </w:r>
    </w:p>
    <w:p w14:paraId="1AE990CC" w14:textId="77777777" w:rsidR="006F30FD" w:rsidRPr="006F30FD" w:rsidRDefault="006F30FD" w:rsidP="006F30FD">
      <w:pPr>
        <w:numPr>
          <w:ilvl w:val="0"/>
          <w:numId w:val="30"/>
        </w:numPr>
        <w:shd w:val="clear" w:color="auto" w:fill="FFFFFF"/>
        <w:spacing w:before="100" w:beforeAutospacing="1"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I loved the taste of beer.</w:t>
      </w:r>
    </w:p>
    <w:p w14:paraId="0D649883" w14:textId="77777777" w:rsidR="006F30FD" w:rsidRPr="006F30FD" w:rsidRDefault="006F30FD" w:rsidP="006F30FD">
      <w:pPr>
        <w:numPr>
          <w:ilvl w:val="0"/>
          <w:numId w:val="30"/>
        </w:numPr>
        <w:shd w:val="clear" w:color="auto" w:fill="FFFFFF"/>
        <w:spacing w:before="60"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Pubs were comfortable, extensions of a </w:t>
      </w:r>
      <w:proofErr w:type="spellStart"/>
      <w:proofErr w:type="gramStart"/>
      <w:r w:rsidRPr="006F30FD">
        <w:rPr>
          <w:rFonts w:ascii="Segoe UI" w:eastAsia="Times New Roman" w:hAnsi="Segoe UI" w:cs="Segoe UI"/>
          <w:color w:val="24292E"/>
          <w:sz w:val="24"/>
          <w:szCs w:val="24"/>
          <w:lang w:eastAsia="en-GB"/>
        </w:rPr>
        <w:t>persons</w:t>
      </w:r>
      <w:proofErr w:type="spellEnd"/>
      <w:proofErr w:type="gramEnd"/>
      <w:r w:rsidRPr="006F30FD">
        <w:rPr>
          <w:rFonts w:ascii="Segoe UI" w:eastAsia="Times New Roman" w:hAnsi="Segoe UI" w:cs="Segoe UI"/>
          <w:color w:val="24292E"/>
          <w:sz w:val="24"/>
          <w:szCs w:val="24"/>
          <w:lang w:eastAsia="en-GB"/>
        </w:rPr>
        <w:t xml:space="preserve"> home. Hosting was left to the bar staff.</w:t>
      </w:r>
    </w:p>
    <w:p w14:paraId="673B881E" w14:textId="77777777" w:rsidR="006F30FD" w:rsidRPr="006F30FD" w:rsidRDefault="006F30FD" w:rsidP="006F30FD">
      <w:pPr>
        <w:numPr>
          <w:ilvl w:val="0"/>
          <w:numId w:val="30"/>
        </w:numPr>
        <w:shd w:val="clear" w:color="auto" w:fill="FFFFFF"/>
        <w:spacing w:before="60"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People are more open to talk about their </w:t>
      </w:r>
      <w:proofErr w:type="gramStart"/>
      <w:r w:rsidRPr="006F30FD">
        <w:rPr>
          <w:rFonts w:ascii="Segoe UI" w:eastAsia="Times New Roman" w:hAnsi="Segoe UI" w:cs="Segoe UI"/>
          <w:color w:val="24292E"/>
          <w:sz w:val="24"/>
          <w:szCs w:val="24"/>
          <w:lang w:eastAsia="en-GB"/>
        </w:rPr>
        <w:t>lives'</w:t>
      </w:r>
      <w:proofErr w:type="gramEnd"/>
      <w:r w:rsidRPr="006F30FD">
        <w:rPr>
          <w:rFonts w:ascii="Segoe UI" w:eastAsia="Times New Roman" w:hAnsi="Segoe UI" w:cs="Segoe UI"/>
          <w:color w:val="24292E"/>
          <w:sz w:val="24"/>
          <w:szCs w:val="24"/>
          <w:lang w:eastAsia="en-GB"/>
        </w:rPr>
        <w:t xml:space="preserve"> after a drink. Unfortunately, quality of conversation decreases as quantity consumed is increased.</w:t>
      </w:r>
    </w:p>
    <w:p w14:paraId="71E1DF61"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Australian bars showed a range of local sports all day on big screens. Rugby League was Sydney's main sport. Australian league rugby was arguably of higher quality that found in the UK. The Roosters and Rabbitohs were the top 2 Sydney teams. Outdoor sports heavily influenced the Sydney culture.</w:t>
      </w:r>
    </w:p>
    <w:p w14:paraId="01438F71"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lastRenderedPageBreak/>
        <w:t>I loved the weather on the evenings. When the sun set the temperature was perfect. The humidity helped the heat linger. Unfortunately, there were lots of mosquitos as a result. The clandestine critters were rarely bit an Aussie. The mosquitos seemed to treat an Australian as one of their own. It was common for Australians to mock an Englishman's lack of immunity to mosquito bites.</w:t>
      </w:r>
    </w:p>
    <w:p w14:paraId="17E297A1"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Being a social drinker was a great excuse to be outdoors in Sydney. The average Sydney bar catered handsomely for those choosing to drink outside. UK pubs catered for outdoor drinking with a beer garden and benches. Sydney bars took the experience to a new level, given the more clement weather. The Australians literally took the roof off the pub and added more TV screens. If the entertainment was poor and/or the beer tasted bad, there were plenty of alternative bars to head to.</w:t>
      </w:r>
    </w:p>
    <w:p w14:paraId="6ADFAA18"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The amassed group of Brits at The Manly Bar were looking more at their watches than the next drinking venue. It suited me. I was happy to stay. Home was a </w:t>
      </w:r>
      <w:proofErr w:type="gramStart"/>
      <w:r w:rsidRPr="006F30FD">
        <w:rPr>
          <w:rFonts w:ascii="Segoe UI" w:eastAsia="Times New Roman" w:hAnsi="Segoe UI" w:cs="Segoe UI"/>
          <w:color w:val="24292E"/>
          <w:sz w:val="24"/>
          <w:szCs w:val="24"/>
          <w:lang w:eastAsia="en-GB"/>
        </w:rPr>
        <w:t>two block</w:t>
      </w:r>
      <w:proofErr w:type="gramEnd"/>
      <w:r w:rsidRPr="006F30FD">
        <w:rPr>
          <w:rFonts w:ascii="Segoe UI" w:eastAsia="Times New Roman" w:hAnsi="Segoe UI" w:cs="Segoe UI"/>
          <w:color w:val="24292E"/>
          <w:sz w:val="24"/>
          <w:szCs w:val="24"/>
          <w:lang w:eastAsia="en-GB"/>
        </w:rPr>
        <w:t xml:space="preserve"> walk. The first of the watch-watchers was Dan. </w:t>
      </w:r>
      <w:proofErr w:type="gramStart"/>
      <w:r w:rsidRPr="006F30FD">
        <w:rPr>
          <w:rFonts w:ascii="Segoe UI" w:eastAsia="Times New Roman" w:hAnsi="Segoe UI" w:cs="Segoe UI"/>
          <w:color w:val="24292E"/>
          <w:sz w:val="24"/>
          <w:szCs w:val="24"/>
          <w:lang w:eastAsia="en-GB"/>
        </w:rPr>
        <w:t>He’d</w:t>
      </w:r>
      <w:proofErr w:type="gramEnd"/>
      <w:r w:rsidRPr="006F30FD">
        <w:rPr>
          <w:rFonts w:ascii="Segoe UI" w:eastAsia="Times New Roman" w:hAnsi="Segoe UI" w:cs="Segoe UI"/>
          <w:color w:val="24292E"/>
          <w:sz w:val="24"/>
          <w:szCs w:val="24"/>
          <w:lang w:eastAsia="en-GB"/>
        </w:rPr>
        <w:t xml:space="preserve"> barely touched his drink. It was obvious he </w:t>
      </w:r>
      <w:proofErr w:type="gramStart"/>
      <w:r w:rsidRPr="006F30FD">
        <w:rPr>
          <w:rFonts w:ascii="Segoe UI" w:eastAsia="Times New Roman" w:hAnsi="Segoe UI" w:cs="Segoe UI"/>
          <w:color w:val="24292E"/>
          <w:sz w:val="24"/>
          <w:szCs w:val="24"/>
          <w:lang w:eastAsia="en-GB"/>
        </w:rPr>
        <w:t>didn’t</w:t>
      </w:r>
      <w:proofErr w:type="gramEnd"/>
      <w:r w:rsidRPr="006F30FD">
        <w:rPr>
          <w:rFonts w:ascii="Segoe UI" w:eastAsia="Times New Roman" w:hAnsi="Segoe UI" w:cs="Segoe UI"/>
          <w:color w:val="24292E"/>
          <w:sz w:val="24"/>
          <w:szCs w:val="24"/>
          <w:lang w:eastAsia="en-GB"/>
        </w:rPr>
        <w:t xml:space="preserve"> want to be there. The supposed text from his wife was an excellent excuse for him to begin his hour plus journey home. I continued my conversation with Carl. He had plenty of tips about the flat and living with </w:t>
      </w:r>
      <w:proofErr w:type="spellStart"/>
      <w:r w:rsidRPr="006F30FD">
        <w:rPr>
          <w:rFonts w:ascii="Segoe UI" w:eastAsia="Times New Roman" w:hAnsi="Segoe UI" w:cs="Segoe UI"/>
          <w:color w:val="24292E"/>
          <w:sz w:val="24"/>
          <w:szCs w:val="24"/>
          <w:lang w:eastAsia="en-GB"/>
        </w:rPr>
        <w:t>Becs</w:t>
      </w:r>
      <w:proofErr w:type="spellEnd"/>
      <w:r w:rsidRPr="006F30FD">
        <w:rPr>
          <w:rFonts w:ascii="Segoe UI" w:eastAsia="Times New Roman" w:hAnsi="Segoe UI" w:cs="Segoe UI"/>
          <w:color w:val="24292E"/>
          <w:sz w:val="24"/>
          <w:szCs w:val="24"/>
          <w:lang w:eastAsia="en-GB"/>
        </w:rPr>
        <w:t>, my new flat mate.</w:t>
      </w:r>
    </w:p>
    <w:p w14:paraId="218D3F50" w14:textId="77777777" w:rsidR="006F30FD" w:rsidRPr="006F30FD" w:rsidRDefault="006F30FD" w:rsidP="006F30FD">
      <w:pPr>
        <w:shd w:val="clear" w:color="auto" w:fill="FFFFFF"/>
        <w:spacing w:before="360" w:after="240" w:line="240" w:lineRule="auto"/>
        <w:outlineLvl w:val="1"/>
        <w:rPr>
          <w:rFonts w:ascii="Segoe UI" w:eastAsia="Times New Roman" w:hAnsi="Segoe UI" w:cs="Segoe UI"/>
          <w:b/>
          <w:bCs/>
          <w:color w:val="24292E"/>
          <w:sz w:val="36"/>
          <w:szCs w:val="36"/>
          <w:lang w:eastAsia="en-GB"/>
        </w:rPr>
      </w:pPr>
      <w:r w:rsidRPr="006F30FD">
        <w:rPr>
          <w:rFonts w:ascii="Segoe UI" w:eastAsia="Times New Roman" w:hAnsi="Segoe UI" w:cs="Segoe UI"/>
          <w:b/>
          <w:bCs/>
          <w:color w:val="24292E"/>
          <w:sz w:val="36"/>
          <w:szCs w:val="36"/>
          <w:lang w:eastAsia="en-GB"/>
        </w:rPr>
        <w:t>Chapter 9</w:t>
      </w:r>
    </w:p>
    <w:p w14:paraId="42C2A12D" w14:textId="77777777" w:rsidR="006F30FD" w:rsidRPr="006F30FD" w:rsidRDefault="006F30FD" w:rsidP="006F30FD">
      <w:pPr>
        <w:shd w:val="clear" w:color="auto" w:fill="FFFFFF"/>
        <w:spacing w:before="360" w:after="240" w:line="240" w:lineRule="auto"/>
        <w:outlineLvl w:val="2"/>
        <w:rPr>
          <w:rFonts w:ascii="Segoe UI" w:eastAsia="Times New Roman" w:hAnsi="Segoe UI" w:cs="Segoe UI"/>
          <w:b/>
          <w:bCs/>
          <w:color w:val="24292E"/>
          <w:sz w:val="30"/>
          <w:szCs w:val="30"/>
          <w:lang w:eastAsia="en-GB"/>
        </w:rPr>
      </w:pPr>
      <w:r w:rsidRPr="006F30FD">
        <w:rPr>
          <w:rFonts w:ascii="Segoe UI" w:eastAsia="Times New Roman" w:hAnsi="Segoe UI" w:cs="Segoe UI"/>
          <w:b/>
          <w:bCs/>
          <w:color w:val="24292E"/>
          <w:sz w:val="30"/>
          <w:szCs w:val="30"/>
          <w:lang w:eastAsia="en-GB"/>
        </w:rPr>
        <w:t>A British rose</w:t>
      </w:r>
    </w:p>
    <w:p w14:paraId="3FAE0F45"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I was so happy to be moving. The cost of rent was more, but I was gaining an improved quality of life:</w:t>
      </w:r>
    </w:p>
    <w:p w14:paraId="138C8E54" w14:textId="77777777" w:rsidR="006F30FD" w:rsidRPr="006F30FD" w:rsidRDefault="006F30FD" w:rsidP="006F30FD">
      <w:pPr>
        <w:numPr>
          <w:ilvl w:val="0"/>
          <w:numId w:val="31"/>
        </w:numPr>
        <w:shd w:val="clear" w:color="auto" w:fill="FFFFFF"/>
        <w:spacing w:before="100" w:beforeAutospacing="1"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Conversation with </w:t>
      </w:r>
      <w:proofErr w:type="spellStart"/>
      <w:r w:rsidRPr="006F30FD">
        <w:rPr>
          <w:rFonts w:ascii="Segoe UI" w:eastAsia="Times New Roman" w:hAnsi="Segoe UI" w:cs="Segoe UI"/>
          <w:color w:val="24292E"/>
          <w:sz w:val="24"/>
          <w:szCs w:val="24"/>
          <w:lang w:eastAsia="en-GB"/>
        </w:rPr>
        <w:t>Becs</w:t>
      </w:r>
      <w:proofErr w:type="spellEnd"/>
      <w:r w:rsidRPr="006F30FD">
        <w:rPr>
          <w:rFonts w:ascii="Segoe UI" w:eastAsia="Times New Roman" w:hAnsi="Segoe UI" w:cs="Segoe UI"/>
          <w:color w:val="24292E"/>
          <w:sz w:val="24"/>
          <w:szCs w:val="24"/>
          <w:lang w:eastAsia="en-GB"/>
        </w:rPr>
        <w:t xml:space="preserve"> was going to be easy. A fellow Englishman, I would be able to use British cultural references without pretexting the context.</w:t>
      </w:r>
    </w:p>
    <w:p w14:paraId="123CF234" w14:textId="77777777" w:rsidR="006F30FD" w:rsidRPr="006F30FD" w:rsidRDefault="006F30FD" w:rsidP="006F30FD">
      <w:pPr>
        <w:numPr>
          <w:ilvl w:val="0"/>
          <w:numId w:val="31"/>
        </w:numPr>
        <w:shd w:val="clear" w:color="auto" w:fill="FFFFFF"/>
        <w:spacing w:before="60"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The flat was going to be devoid of fleas. Rent included the cost of professional home cleaning service once a week.</w:t>
      </w:r>
    </w:p>
    <w:p w14:paraId="47246585" w14:textId="77777777" w:rsidR="006F30FD" w:rsidRPr="006F30FD" w:rsidRDefault="006F30FD" w:rsidP="006F30FD">
      <w:pPr>
        <w:numPr>
          <w:ilvl w:val="0"/>
          <w:numId w:val="31"/>
        </w:numPr>
        <w:shd w:val="clear" w:color="auto" w:fill="FFFFFF"/>
        <w:spacing w:before="60" w:after="100" w:afterAutospacing="1" w:line="240" w:lineRule="auto"/>
        <w:rPr>
          <w:rFonts w:ascii="Segoe UI" w:eastAsia="Times New Roman" w:hAnsi="Segoe UI" w:cs="Segoe UI"/>
          <w:color w:val="24292E"/>
          <w:sz w:val="24"/>
          <w:szCs w:val="24"/>
          <w:lang w:eastAsia="en-GB"/>
        </w:rPr>
      </w:pPr>
      <w:proofErr w:type="gramStart"/>
      <w:r w:rsidRPr="006F30FD">
        <w:rPr>
          <w:rFonts w:ascii="Segoe UI" w:eastAsia="Times New Roman" w:hAnsi="Segoe UI" w:cs="Segoe UI"/>
          <w:color w:val="24292E"/>
          <w:sz w:val="24"/>
          <w:szCs w:val="24"/>
          <w:lang w:eastAsia="en-GB"/>
        </w:rPr>
        <w:t>I'd</w:t>
      </w:r>
      <w:proofErr w:type="gramEnd"/>
      <w:r w:rsidRPr="006F30FD">
        <w:rPr>
          <w:rFonts w:ascii="Segoe UI" w:eastAsia="Times New Roman" w:hAnsi="Segoe UI" w:cs="Segoe UI"/>
          <w:color w:val="24292E"/>
          <w:sz w:val="24"/>
          <w:szCs w:val="24"/>
          <w:lang w:eastAsia="en-GB"/>
        </w:rPr>
        <w:t xml:space="preserve"> have an improved view.</w:t>
      </w:r>
    </w:p>
    <w:p w14:paraId="5A5774BC" w14:textId="77777777" w:rsidR="006F30FD" w:rsidRPr="006F30FD" w:rsidRDefault="006F30FD" w:rsidP="006F30FD">
      <w:pPr>
        <w:numPr>
          <w:ilvl w:val="0"/>
          <w:numId w:val="31"/>
        </w:numPr>
        <w:shd w:val="clear" w:color="auto" w:fill="FFFFFF"/>
        <w:spacing w:before="60"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There were no cats.</w:t>
      </w:r>
    </w:p>
    <w:p w14:paraId="68262CD5" w14:textId="77777777" w:rsidR="006F30FD" w:rsidRPr="006F30FD" w:rsidRDefault="006F30FD" w:rsidP="006F30FD">
      <w:pPr>
        <w:numPr>
          <w:ilvl w:val="0"/>
          <w:numId w:val="31"/>
        </w:numPr>
        <w:shd w:val="clear" w:color="auto" w:fill="FFFFFF"/>
        <w:spacing w:before="60"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I </w:t>
      </w:r>
      <w:proofErr w:type="gramStart"/>
      <w:r w:rsidRPr="006F30FD">
        <w:rPr>
          <w:rFonts w:ascii="Segoe UI" w:eastAsia="Times New Roman" w:hAnsi="Segoe UI" w:cs="Segoe UI"/>
          <w:color w:val="24292E"/>
          <w:sz w:val="24"/>
          <w:szCs w:val="24"/>
          <w:lang w:eastAsia="en-GB"/>
        </w:rPr>
        <w:t>didn't</w:t>
      </w:r>
      <w:proofErr w:type="gramEnd"/>
      <w:r w:rsidRPr="006F30FD">
        <w:rPr>
          <w:rFonts w:ascii="Segoe UI" w:eastAsia="Times New Roman" w:hAnsi="Segoe UI" w:cs="Segoe UI"/>
          <w:color w:val="24292E"/>
          <w:sz w:val="24"/>
          <w:szCs w:val="24"/>
          <w:lang w:eastAsia="en-GB"/>
        </w:rPr>
        <w:t xml:space="preserve"> have to face a French female named Flo.</w:t>
      </w:r>
    </w:p>
    <w:p w14:paraId="1B92CDBC"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The initial issue facing me was the lack of bedroom furniture. I was informed the bedroom would be unfurnished before I moved in. Having listened to Carl's tips at the Manly social, I had the foresight to buy a bed prior to moving in. It was, unfortunately, going to be delivered 3 days after I arrived. In the meantime, I needed bedding. Where could I purchase high quality bedding to complement the refined Rose Bay apartment? There were 2 high-quality department stores that came to </w:t>
      </w:r>
      <w:r w:rsidRPr="006F30FD">
        <w:rPr>
          <w:rFonts w:ascii="Segoe UI" w:eastAsia="Times New Roman" w:hAnsi="Segoe UI" w:cs="Segoe UI"/>
          <w:color w:val="24292E"/>
          <w:sz w:val="24"/>
          <w:szCs w:val="24"/>
          <w:lang w:eastAsia="en-GB"/>
        </w:rPr>
        <w:lastRenderedPageBreak/>
        <w:t xml:space="preserve">mind: Myer and David Jones. Myer was arguably the higher quality of the two. A light </w:t>
      </w:r>
      <w:proofErr w:type="spellStart"/>
      <w:r w:rsidRPr="006F30FD">
        <w:rPr>
          <w:rFonts w:ascii="Segoe UI" w:eastAsia="Times New Roman" w:hAnsi="Segoe UI" w:cs="Segoe UI"/>
          <w:color w:val="24292E"/>
          <w:sz w:val="24"/>
          <w:szCs w:val="24"/>
          <w:lang w:eastAsia="en-GB"/>
        </w:rPr>
        <w:t>doona</w:t>
      </w:r>
      <w:proofErr w:type="spellEnd"/>
      <w:r w:rsidRPr="006F30FD">
        <w:rPr>
          <w:rFonts w:ascii="Segoe UI" w:eastAsia="Times New Roman" w:hAnsi="Segoe UI" w:cs="Segoe UI"/>
          <w:color w:val="24292E"/>
          <w:sz w:val="24"/>
          <w:szCs w:val="24"/>
          <w:lang w:eastAsia="en-GB"/>
        </w:rPr>
        <w:t xml:space="preserve"> (duvet), bedsheet and soft bed cushions were required to smother my body with feathery kisses. A cost north of $100, was the amount I paid at the Myer checkout.</w:t>
      </w:r>
    </w:p>
    <w:p w14:paraId="69EB5D6A"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Another mistake I made before moving in was not inquiring about home internet. I am an adopter of technology and a big internet user. Internet in the Rose Bay flat was accessed via a USB dongle with a mobile phone SIM card. This was 3G mobile technology, which was very slow at the time. On first use I searched, slowly, for superfast internet deals. Carl had described why the apartment had a mobile internet setup. It was to accommodate </w:t>
      </w:r>
      <w:proofErr w:type="spellStart"/>
      <w:r w:rsidRPr="006F30FD">
        <w:rPr>
          <w:rFonts w:ascii="Segoe UI" w:eastAsia="Times New Roman" w:hAnsi="Segoe UI" w:cs="Segoe UI"/>
          <w:color w:val="24292E"/>
          <w:sz w:val="24"/>
          <w:szCs w:val="24"/>
          <w:lang w:eastAsia="en-GB"/>
        </w:rPr>
        <w:t>Becs's</w:t>
      </w:r>
      <w:proofErr w:type="spellEnd"/>
      <w:r w:rsidRPr="006F30FD">
        <w:rPr>
          <w:rFonts w:ascii="Segoe UI" w:eastAsia="Times New Roman" w:hAnsi="Segoe UI" w:cs="Segoe UI"/>
          <w:color w:val="24292E"/>
          <w:sz w:val="24"/>
          <w:szCs w:val="24"/>
          <w:lang w:eastAsia="en-GB"/>
        </w:rPr>
        <w:t xml:space="preserve"> need for a telephone line to call her family in the UK. I found </w:t>
      </w:r>
      <w:proofErr w:type="gramStart"/>
      <w:r w:rsidRPr="006F30FD">
        <w:rPr>
          <w:rFonts w:ascii="Segoe UI" w:eastAsia="Times New Roman" w:hAnsi="Segoe UI" w:cs="Segoe UI"/>
          <w:color w:val="24292E"/>
          <w:sz w:val="24"/>
          <w:szCs w:val="24"/>
          <w:lang w:eastAsia="en-GB"/>
        </w:rPr>
        <w:t>an</w:t>
      </w:r>
      <w:proofErr w:type="gramEnd"/>
      <w:r w:rsidRPr="006F30FD">
        <w:rPr>
          <w:rFonts w:ascii="Segoe UI" w:eastAsia="Times New Roman" w:hAnsi="Segoe UI" w:cs="Segoe UI"/>
          <w:color w:val="24292E"/>
          <w:sz w:val="24"/>
          <w:szCs w:val="24"/>
          <w:lang w:eastAsia="en-GB"/>
        </w:rPr>
        <w:t xml:space="preserve"> deal. It was AU$5 a month cheaper than the current mobile contract. I discussed it with </w:t>
      </w:r>
      <w:proofErr w:type="spellStart"/>
      <w:r w:rsidRPr="006F30FD">
        <w:rPr>
          <w:rFonts w:ascii="Segoe UI" w:eastAsia="Times New Roman" w:hAnsi="Segoe UI" w:cs="Segoe UI"/>
          <w:color w:val="24292E"/>
          <w:sz w:val="24"/>
          <w:szCs w:val="24"/>
          <w:lang w:eastAsia="en-GB"/>
        </w:rPr>
        <w:t>Becs</w:t>
      </w:r>
      <w:proofErr w:type="spellEnd"/>
      <w:r w:rsidRPr="006F30FD">
        <w:rPr>
          <w:rFonts w:ascii="Segoe UI" w:eastAsia="Times New Roman" w:hAnsi="Segoe UI" w:cs="Segoe UI"/>
          <w:color w:val="24292E"/>
          <w:sz w:val="24"/>
          <w:szCs w:val="24"/>
          <w:lang w:eastAsia="en-GB"/>
        </w:rPr>
        <w:t xml:space="preserve">, who hesitantly agreed to make the proposed switch. A big improvement, so I thought. Improvement number two, again technology related. There was a noticeable space on the TV stand which needed to be amended as a matter of urgency. After a brief chat with </w:t>
      </w:r>
      <w:proofErr w:type="spellStart"/>
      <w:r w:rsidRPr="006F30FD">
        <w:rPr>
          <w:rFonts w:ascii="Segoe UI" w:eastAsia="Times New Roman" w:hAnsi="Segoe UI" w:cs="Segoe UI"/>
          <w:color w:val="24292E"/>
          <w:sz w:val="24"/>
          <w:szCs w:val="24"/>
          <w:lang w:eastAsia="en-GB"/>
        </w:rPr>
        <w:t>Becs</w:t>
      </w:r>
      <w:proofErr w:type="spellEnd"/>
      <w:r w:rsidRPr="006F30FD">
        <w:rPr>
          <w:rFonts w:ascii="Segoe UI" w:eastAsia="Times New Roman" w:hAnsi="Segoe UI" w:cs="Segoe UI"/>
          <w:color w:val="24292E"/>
          <w:sz w:val="24"/>
          <w:szCs w:val="24"/>
          <w:lang w:eastAsia="en-GB"/>
        </w:rPr>
        <w:t xml:space="preserve">, the conclusion was, yes, a big screen TV would fill the gap nicely. In the interim we made do with a small TV </w:t>
      </w:r>
      <w:proofErr w:type="spellStart"/>
      <w:r w:rsidRPr="006F30FD">
        <w:rPr>
          <w:rFonts w:ascii="Segoe UI" w:eastAsia="Times New Roman" w:hAnsi="Segoe UI" w:cs="Segoe UI"/>
          <w:color w:val="24292E"/>
          <w:sz w:val="24"/>
          <w:szCs w:val="24"/>
          <w:lang w:eastAsia="en-GB"/>
        </w:rPr>
        <w:t>Becs</w:t>
      </w:r>
      <w:proofErr w:type="spellEnd"/>
      <w:r w:rsidRPr="006F30FD">
        <w:rPr>
          <w:rFonts w:ascii="Segoe UI" w:eastAsia="Times New Roman" w:hAnsi="Segoe UI" w:cs="Segoe UI"/>
          <w:color w:val="24292E"/>
          <w:sz w:val="24"/>
          <w:szCs w:val="24"/>
          <w:lang w:eastAsia="en-GB"/>
        </w:rPr>
        <w:t xml:space="preserve"> borrowed from her bedroom. It was a matter of time before this first world problem was rectified with a visit to Dick Smith.</w:t>
      </w:r>
    </w:p>
    <w:p w14:paraId="056BAD96"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The average British person is unaware of ANZAC Day. Ask any Australian about the day and they will educate you on </w:t>
      </w:r>
      <w:proofErr w:type="spellStart"/>
      <w:proofErr w:type="gramStart"/>
      <w:r w:rsidRPr="006F30FD">
        <w:rPr>
          <w:rFonts w:ascii="Segoe UI" w:eastAsia="Times New Roman" w:hAnsi="Segoe UI" w:cs="Segoe UI"/>
          <w:color w:val="24292E"/>
          <w:sz w:val="24"/>
          <w:szCs w:val="24"/>
          <w:lang w:eastAsia="en-GB"/>
        </w:rPr>
        <w:t>it’s</w:t>
      </w:r>
      <w:proofErr w:type="spellEnd"/>
      <w:proofErr w:type="gramEnd"/>
      <w:r w:rsidRPr="006F30FD">
        <w:rPr>
          <w:rFonts w:ascii="Segoe UI" w:eastAsia="Times New Roman" w:hAnsi="Segoe UI" w:cs="Segoe UI"/>
          <w:color w:val="24292E"/>
          <w:sz w:val="24"/>
          <w:szCs w:val="24"/>
          <w:lang w:eastAsia="en-GB"/>
        </w:rPr>
        <w:t xml:space="preserve"> significance. Wikipedia reveals, in 1915 25th April, the British led Australian and New Zealand Army Corps (ANZAC) on a death march over in Gallipoli, Turkey. They were outnumbered, </w:t>
      </w:r>
      <w:proofErr w:type="gramStart"/>
      <w:r w:rsidRPr="006F30FD">
        <w:rPr>
          <w:rFonts w:ascii="Segoe UI" w:eastAsia="Times New Roman" w:hAnsi="Segoe UI" w:cs="Segoe UI"/>
          <w:color w:val="24292E"/>
          <w:sz w:val="24"/>
          <w:szCs w:val="24"/>
          <w:lang w:eastAsia="en-GB"/>
        </w:rPr>
        <w:t>outgunned</w:t>
      </w:r>
      <w:proofErr w:type="gramEnd"/>
      <w:r w:rsidRPr="006F30FD">
        <w:rPr>
          <w:rFonts w:ascii="Segoe UI" w:eastAsia="Times New Roman" w:hAnsi="Segoe UI" w:cs="Segoe UI"/>
          <w:color w:val="24292E"/>
          <w:sz w:val="24"/>
          <w:szCs w:val="24"/>
          <w:lang w:eastAsia="en-GB"/>
        </w:rPr>
        <w:t xml:space="preserve"> and were disadvantaged by their poorer strategic position. It was the only war the Turkish forces won during WWI. After this education and a subsequent information about America’s role. America rescued Australia from a Japanese offensive in the WWII fight in the Pacific. It became clear why Australians, even though they are historically connected to the motherland, can feel resentment towards the British.</w:t>
      </w:r>
    </w:p>
    <w:p w14:paraId="0EEF138F"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April 25th is a public holiday in Australia and New Zealand. </w:t>
      </w:r>
      <w:proofErr w:type="gramStart"/>
      <w:r w:rsidRPr="006F30FD">
        <w:rPr>
          <w:rFonts w:ascii="Segoe UI" w:eastAsia="Times New Roman" w:hAnsi="Segoe UI" w:cs="Segoe UI"/>
          <w:color w:val="24292E"/>
          <w:sz w:val="24"/>
          <w:szCs w:val="24"/>
          <w:lang w:eastAsia="en-GB"/>
        </w:rPr>
        <w:t>ANZAC day,</w:t>
      </w:r>
      <w:proofErr w:type="gramEnd"/>
      <w:r w:rsidRPr="006F30FD">
        <w:rPr>
          <w:rFonts w:ascii="Segoe UI" w:eastAsia="Times New Roman" w:hAnsi="Segoe UI" w:cs="Segoe UI"/>
          <w:color w:val="24292E"/>
          <w:sz w:val="24"/>
          <w:szCs w:val="24"/>
          <w:lang w:eastAsia="en-GB"/>
        </w:rPr>
        <w:t xml:space="preserve"> commemorates the Battle of Gallipoli in WWI. The day unites Australians. The equivalent day in Britain is Armistice Day, commemorated on November 11th. There is more to ANZAC day than </w:t>
      </w:r>
      <w:proofErr w:type="spellStart"/>
      <w:r w:rsidRPr="006F30FD">
        <w:rPr>
          <w:rFonts w:ascii="Segoe UI" w:eastAsia="Times New Roman" w:hAnsi="Segoe UI" w:cs="Segoe UI"/>
          <w:color w:val="24292E"/>
          <w:sz w:val="24"/>
          <w:szCs w:val="24"/>
          <w:lang w:eastAsia="en-GB"/>
        </w:rPr>
        <w:t>commemortions</w:t>
      </w:r>
      <w:proofErr w:type="spellEnd"/>
      <w:r w:rsidRPr="006F30FD">
        <w:rPr>
          <w:rFonts w:ascii="Segoe UI" w:eastAsia="Times New Roman" w:hAnsi="Segoe UI" w:cs="Segoe UI"/>
          <w:color w:val="24292E"/>
          <w:sz w:val="24"/>
          <w:szCs w:val="24"/>
          <w:lang w:eastAsia="en-GB"/>
        </w:rPr>
        <w:t>. A simple betting game, Two-Up, is made legal on ANZAC day at drinking establishments across the country. A well organised version of the game is something I would recommend experiencing. Remember, gamble responsibly.</w:t>
      </w:r>
    </w:p>
    <w:p w14:paraId="04CE140B"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It was a warm evening over in </w:t>
      </w:r>
      <w:proofErr w:type="spellStart"/>
      <w:r w:rsidRPr="006F30FD">
        <w:rPr>
          <w:rFonts w:ascii="Segoe UI" w:eastAsia="Times New Roman" w:hAnsi="Segoe UI" w:cs="Segoe UI"/>
          <w:color w:val="24292E"/>
          <w:sz w:val="24"/>
          <w:szCs w:val="24"/>
          <w:lang w:eastAsia="en-GB"/>
        </w:rPr>
        <w:t>Coogee</w:t>
      </w:r>
      <w:proofErr w:type="spellEnd"/>
      <w:r w:rsidRPr="006F30FD">
        <w:rPr>
          <w:rFonts w:ascii="Segoe UI" w:eastAsia="Times New Roman" w:hAnsi="Segoe UI" w:cs="Segoe UI"/>
          <w:color w:val="24292E"/>
          <w:sz w:val="24"/>
          <w:szCs w:val="24"/>
          <w:lang w:eastAsia="en-GB"/>
        </w:rPr>
        <w:t xml:space="preserve">, Sydney. I had managed to arrange a social drink with the British expats and NZ Andi, my old </w:t>
      </w:r>
      <w:proofErr w:type="spellStart"/>
      <w:r w:rsidRPr="006F30FD">
        <w:rPr>
          <w:rFonts w:ascii="Segoe UI" w:eastAsia="Times New Roman" w:hAnsi="Segoe UI" w:cs="Segoe UI"/>
          <w:color w:val="24292E"/>
          <w:sz w:val="24"/>
          <w:szCs w:val="24"/>
          <w:lang w:eastAsia="en-GB"/>
        </w:rPr>
        <w:t>Queenscliffe</w:t>
      </w:r>
      <w:proofErr w:type="spellEnd"/>
      <w:r w:rsidRPr="006F30FD">
        <w:rPr>
          <w:rFonts w:ascii="Segoe UI" w:eastAsia="Times New Roman" w:hAnsi="Segoe UI" w:cs="Segoe UI"/>
          <w:color w:val="24292E"/>
          <w:sz w:val="24"/>
          <w:szCs w:val="24"/>
          <w:lang w:eastAsia="en-GB"/>
        </w:rPr>
        <w:t xml:space="preserve"> flat mate. The meeting place, the infamous </w:t>
      </w:r>
      <w:proofErr w:type="spellStart"/>
      <w:r w:rsidRPr="006F30FD">
        <w:rPr>
          <w:rFonts w:ascii="Segoe UI" w:eastAsia="Times New Roman" w:hAnsi="Segoe UI" w:cs="Segoe UI"/>
          <w:color w:val="24292E"/>
          <w:sz w:val="24"/>
          <w:szCs w:val="24"/>
          <w:lang w:eastAsia="en-GB"/>
        </w:rPr>
        <w:t>Coogee</w:t>
      </w:r>
      <w:proofErr w:type="spellEnd"/>
      <w:r w:rsidRPr="006F30FD">
        <w:rPr>
          <w:rFonts w:ascii="Segoe UI" w:eastAsia="Times New Roman" w:hAnsi="Segoe UI" w:cs="Segoe UI"/>
          <w:color w:val="24292E"/>
          <w:sz w:val="24"/>
          <w:szCs w:val="24"/>
          <w:lang w:eastAsia="en-GB"/>
        </w:rPr>
        <w:t xml:space="preserve"> Bay Hotel (CBH). I say infamous, the Sydney news press linked it to drunken disorderly behaviour. The CBH had a monumental outdoor seating area. I was soon to find out it had </w:t>
      </w:r>
      <w:proofErr w:type="spellStart"/>
      <w:proofErr w:type="gramStart"/>
      <w:r w:rsidRPr="006F30FD">
        <w:rPr>
          <w:rFonts w:ascii="Segoe UI" w:eastAsia="Times New Roman" w:hAnsi="Segoe UI" w:cs="Segoe UI"/>
          <w:color w:val="24292E"/>
          <w:sz w:val="24"/>
          <w:szCs w:val="24"/>
          <w:lang w:eastAsia="en-GB"/>
        </w:rPr>
        <w:t>a</w:t>
      </w:r>
      <w:proofErr w:type="spellEnd"/>
      <w:proofErr w:type="gramEnd"/>
      <w:r w:rsidRPr="006F30FD">
        <w:rPr>
          <w:rFonts w:ascii="Segoe UI" w:eastAsia="Times New Roman" w:hAnsi="Segoe UI" w:cs="Segoe UI"/>
          <w:color w:val="24292E"/>
          <w:sz w:val="24"/>
          <w:szCs w:val="24"/>
          <w:lang w:eastAsia="en-GB"/>
        </w:rPr>
        <w:t xml:space="preserve"> immense indoor area too. I went to the effort to look my best that night. I wanted to avoid looking like a "</w:t>
      </w:r>
      <w:proofErr w:type="spellStart"/>
      <w:r w:rsidRPr="006F30FD">
        <w:rPr>
          <w:rFonts w:ascii="Segoe UI" w:eastAsia="Times New Roman" w:hAnsi="Segoe UI" w:cs="Segoe UI"/>
          <w:color w:val="24292E"/>
          <w:sz w:val="24"/>
          <w:szCs w:val="24"/>
          <w:lang w:eastAsia="en-GB"/>
        </w:rPr>
        <w:t>dero</w:t>
      </w:r>
      <w:proofErr w:type="spellEnd"/>
      <w:r w:rsidRPr="006F30FD">
        <w:rPr>
          <w:rFonts w:ascii="Segoe UI" w:eastAsia="Times New Roman" w:hAnsi="Segoe UI" w:cs="Segoe UI"/>
          <w:color w:val="24292E"/>
          <w:sz w:val="24"/>
          <w:szCs w:val="24"/>
          <w:lang w:eastAsia="en-GB"/>
        </w:rPr>
        <w:t xml:space="preserve">". On arrival to </w:t>
      </w:r>
      <w:r w:rsidRPr="006F30FD">
        <w:rPr>
          <w:rFonts w:ascii="Segoe UI" w:eastAsia="Times New Roman" w:hAnsi="Segoe UI" w:cs="Segoe UI"/>
          <w:color w:val="24292E"/>
          <w:sz w:val="24"/>
          <w:szCs w:val="24"/>
          <w:lang w:eastAsia="en-GB"/>
        </w:rPr>
        <w:lastRenderedPageBreak/>
        <w:t xml:space="preserve">the CBH I recognised some of the British expats. They formed part of a far larger group, the size of a small village. The numbers of British women exceeded the number of men. I approached, people who recognised me began to smile and offered to shake my hand. Cullen, a girlfriend of </w:t>
      </w:r>
      <w:proofErr w:type="gramStart"/>
      <w:r w:rsidRPr="006F30FD">
        <w:rPr>
          <w:rFonts w:ascii="Segoe UI" w:eastAsia="Times New Roman" w:hAnsi="Segoe UI" w:cs="Segoe UI"/>
          <w:color w:val="24292E"/>
          <w:sz w:val="24"/>
          <w:szCs w:val="24"/>
          <w:lang w:eastAsia="en-GB"/>
        </w:rPr>
        <w:t>a</w:t>
      </w:r>
      <w:proofErr w:type="gramEnd"/>
      <w:r w:rsidRPr="006F30FD">
        <w:rPr>
          <w:rFonts w:ascii="Segoe UI" w:eastAsia="Times New Roman" w:hAnsi="Segoe UI" w:cs="Segoe UI"/>
          <w:color w:val="24292E"/>
          <w:sz w:val="24"/>
          <w:szCs w:val="24"/>
          <w:lang w:eastAsia="en-GB"/>
        </w:rPr>
        <w:t xml:space="preserve"> expat Andy (not to get confused with NZ Andi), went above and beyond to make me feel welcome. She presented me to everyone, even people I had met before in Manly. It felt great to be accepted at a time when I was becoming home sick. Little did I know at the time, over the next 6 months, they were going to be my rock.</w:t>
      </w:r>
    </w:p>
    <w:p w14:paraId="70E39B39"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Something I did question about the group was its size. How could so many people belong to one social group? Further analysis of its </w:t>
      </w:r>
      <w:proofErr w:type="spellStart"/>
      <w:r w:rsidRPr="006F30FD">
        <w:rPr>
          <w:rFonts w:ascii="Segoe UI" w:eastAsia="Times New Roman" w:hAnsi="Segoe UI" w:cs="Segoe UI"/>
          <w:color w:val="24292E"/>
          <w:sz w:val="24"/>
          <w:szCs w:val="24"/>
          <w:lang w:eastAsia="en-GB"/>
        </w:rPr>
        <w:t>hierachy</w:t>
      </w:r>
      <w:proofErr w:type="spellEnd"/>
      <w:r w:rsidRPr="006F30FD">
        <w:rPr>
          <w:rFonts w:ascii="Segoe UI" w:eastAsia="Times New Roman" w:hAnsi="Segoe UI" w:cs="Segoe UI"/>
          <w:color w:val="24292E"/>
          <w:sz w:val="24"/>
          <w:szCs w:val="24"/>
          <w:lang w:eastAsia="en-GB"/>
        </w:rPr>
        <w:t xml:space="preserve"> revealed it was formed of three subgroups: Andy’s, </w:t>
      </w:r>
      <w:proofErr w:type="gramStart"/>
      <w:r w:rsidRPr="006F30FD">
        <w:rPr>
          <w:rFonts w:ascii="Segoe UI" w:eastAsia="Times New Roman" w:hAnsi="Segoe UI" w:cs="Segoe UI"/>
          <w:color w:val="24292E"/>
          <w:sz w:val="24"/>
          <w:szCs w:val="24"/>
          <w:lang w:eastAsia="en-GB"/>
        </w:rPr>
        <w:t>Carl’s</w:t>
      </w:r>
      <w:proofErr w:type="gramEnd"/>
      <w:r w:rsidRPr="006F30FD">
        <w:rPr>
          <w:rFonts w:ascii="Segoe UI" w:eastAsia="Times New Roman" w:hAnsi="Segoe UI" w:cs="Segoe UI"/>
          <w:color w:val="24292E"/>
          <w:sz w:val="24"/>
          <w:szCs w:val="24"/>
          <w:lang w:eastAsia="en-GB"/>
        </w:rPr>
        <w:t xml:space="preserve"> and Johnny’s friends. These fine gents excelled at interacting with people from all walks of life. Unfortunately, it was clear there was an undercurrent of mounting tension between the 3 groups.</w:t>
      </w:r>
    </w:p>
    <w:p w14:paraId="66C6C082"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NZ Andi finally arrived. She looked stunning, taller than I remembered, 6’ in heels. She wore a commanding, huggable red dress to complement the rest of her outfit. "Dave", she shouted. I turned round. My jaw dropped. Many men and women at the CBH were appreciating her too. I was a little embarrassed as she approached. The unwanted attention was now drawn towards me. I nervously smiled. Andi was gracious in presenting herself to the group. She was not too brash as to embarrass and not too dull as to tarnish her natural sparkle. As the group settled and the appreciators retreated, I began to feel comfortable. I was happy being in Andi’s company again. She was such a positive personality. I even thought, imagine if she was my girlfriend? How jealous would people be of me?</w:t>
      </w:r>
    </w:p>
    <w:p w14:paraId="71D41D28"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After a big hug, I introduced Andi to my impressed British expat friends. After the introductions, Andi turned her attentions back to me. She indicated she wasn’t here just to see </w:t>
      </w:r>
      <w:proofErr w:type="gramStart"/>
      <w:r w:rsidRPr="006F30FD">
        <w:rPr>
          <w:rFonts w:ascii="Segoe UI" w:eastAsia="Times New Roman" w:hAnsi="Segoe UI" w:cs="Segoe UI"/>
          <w:color w:val="24292E"/>
          <w:sz w:val="24"/>
          <w:szCs w:val="24"/>
          <w:lang w:eastAsia="en-GB"/>
        </w:rPr>
        <w:t>me,</w:t>
      </w:r>
      <w:proofErr w:type="gramEnd"/>
      <w:r w:rsidRPr="006F30FD">
        <w:rPr>
          <w:rFonts w:ascii="Segoe UI" w:eastAsia="Times New Roman" w:hAnsi="Segoe UI" w:cs="Segoe UI"/>
          <w:color w:val="24292E"/>
          <w:sz w:val="24"/>
          <w:szCs w:val="24"/>
          <w:lang w:eastAsia="en-GB"/>
        </w:rPr>
        <w:t xml:space="preserve"> her other friends were located inside. Andi generously made her excuses to </w:t>
      </w:r>
      <w:proofErr w:type="gramStart"/>
      <w:r w:rsidRPr="006F30FD">
        <w:rPr>
          <w:rFonts w:ascii="Segoe UI" w:eastAsia="Times New Roman" w:hAnsi="Segoe UI" w:cs="Segoe UI"/>
          <w:color w:val="24292E"/>
          <w:sz w:val="24"/>
          <w:szCs w:val="24"/>
          <w:lang w:eastAsia="en-GB"/>
        </w:rPr>
        <w:t>leave, but</w:t>
      </w:r>
      <w:proofErr w:type="gramEnd"/>
      <w:r w:rsidRPr="006F30FD">
        <w:rPr>
          <w:rFonts w:ascii="Segoe UI" w:eastAsia="Times New Roman" w:hAnsi="Segoe UI" w:cs="Segoe UI"/>
          <w:color w:val="24292E"/>
          <w:sz w:val="24"/>
          <w:szCs w:val="24"/>
          <w:lang w:eastAsia="en-GB"/>
        </w:rPr>
        <w:t xml:space="preserve"> left an open invitation to me. "</w:t>
      </w:r>
      <w:proofErr w:type="gramStart"/>
      <w:r w:rsidRPr="006F30FD">
        <w:rPr>
          <w:rFonts w:ascii="Segoe UI" w:eastAsia="Times New Roman" w:hAnsi="Segoe UI" w:cs="Segoe UI"/>
          <w:color w:val="24292E"/>
          <w:sz w:val="24"/>
          <w:szCs w:val="24"/>
          <w:lang w:eastAsia="en-GB"/>
        </w:rPr>
        <w:t>Hey Dave</w:t>
      </w:r>
      <w:proofErr w:type="gramEnd"/>
      <w:r w:rsidRPr="006F30FD">
        <w:rPr>
          <w:rFonts w:ascii="Segoe UI" w:eastAsia="Times New Roman" w:hAnsi="Segoe UI" w:cs="Segoe UI"/>
          <w:color w:val="24292E"/>
          <w:sz w:val="24"/>
          <w:szCs w:val="24"/>
          <w:lang w:eastAsia="en-GB"/>
        </w:rPr>
        <w:t xml:space="preserve"> I’ll be inside if you want to meet up later.", she said. "Cool", I replied. Given the lack of a group plan, and the slow dispersal of the three sub-groups, it would be a short time before I would see Andi again. Most of the British expat group had been lingering around CBH for the whole day. As the sun </w:t>
      </w:r>
      <w:proofErr w:type="gramStart"/>
      <w:r w:rsidRPr="006F30FD">
        <w:rPr>
          <w:rFonts w:ascii="Segoe UI" w:eastAsia="Times New Roman" w:hAnsi="Segoe UI" w:cs="Segoe UI"/>
          <w:color w:val="24292E"/>
          <w:sz w:val="24"/>
          <w:szCs w:val="24"/>
          <w:lang w:eastAsia="en-GB"/>
        </w:rPr>
        <w:t>dipped</w:t>
      </w:r>
      <w:proofErr w:type="gramEnd"/>
      <w:r w:rsidRPr="006F30FD">
        <w:rPr>
          <w:rFonts w:ascii="Segoe UI" w:eastAsia="Times New Roman" w:hAnsi="Segoe UI" w:cs="Segoe UI"/>
          <w:color w:val="24292E"/>
          <w:sz w:val="24"/>
          <w:szCs w:val="24"/>
          <w:lang w:eastAsia="en-GB"/>
        </w:rPr>
        <w:t xml:space="preserve"> I was one of only a handful of expats still at the CBH. I was the only one still with a drink in hand. Being in a sociable mood, I was prepared to stay on into the wee hours.</w:t>
      </w:r>
    </w:p>
    <w:p w14:paraId="716F70E1"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I said goodbye to the few group members. I made my way to indoors to locate Andi. Inside it was shoulder-to-shoulder. I circuited the bar repeatedly, but I </w:t>
      </w:r>
      <w:proofErr w:type="gramStart"/>
      <w:r w:rsidRPr="006F30FD">
        <w:rPr>
          <w:rFonts w:ascii="Segoe UI" w:eastAsia="Times New Roman" w:hAnsi="Segoe UI" w:cs="Segoe UI"/>
          <w:color w:val="24292E"/>
          <w:sz w:val="24"/>
          <w:szCs w:val="24"/>
          <w:lang w:eastAsia="en-GB"/>
        </w:rPr>
        <w:t>couldn’t</w:t>
      </w:r>
      <w:proofErr w:type="gramEnd"/>
      <w:r w:rsidRPr="006F30FD">
        <w:rPr>
          <w:rFonts w:ascii="Segoe UI" w:eastAsia="Times New Roman" w:hAnsi="Segoe UI" w:cs="Segoe UI"/>
          <w:color w:val="24292E"/>
          <w:sz w:val="24"/>
          <w:szCs w:val="24"/>
          <w:lang w:eastAsia="en-GB"/>
        </w:rPr>
        <w:t xml:space="preserve"> see Andi. As I took my final lap, I heard Andi’s laugh above the bar noise. "Dave! We’re over here!", Andi said. I smiled when I saw her by a table with her friends. Her 3 mates said hello. I hoped the group were planning to stay on. Listening in on their conversation, this was going to be the case. Furthermore, Andi’s friend Steve said, "What do you guys think about visiting the hall and playing a game of Two-Up?".</w:t>
      </w:r>
    </w:p>
    <w:p w14:paraId="5B4A5090"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lastRenderedPageBreak/>
        <w:t>At the time I knew little of the Two-Up. With legal restrictions lifted on ANZAC day, it was a great time to play it. We walked from the CBH bar to what only could be described as a cavernous, dark hall. Given the amount of space occupied by the outdoor drinking area and indoor bar, I was surprised there was floor space for a hall.</w:t>
      </w:r>
    </w:p>
    <w:p w14:paraId="4D0182A6"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It took a few moments for my eyes to adjust to the low light levels. Steve, </w:t>
      </w:r>
      <w:proofErr w:type="gramStart"/>
      <w:r w:rsidRPr="006F30FD">
        <w:rPr>
          <w:rFonts w:ascii="Segoe UI" w:eastAsia="Times New Roman" w:hAnsi="Segoe UI" w:cs="Segoe UI"/>
          <w:color w:val="24292E"/>
          <w:sz w:val="24"/>
          <w:szCs w:val="24"/>
          <w:lang w:eastAsia="en-GB"/>
        </w:rPr>
        <w:t>Andi</w:t>
      </w:r>
      <w:proofErr w:type="gramEnd"/>
      <w:r w:rsidRPr="006F30FD">
        <w:rPr>
          <w:rFonts w:ascii="Segoe UI" w:eastAsia="Times New Roman" w:hAnsi="Segoe UI" w:cs="Segoe UI"/>
          <w:color w:val="24292E"/>
          <w:sz w:val="24"/>
          <w:szCs w:val="24"/>
          <w:lang w:eastAsia="en-GB"/>
        </w:rPr>
        <w:t xml:space="preserve"> and I approached a large gathering of people holding aloft their money. We stopped and observed the action from a comfortable distance to listen and learn. We could see 2 officials with coin paddles, stood in a court surrounded by a crowd on their feet. "What were they doing?", I said to Steve. The penny literally dropped, we were witnessing a game of heads and tails on steroids. The general rules were:</w:t>
      </w:r>
    </w:p>
    <w:p w14:paraId="4DFDE814" w14:textId="77777777" w:rsidR="006F30FD" w:rsidRPr="006F30FD" w:rsidRDefault="006F30FD" w:rsidP="006F30FD">
      <w:pPr>
        <w:numPr>
          <w:ilvl w:val="0"/>
          <w:numId w:val="32"/>
        </w:numPr>
        <w:shd w:val="clear" w:color="auto" w:fill="FFFFFF"/>
        <w:spacing w:before="100" w:beforeAutospacing="1"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Wait for the previous game to end.</w:t>
      </w:r>
    </w:p>
    <w:p w14:paraId="20BD35F0" w14:textId="77777777" w:rsidR="006F30FD" w:rsidRPr="006F30FD" w:rsidRDefault="006F30FD" w:rsidP="006F30FD">
      <w:pPr>
        <w:numPr>
          <w:ilvl w:val="0"/>
          <w:numId w:val="32"/>
        </w:numPr>
        <w:shd w:val="clear" w:color="auto" w:fill="FFFFFF"/>
        <w:spacing w:before="60"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Shout "HEADS" or "TAILS".</w:t>
      </w:r>
    </w:p>
    <w:p w14:paraId="15CAF688" w14:textId="77777777" w:rsidR="006F30FD" w:rsidRPr="006F30FD" w:rsidRDefault="006F30FD" w:rsidP="006F30FD">
      <w:pPr>
        <w:numPr>
          <w:ilvl w:val="0"/>
          <w:numId w:val="32"/>
        </w:numPr>
        <w:shd w:val="clear" w:color="auto" w:fill="FFFFFF"/>
        <w:spacing w:before="60"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Find a fellow gambler who shouted "TAILS" to your "HEADS" or vice versa and wants to wager the same amount of cash.</w:t>
      </w:r>
    </w:p>
    <w:p w14:paraId="266077AE" w14:textId="77777777" w:rsidR="006F30FD" w:rsidRPr="006F30FD" w:rsidRDefault="006F30FD" w:rsidP="006F30FD">
      <w:pPr>
        <w:numPr>
          <w:ilvl w:val="0"/>
          <w:numId w:val="32"/>
        </w:numPr>
        <w:shd w:val="clear" w:color="auto" w:fill="FFFFFF"/>
        <w:spacing w:before="60"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Wait for the officials to release the coins and announced "HEADS" or "TAILS".</w:t>
      </w:r>
    </w:p>
    <w:p w14:paraId="5DDC117F" w14:textId="77777777" w:rsidR="006F30FD" w:rsidRPr="006F30FD" w:rsidRDefault="006F30FD" w:rsidP="006F30FD">
      <w:pPr>
        <w:numPr>
          <w:ilvl w:val="0"/>
          <w:numId w:val="32"/>
        </w:numPr>
        <w:shd w:val="clear" w:color="auto" w:fill="FFFFFF"/>
        <w:spacing w:before="60"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Won? Claim your winnings from fellow gambler. Lost? Hand over your losses to fellow gambler.</w:t>
      </w:r>
    </w:p>
    <w:p w14:paraId="5E981352"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After an hour of walking between the 2 Two-Up betting pits, I had broken even. At that point I stopped all gambling activities and watched the action in the larger pit. The highlight of the evening was seeing Andi join the officials in the main pit to throw a set of coins. Much like her approach to life, she gave it her all. Unfortunately, the coins rolled out-of-bounds, much to the crowd's amusement. As midnight </w:t>
      </w:r>
      <w:proofErr w:type="gramStart"/>
      <w:r w:rsidRPr="006F30FD">
        <w:rPr>
          <w:rFonts w:ascii="Segoe UI" w:eastAsia="Times New Roman" w:hAnsi="Segoe UI" w:cs="Segoe UI"/>
          <w:color w:val="24292E"/>
          <w:sz w:val="24"/>
          <w:szCs w:val="24"/>
          <w:lang w:eastAsia="en-GB"/>
        </w:rPr>
        <w:t>approached</w:t>
      </w:r>
      <w:proofErr w:type="gramEnd"/>
      <w:r w:rsidRPr="006F30FD">
        <w:rPr>
          <w:rFonts w:ascii="Segoe UI" w:eastAsia="Times New Roman" w:hAnsi="Segoe UI" w:cs="Segoe UI"/>
          <w:color w:val="24292E"/>
          <w:sz w:val="24"/>
          <w:szCs w:val="24"/>
          <w:lang w:eastAsia="en-GB"/>
        </w:rPr>
        <w:t xml:space="preserve"> I was happy to say my goodbyes and head home. It was comforting knowing I only had a short journey to the flat in Rose Bay.</w:t>
      </w:r>
    </w:p>
    <w:p w14:paraId="0B2A16FF"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I skim read an email I received from who I thought was NZ Andi. Nope, it was one of the ex-pat group leaders, UK Andy. Coincidentally, they both shared the same last name. Why did Andy want to contact me? I had spoken with him. I felt honoured to have impressed my personality upon him. Andy looked like Paul McCartney. He was similar in height to the legend, but more athletic in physique. He was a sports enthusiast. He could talk endlessly about surfing, swimming, running, snowboarding. He led a fun packed life.</w:t>
      </w:r>
    </w:p>
    <w:p w14:paraId="68C0DED2"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I replied to his email with enthusiasm. Andy was quick to reply. He suggested we meet at Luna Park, on the other side of Sydney Harbour Bridge. The meet up was a day out organised for his girlfriend's mom. He was planning to be there with girlfriend Cullen and mother, on Saturday, 26th April. He mentioned that </w:t>
      </w:r>
      <w:proofErr w:type="spellStart"/>
      <w:r w:rsidRPr="006F30FD">
        <w:rPr>
          <w:rFonts w:ascii="Segoe UI" w:eastAsia="Times New Roman" w:hAnsi="Segoe UI" w:cs="Segoe UI"/>
          <w:color w:val="24292E"/>
          <w:sz w:val="24"/>
          <w:szCs w:val="24"/>
          <w:lang w:eastAsia="en-GB"/>
        </w:rPr>
        <w:t>Becs</w:t>
      </w:r>
      <w:proofErr w:type="spellEnd"/>
      <w:r w:rsidRPr="006F30FD">
        <w:rPr>
          <w:rFonts w:ascii="Segoe UI" w:eastAsia="Times New Roman" w:hAnsi="Segoe UI" w:cs="Segoe UI"/>
          <w:color w:val="24292E"/>
          <w:sz w:val="24"/>
          <w:szCs w:val="24"/>
          <w:lang w:eastAsia="en-GB"/>
        </w:rPr>
        <w:t xml:space="preserve">, my new flat mate was coming along </w:t>
      </w:r>
      <w:proofErr w:type="spellStart"/>
      <w:proofErr w:type="gramStart"/>
      <w:r w:rsidRPr="006F30FD">
        <w:rPr>
          <w:rFonts w:ascii="Segoe UI" w:eastAsia="Times New Roman" w:hAnsi="Segoe UI" w:cs="Segoe UI"/>
          <w:color w:val="24292E"/>
          <w:sz w:val="24"/>
          <w:szCs w:val="24"/>
          <w:lang w:eastAsia="en-GB"/>
        </w:rPr>
        <w:t>too.Cullen's</w:t>
      </w:r>
      <w:proofErr w:type="spellEnd"/>
      <w:proofErr w:type="gramEnd"/>
      <w:r w:rsidRPr="006F30FD">
        <w:rPr>
          <w:rFonts w:ascii="Segoe UI" w:eastAsia="Times New Roman" w:hAnsi="Segoe UI" w:cs="Segoe UI"/>
          <w:color w:val="24292E"/>
          <w:sz w:val="24"/>
          <w:szCs w:val="24"/>
          <w:lang w:eastAsia="en-GB"/>
        </w:rPr>
        <w:t xml:space="preserve"> mom had arrived recently from the UK and was temporarily occupying the spare room at Andy and Cullen's flat in </w:t>
      </w:r>
      <w:proofErr w:type="spellStart"/>
      <w:r w:rsidRPr="006F30FD">
        <w:rPr>
          <w:rFonts w:ascii="Segoe UI" w:eastAsia="Times New Roman" w:hAnsi="Segoe UI" w:cs="Segoe UI"/>
          <w:color w:val="24292E"/>
          <w:sz w:val="24"/>
          <w:szCs w:val="24"/>
          <w:lang w:eastAsia="en-GB"/>
        </w:rPr>
        <w:t>Coogee</w:t>
      </w:r>
      <w:proofErr w:type="spellEnd"/>
      <w:r w:rsidRPr="006F30FD">
        <w:rPr>
          <w:rFonts w:ascii="Segoe UI" w:eastAsia="Times New Roman" w:hAnsi="Segoe UI" w:cs="Segoe UI"/>
          <w:color w:val="24292E"/>
          <w:sz w:val="24"/>
          <w:szCs w:val="24"/>
          <w:lang w:eastAsia="en-GB"/>
        </w:rPr>
        <w:t xml:space="preserve">. </w:t>
      </w:r>
      <w:r w:rsidRPr="006F30FD">
        <w:rPr>
          <w:rFonts w:ascii="Segoe UI" w:eastAsia="Times New Roman" w:hAnsi="Segoe UI" w:cs="Segoe UI"/>
          <w:color w:val="24292E"/>
          <w:sz w:val="24"/>
          <w:szCs w:val="24"/>
          <w:lang w:eastAsia="en-GB"/>
        </w:rPr>
        <w:lastRenderedPageBreak/>
        <w:t xml:space="preserve">Andy was counting down the </w:t>
      </w:r>
      <w:proofErr w:type="gramStart"/>
      <w:r w:rsidRPr="006F30FD">
        <w:rPr>
          <w:rFonts w:ascii="Segoe UI" w:eastAsia="Times New Roman" w:hAnsi="Segoe UI" w:cs="Segoe UI"/>
          <w:color w:val="24292E"/>
          <w:sz w:val="24"/>
          <w:szCs w:val="24"/>
          <w:lang w:eastAsia="en-GB"/>
        </w:rPr>
        <w:t>day's</w:t>
      </w:r>
      <w:proofErr w:type="gramEnd"/>
      <w:r w:rsidRPr="006F30FD">
        <w:rPr>
          <w:rFonts w:ascii="Segoe UI" w:eastAsia="Times New Roman" w:hAnsi="Segoe UI" w:cs="Segoe UI"/>
          <w:color w:val="24292E"/>
          <w:sz w:val="24"/>
          <w:szCs w:val="24"/>
          <w:lang w:eastAsia="en-GB"/>
        </w:rPr>
        <w:t xml:space="preserve"> until Cullen's mom got on the plane home. She had no home skills and expected to be waited on hand and foot.</w:t>
      </w:r>
    </w:p>
    <w:p w14:paraId="4A31023E"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Luna Park drew memories of yester-year. A 1930’s fairground, refurbished in 2004 to cater for tourism related to the Olympics games. On meetup day, </w:t>
      </w:r>
      <w:proofErr w:type="spellStart"/>
      <w:r w:rsidRPr="006F30FD">
        <w:rPr>
          <w:rFonts w:ascii="Segoe UI" w:eastAsia="Times New Roman" w:hAnsi="Segoe UI" w:cs="Segoe UI"/>
          <w:color w:val="24292E"/>
          <w:sz w:val="24"/>
          <w:szCs w:val="24"/>
          <w:lang w:eastAsia="en-GB"/>
        </w:rPr>
        <w:t>Becs</w:t>
      </w:r>
      <w:proofErr w:type="spellEnd"/>
      <w:r w:rsidRPr="006F30FD">
        <w:rPr>
          <w:rFonts w:ascii="Segoe UI" w:eastAsia="Times New Roman" w:hAnsi="Segoe UI" w:cs="Segoe UI"/>
          <w:color w:val="24292E"/>
          <w:sz w:val="24"/>
          <w:szCs w:val="24"/>
          <w:lang w:eastAsia="en-GB"/>
        </w:rPr>
        <w:t xml:space="preserve"> insisted on driving me to Luna Park. Andy, </w:t>
      </w:r>
      <w:proofErr w:type="gramStart"/>
      <w:r w:rsidRPr="006F30FD">
        <w:rPr>
          <w:rFonts w:ascii="Segoe UI" w:eastAsia="Times New Roman" w:hAnsi="Segoe UI" w:cs="Segoe UI"/>
          <w:color w:val="24292E"/>
          <w:sz w:val="24"/>
          <w:szCs w:val="24"/>
          <w:lang w:eastAsia="en-GB"/>
        </w:rPr>
        <w:t>Cullen</w:t>
      </w:r>
      <w:proofErr w:type="gramEnd"/>
      <w:r w:rsidRPr="006F30FD">
        <w:rPr>
          <w:rFonts w:ascii="Segoe UI" w:eastAsia="Times New Roman" w:hAnsi="Segoe UI" w:cs="Segoe UI"/>
          <w:color w:val="24292E"/>
          <w:sz w:val="24"/>
          <w:szCs w:val="24"/>
          <w:lang w:eastAsia="en-GB"/>
        </w:rPr>
        <w:t xml:space="preserve"> and Cullen’s mom aimed to meet us at the entrance. It was a gorgeous, warm, blue sky Autumn day. </w:t>
      </w:r>
      <w:proofErr w:type="spellStart"/>
      <w:r w:rsidRPr="006F30FD">
        <w:rPr>
          <w:rFonts w:ascii="Segoe UI" w:eastAsia="Times New Roman" w:hAnsi="Segoe UI" w:cs="Segoe UI"/>
          <w:color w:val="24292E"/>
          <w:sz w:val="24"/>
          <w:szCs w:val="24"/>
          <w:lang w:eastAsia="en-GB"/>
        </w:rPr>
        <w:t>Becs</w:t>
      </w:r>
      <w:proofErr w:type="spellEnd"/>
      <w:r w:rsidRPr="006F30FD">
        <w:rPr>
          <w:rFonts w:ascii="Segoe UI" w:eastAsia="Times New Roman" w:hAnsi="Segoe UI" w:cs="Segoe UI"/>
          <w:color w:val="24292E"/>
          <w:sz w:val="24"/>
          <w:szCs w:val="24"/>
          <w:lang w:eastAsia="en-GB"/>
        </w:rPr>
        <w:t xml:space="preserve"> and I parked nearby and walked through the ornate, circus studded Luna Park entrance. We reached the peer. </w:t>
      </w:r>
      <w:proofErr w:type="spellStart"/>
      <w:r w:rsidRPr="006F30FD">
        <w:rPr>
          <w:rFonts w:ascii="Segoe UI" w:eastAsia="Times New Roman" w:hAnsi="Segoe UI" w:cs="Segoe UI"/>
          <w:color w:val="24292E"/>
          <w:sz w:val="24"/>
          <w:szCs w:val="24"/>
          <w:lang w:eastAsia="en-GB"/>
        </w:rPr>
        <w:t>Becs</w:t>
      </w:r>
      <w:proofErr w:type="spellEnd"/>
      <w:r w:rsidRPr="006F30FD">
        <w:rPr>
          <w:rFonts w:ascii="Segoe UI" w:eastAsia="Times New Roman" w:hAnsi="Segoe UI" w:cs="Segoe UI"/>
          <w:color w:val="24292E"/>
          <w:sz w:val="24"/>
          <w:szCs w:val="24"/>
          <w:lang w:eastAsia="en-GB"/>
        </w:rPr>
        <w:t xml:space="preserve"> took her phone out of her </w:t>
      </w:r>
      <w:proofErr w:type="spellStart"/>
      <w:r w:rsidRPr="006F30FD">
        <w:rPr>
          <w:rFonts w:ascii="Segoe UI" w:eastAsia="Times New Roman" w:hAnsi="Segoe UI" w:cs="Segoe UI"/>
          <w:color w:val="24292E"/>
          <w:sz w:val="24"/>
          <w:szCs w:val="24"/>
          <w:lang w:eastAsia="en-GB"/>
        </w:rPr>
        <w:t>handbag."Andy</w:t>
      </w:r>
      <w:proofErr w:type="spellEnd"/>
      <w:r w:rsidRPr="006F30FD">
        <w:rPr>
          <w:rFonts w:ascii="Segoe UI" w:eastAsia="Times New Roman" w:hAnsi="Segoe UI" w:cs="Segoe UI"/>
          <w:color w:val="24292E"/>
          <w:sz w:val="24"/>
          <w:szCs w:val="24"/>
          <w:lang w:eastAsia="en-GB"/>
        </w:rPr>
        <w:t xml:space="preserve">, are you here yet?", she asked. She slowly turned, looked towards the </w:t>
      </w:r>
      <w:proofErr w:type="gramStart"/>
      <w:r w:rsidRPr="006F30FD">
        <w:rPr>
          <w:rFonts w:ascii="Segoe UI" w:eastAsia="Times New Roman" w:hAnsi="Segoe UI" w:cs="Segoe UI"/>
          <w:color w:val="24292E"/>
          <w:sz w:val="24"/>
          <w:szCs w:val="24"/>
          <w:lang w:eastAsia="en-GB"/>
        </w:rPr>
        <w:t>entrance</w:t>
      </w:r>
      <w:proofErr w:type="gramEnd"/>
      <w:r w:rsidRPr="006F30FD">
        <w:rPr>
          <w:rFonts w:ascii="Segoe UI" w:eastAsia="Times New Roman" w:hAnsi="Segoe UI" w:cs="Segoe UI"/>
          <w:color w:val="24292E"/>
          <w:sz w:val="24"/>
          <w:szCs w:val="24"/>
          <w:lang w:eastAsia="en-GB"/>
        </w:rPr>
        <w:t xml:space="preserve"> and smiled. I followed the direction of her gaze. I recognised the enthusiastic duo, </w:t>
      </w:r>
      <w:proofErr w:type="gramStart"/>
      <w:r w:rsidRPr="006F30FD">
        <w:rPr>
          <w:rFonts w:ascii="Segoe UI" w:eastAsia="Times New Roman" w:hAnsi="Segoe UI" w:cs="Segoe UI"/>
          <w:color w:val="24292E"/>
          <w:sz w:val="24"/>
          <w:szCs w:val="24"/>
          <w:lang w:eastAsia="en-GB"/>
        </w:rPr>
        <w:t>Andy</w:t>
      </w:r>
      <w:proofErr w:type="gramEnd"/>
      <w:r w:rsidRPr="006F30FD">
        <w:rPr>
          <w:rFonts w:ascii="Segoe UI" w:eastAsia="Times New Roman" w:hAnsi="Segoe UI" w:cs="Segoe UI"/>
          <w:color w:val="24292E"/>
          <w:sz w:val="24"/>
          <w:szCs w:val="24"/>
          <w:lang w:eastAsia="en-GB"/>
        </w:rPr>
        <w:t xml:space="preserve"> and Cullen. The other, had a stiff upper lip and a pale complexion. I rightly assumed they belonged to Cullen’s mom. Andy and Cullen ran towards me and </w:t>
      </w:r>
      <w:proofErr w:type="spellStart"/>
      <w:r w:rsidRPr="006F30FD">
        <w:rPr>
          <w:rFonts w:ascii="Segoe UI" w:eastAsia="Times New Roman" w:hAnsi="Segoe UI" w:cs="Segoe UI"/>
          <w:color w:val="24292E"/>
          <w:sz w:val="24"/>
          <w:szCs w:val="24"/>
          <w:lang w:eastAsia="en-GB"/>
        </w:rPr>
        <w:t>Becs</w:t>
      </w:r>
      <w:proofErr w:type="spellEnd"/>
      <w:r w:rsidRPr="006F30FD">
        <w:rPr>
          <w:rFonts w:ascii="Segoe UI" w:eastAsia="Times New Roman" w:hAnsi="Segoe UI" w:cs="Segoe UI"/>
          <w:color w:val="24292E"/>
          <w:sz w:val="24"/>
          <w:szCs w:val="24"/>
          <w:lang w:eastAsia="en-GB"/>
        </w:rPr>
        <w:t xml:space="preserve"> smiling, with arms open wide. I shook Andy’s hand. I embraced Cullen and her mom with a half-hearted hug.</w:t>
      </w:r>
    </w:p>
    <w:p w14:paraId="552FEA33"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The love they shared was in warm contrast to my touch starved life. Cullen’s mom behaved more </w:t>
      </w:r>
      <w:proofErr w:type="spellStart"/>
      <w:r w:rsidRPr="006F30FD">
        <w:rPr>
          <w:rFonts w:ascii="Segoe UI" w:eastAsia="Times New Roman" w:hAnsi="Segoe UI" w:cs="Segoe UI"/>
          <w:color w:val="24292E"/>
          <w:sz w:val="24"/>
          <w:szCs w:val="24"/>
          <w:lang w:eastAsia="en-GB"/>
        </w:rPr>
        <w:t>inline</w:t>
      </w:r>
      <w:proofErr w:type="spellEnd"/>
      <w:r w:rsidRPr="006F30FD">
        <w:rPr>
          <w:rFonts w:ascii="Segoe UI" w:eastAsia="Times New Roman" w:hAnsi="Segoe UI" w:cs="Segoe UI"/>
          <w:color w:val="24292E"/>
          <w:sz w:val="24"/>
          <w:szCs w:val="24"/>
          <w:lang w:eastAsia="en-GB"/>
        </w:rPr>
        <w:t xml:space="preserve"> with my upbringing i.e., </w:t>
      </w:r>
      <w:proofErr w:type="gramStart"/>
      <w:r w:rsidRPr="006F30FD">
        <w:rPr>
          <w:rFonts w:ascii="Segoe UI" w:eastAsia="Times New Roman" w:hAnsi="Segoe UI" w:cs="Segoe UI"/>
          <w:color w:val="24292E"/>
          <w:sz w:val="24"/>
          <w:szCs w:val="24"/>
          <w:lang w:eastAsia="en-GB"/>
        </w:rPr>
        <w:t>don't</w:t>
      </w:r>
      <w:proofErr w:type="gramEnd"/>
      <w:r w:rsidRPr="006F30FD">
        <w:rPr>
          <w:rFonts w:ascii="Segoe UI" w:eastAsia="Times New Roman" w:hAnsi="Segoe UI" w:cs="Segoe UI"/>
          <w:color w:val="24292E"/>
          <w:sz w:val="24"/>
          <w:szCs w:val="24"/>
          <w:lang w:eastAsia="en-GB"/>
        </w:rPr>
        <w:t xml:space="preserve"> show your emotion and don't touch. I was a reserved person, even by British standards.</w:t>
      </w:r>
    </w:p>
    <w:p w14:paraId="2A389306"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The women went their separate ways, leaving me and Andy to chat. On hearing Andy’s strong southern accent, as a defence mechanism, I engaged my Birmingham accent. "How’s it going?", I said. "Yeah, not bad, not bad.", he replied. The tone of his voice was upbeat. It was refreshing hearing a British style response. The Australians amplified adjectives, which like Americanisms, stifled the extremes of the English language. Andy began to chat about his love for Australian outdoor activities. I thought I loved health and fitness. Andy's </w:t>
      </w:r>
      <w:proofErr w:type="spellStart"/>
      <w:r w:rsidRPr="006F30FD">
        <w:rPr>
          <w:rFonts w:ascii="Segoe UI" w:eastAsia="Times New Roman" w:hAnsi="Segoe UI" w:cs="Segoe UI"/>
          <w:color w:val="24292E"/>
          <w:sz w:val="24"/>
          <w:szCs w:val="24"/>
          <w:lang w:eastAsia="en-GB"/>
        </w:rPr>
        <w:t>enthusiam</w:t>
      </w:r>
      <w:proofErr w:type="spellEnd"/>
      <w:r w:rsidRPr="006F30FD">
        <w:rPr>
          <w:rFonts w:ascii="Segoe UI" w:eastAsia="Times New Roman" w:hAnsi="Segoe UI" w:cs="Segoe UI"/>
          <w:color w:val="24292E"/>
          <w:sz w:val="24"/>
          <w:szCs w:val="24"/>
          <w:lang w:eastAsia="en-GB"/>
        </w:rPr>
        <w:t xml:space="preserve"> for fitness far exceeded mine.</w:t>
      </w:r>
    </w:p>
    <w:p w14:paraId="576D279E"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He mentioned snowboarding in passing. A sport he knew well, which </w:t>
      </w:r>
      <w:proofErr w:type="gramStart"/>
      <w:r w:rsidRPr="006F30FD">
        <w:rPr>
          <w:rFonts w:ascii="Segoe UI" w:eastAsia="Times New Roman" w:hAnsi="Segoe UI" w:cs="Segoe UI"/>
          <w:color w:val="24292E"/>
          <w:sz w:val="24"/>
          <w:szCs w:val="24"/>
          <w:lang w:eastAsia="en-GB"/>
        </w:rPr>
        <w:t>he'd</w:t>
      </w:r>
      <w:proofErr w:type="gramEnd"/>
      <w:r w:rsidRPr="006F30FD">
        <w:rPr>
          <w:rFonts w:ascii="Segoe UI" w:eastAsia="Times New Roman" w:hAnsi="Segoe UI" w:cs="Segoe UI"/>
          <w:color w:val="24292E"/>
          <w:sz w:val="24"/>
          <w:szCs w:val="24"/>
          <w:lang w:eastAsia="en-GB"/>
        </w:rPr>
        <w:t xml:space="preserve"> taken up recently in Australia. "Where can you snowboard in Australia?" I asked. "Do you snowboard?", Andy replied. I tried to respond modestly. "Yeah, I’ve been on a couple of snowboarding holidays. Austria, the other in Andorra.", I replied. </w:t>
      </w:r>
      <w:proofErr w:type="gramStart"/>
      <w:r w:rsidRPr="006F30FD">
        <w:rPr>
          <w:rFonts w:ascii="Segoe UI" w:eastAsia="Times New Roman" w:hAnsi="Segoe UI" w:cs="Segoe UI"/>
          <w:color w:val="24292E"/>
          <w:sz w:val="24"/>
          <w:szCs w:val="24"/>
          <w:lang w:eastAsia="en-GB"/>
        </w:rPr>
        <w:t>In reality, I</w:t>
      </w:r>
      <w:proofErr w:type="gramEnd"/>
      <w:r w:rsidRPr="006F30FD">
        <w:rPr>
          <w:rFonts w:ascii="Segoe UI" w:eastAsia="Times New Roman" w:hAnsi="Segoe UI" w:cs="Segoe UI"/>
          <w:color w:val="24292E"/>
          <w:sz w:val="24"/>
          <w:szCs w:val="24"/>
          <w:lang w:eastAsia="en-GB"/>
        </w:rPr>
        <w:t xml:space="preserve"> had spent most of time learning how to snowboard at my local Tamworth Snowdome. Out of embarrassment, I stopped my chapter and verse. I looked over to Andy, his eyes were the size of saucers. "Do you fancy heading over to </w:t>
      </w:r>
      <w:proofErr w:type="spellStart"/>
      <w:r w:rsidRPr="006F30FD">
        <w:rPr>
          <w:rFonts w:ascii="Segoe UI" w:eastAsia="Times New Roman" w:hAnsi="Segoe UI" w:cs="Segoe UI"/>
          <w:color w:val="24292E"/>
          <w:sz w:val="24"/>
          <w:szCs w:val="24"/>
          <w:lang w:eastAsia="en-GB"/>
        </w:rPr>
        <w:t>Thredbo</w:t>
      </w:r>
      <w:proofErr w:type="spellEnd"/>
      <w:r w:rsidRPr="006F30FD">
        <w:rPr>
          <w:rFonts w:ascii="Segoe UI" w:eastAsia="Times New Roman" w:hAnsi="Segoe UI" w:cs="Segoe UI"/>
          <w:color w:val="24292E"/>
          <w:sz w:val="24"/>
          <w:szCs w:val="24"/>
          <w:lang w:eastAsia="en-GB"/>
        </w:rPr>
        <w:t xml:space="preserve">?", he asked. "I’ve had a look at the weather recently. There is supposed to be a few inches of snow on the slopes. Failing that, they do have snow blowers to add a covering.", Andy said. What a friendly and trusting bloke. I barely knew him. For Andy to invite me and </w:t>
      </w:r>
      <w:proofErr w:type="spellStart"/>
      <w:r w:rsidRPr="006F30FD">
        <w:rPr>
          <w:rFonts w:ascii="Segoe UI" w:eastAsia="Times New Roman" w:hAnsi="Segoe UI" w:cs="Segoe UI"/>
          <w:color w:val="24292E"/>
          <w:sz w:val="24"/>
          <w:szCs w:val="24"/>
          <w:lang w:eastAsia="en-GB"/>
        </w:rPr>
        <w:t>Becs</w:t>
      </w:r>
      <w:proofErr w:type="spellEnd"/>
      <w:r w:rsidRPr="006F30FD">
        <w:rPr>
          <w:rFonts w:ascii="Segoe UI" w:eastAsia="Times New Roman" w:hAnsi="Segoe UI" w:cs="Segoe UI"/>
          <w:color w:val="24292E"/>
          <w:sz w:val="24"/>
          <w:szCs w:val="24"/>
          <w:lang w:eastAsia="en-GB"/>
        </w:rPr>
        <w:t xml:space="preserve"> to Luna Park was going out the way. For Andy to invite me, a stranger, on a snowboarding trip in Australia. To put it lightly, I was overwhelmed. "Yeah, perfect.", I said. "Cool, what’s your mobile number? I’ll text you when I find out more.", he replied.</w:t>
      </w:r>
    </w:p>
    <w:p w14:paraId="1195BB75"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Andy and I, having shown disregard to Cullen, the mom and </w:t>
      </w:r>
      <w:proofErr w:type="spellStart"/>
      <w:r w:rsidRPr="006F30FD">
        <w:rPr>
          <w:rFonts w:ascii="Segoe UI" w:eastAsia="Times New Roman" w:hAnsi="Segoe UI" w:cs="Segoe UI"/>
          <w:color w:val="24292E"/>
          <w:sz w:val="24"/>
          <w:szCs w:val="24"/>
          <w:lang w:eastAsia="en-GB"/>
        </w:rPr>
        <w:t>Becs</w:t>
      </w:r>
      <w:proofErr w:type="spellEnd"/>
      <w:r w:rsidRPr="006F30FD">
        <w:rPr>
          <w:rFonts w:ascii="Segoe UI" w:eastAsia="Times New Roman" w:hAnsi="Segoe UI" w:cs="Segoe UI"/>
          <w:color w:val="24292E"/>
          <w:sz w:val="24"/>
          <w:szCs w:val="24"/>
          <w:lang w:eastAsia="en-GB"/>
        </w:rPr>
        <w:t xml:space="preserve">, walked over to see how they were. Cullen's mom had a rush of nostalgia when she saw a multi-coloured, </w:t>
      </w:r>
      <w:r w:rsidRPr="006F30FD">
        <w:rPr>
          <w:rFonts w:ascii="Segoe UI" w:eastAsia="Times New Roman" w:hAnsi="Segoe UI" w:cs="Segoe UI"/>
          <w:color w:val="24292E"/>
          <w:sz w:val="24"/>
          <w:szCs w:val="24"/>
          <w:lang w:eastAsia="en-GB"/>
        </w:rPr>
        <w:lastRenderedPageBreak/>
        <w:t>multi-laned, undulating slide. Cullen began to smile, feeding off her mother’s excitement. "Come on, shall we have a go?", Cullen said eagerly. Andy laughed and shrugged his shoulders. "Why not, you only live once.", he said. It was a motto that defined Andy, given his already stellar life experience.</w:t>
      </w:r>
    </w:p>
    <w:p w14:paraId="38452FED"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At the top of the </w:t>
      </w:r>
      <w:proofErr w:type="gramStart"/>
      <w:r w:rsidRPr="006F30FD">
        <w:rPr>
          <w:rFonts w:ascii="Segoe UI" w:eastAsia="Times New Roman" w:hAnsi="Segoe UI" w:cs="Segoe UI"/>
          <w:color w:val="24292E"/>
          <w:sz w:val="24"/>
          <w:szCs w:val="24"/>
          <w:lang w:eastAsia="en-GB"/>
        </w:rPr>
        <w:t>slide</w:t>
      </w:r>
      <w:proofErr w:type="gramEnd"/>
      <w:r w:rsidRPr="006F30FD">
        <w:rPr>
          <w:rFonts w:ascii="Segoe UI" w:eastAsia="Times New Roman" w:hAnsi="Segoe UI" w:cs="Segoe UI"/>
          <w:color w:val="24292E"/>
          <w:sz w:val="24"/>
          <w:szCs w:val="24"/>
          <w:lang w:eastAsia="en-GB"/>
        </w:rPr>
        <w:t xml:space="preserve"> we realised there weren’t enough lanes to fit all 5 of us. We group split, again, according to gender. We set chivalry to one side as </w:t>
      </w:r>
      <w:proofErr w:type="gramStart"/>
      <w:r w:rsidRPr="006F30FD">
        <w:rPr>
          <w:rFonts w:ascii="Segoe UI" w:eastAsia="Times New Roman" w:hAnsi="Segoe UI" w:cs="Segoe UI"/>
          <w:color w:val="24292E"/>
          <w:sz w:val="24"/>
          <w:szCs w:val="24"/>
          <w:lang w:eastAsia="en-GB"/>
        </w:rPr>
        <w:t>Andy</w:t>
      </w:r>
      <w:proofErr w:type="gramEnd"/>
      <w:r w:rsidRPr="006F30FD">
        <w:rPr>
          <w:rFonts w:ascii="Segoe UI" w:eastAsia="Times New Roman" w:hAnsi="Segoe UI" w:cs="Segoe UI"/>
          <w:color w:val="24292E"/>
          <w:sz w:val="24"/>
          <w:szCs w:val="24"/>
          <w:lang w:eastAsia="en-GB"/>
        </w:rPr>
        <w:t xml:space="preserve"> and I took to the slide. Andy asked the carny (slide operator), what technique delivered the best experience. "</w:t>
      </w:r>
      <w:proofErr w:type="gramStart"/>
      <w:r w:rsidRPr="006F30FD">
        <w:rPr>
          <w:rFonts w:ascii="Segoe UI" w:eastAsia="Times New Roman" w:hAnsi="Segoe UI" w:cs="Segoe UI"/>
          <w:color w:val="24292E"/>
          <w:sz w:val="24"/>
          <w:szCs w:val="24"/>
          <w:lang w:eastAsia="en-GB"/>
        </w:rPr>
        <w:t>Head first</w:t>
      </w:r>
      <w:proofErr w:type="gramEnd"/>
      <w:r w:rsidRPr="006F30FD">
        <w:rPr>
          <w:rFonts w:ascii="Segoe UI" w:eastAsia="Times New Roman" w:hAnsi="Segoe UI" w:cs="Segoe UI"/>
          <w:color w:val="24292E"/>
          <w:sz w:val="24"/>
          <w:szCs w:val="24"/>
          <w:lang w:eastAsia="en-GB"/>
        </w:rPr>
        <w:t xml:space="preserve"> mate", he said. As Andy went missionary, in the adjacent lane, I lay on my back. I contorted my body to be as aerodynamic as possible. Andy began to cackle as he lay chest down on his hessian matt. He turned to the women, "Right could you girls give me a push on 3?", he said. The ambers of competitive Dave </w:t>
      </w:r>
      <w:proofErr w:type="gramStart"/>
      <w:r w:rsidRPr="006F30FD">
        <w:rPr>
          <w:rFonts w:ascii="Segoe UI" w:eastAsia="Times New Roman" w:hAnsi="Segoe UI" w:cs="Segoe UI"/>
          <w:color w:val="24292E"/>
          <w:sz w:val="24"/>
          <w:szCs w:val="24"/>
          <w:lang w:eastAsia="en-GB"/>
        </w:rPr>
        <w:t>had been were</w:t>
      </w:r>
      <w:proofErr w:type="gramEnd"/>
      <w:r w:rsidRPr="006F30FD">
        <w:rPr>
          <w:rFonts w:ascii="Segoe UI" w:eastAsia="Times New Roman" w:hAnsi="Segoe UI" w:cs="Segoe UI"/>
          <w:color w:val="24292E"/>
          <w:sz w:val="24"/>
          <w:szCs w:val="24"/>
          <w:lang w:eastAsia="en-GB"/>
        </w:rPr>
        <w:t xml:space="preserve"> stoked. I waited for the countdown. "3,2,1 go.", the women shouted. Andy and I began fast and furiously. The missionary was proving inferior to back-to-mat. I accelerated. Andy on the other hand was lost control and giggled frantically. He managed to spin himself and the mat a full 360 degrees. I glided in a textbook fashion to the huge black breaking matts at the bottom. I </w:t>
      </w:r>
      <w:proofErr w:type="gramStart"/>
      <w:r w:rsidRPr="006F30FD">
        <w:rPr>
          <w:rFonts w:ascii="Segoe UI" w:eastAsia="Times New Roman" w:hAnsi="Segoe UI" w:cs="Segoe UI"/>
          <w:color w:val="24292E"/>
          <w:sz w:val="24"/>
          <w:szCs w:val="24"/>
          <w:lang w:eastAsia="en-GB"/>
        </w:rPr>
        <w:t>didn’t</w:t>
      </w:r>
      <w:proofErr w:type="gramEnd"/>
      <w:r w:rsidRPr="006F30FD">
        <w:rPr>
          <w:rFonts w:ascii="Segoe UI" w:eastAsia="Times New Roman" w:hAnsi="Segoe UI" w:cs="Segoe UI"/>
          <w:color w:val="24292E"/>
          <w:sz w:val="24"/>
          <w:szCs w:val="24"/>
          <w:lang w:eastAsia="en-GB"/>
        </w:rPr>
        <w:t xml:space="preserve"> outwardly celebrate the win. But mentally I could have kissed the sky. Andy eventually arrived, laughing out loud. Cullen shouted from the top of the slide, "Are you all right love?". "Yeah, all good, just a few mat burns, but that’s all.", Andy replied. It was the ladies turn. They all ignored the carny’s advice. They chose bum-to-mat, </w:t>
      </w:r>
      <w:proofErr w:type="gramStart"/>
      <w:r w:rsidRPr="006F30FD">
        <w:rPr>
          <w:rFonts w:ascii="Segoe UI" w:eastAsia="Times New Roman" w:hAnsi="Segoe UI" w:cs="Segoe UI"/>
          <w:color w:val="24292E"/>
          <w:sz w:val="24"/>
          <w:szCs w:val="24"/>
          <w:lang w:eastAsia="en-GB"/>
        </w:rPr>
        <w:t>grip</w:t>
      </w:r>
      <w:proofErr w:type="gramEnd"/>
      <w:r w:rsidRPr="006F30FD">
        <w:rPr>
          <w:rFonts w:ascii="Segoe UI" w:eastAsia="Times New Roman" w:hAnsi="Segoe UI" w:cs="Segoe UI"/>
          <w:color w:val="24292E"/>
          <w:sz w:val="24"/>
          <w:szCs w:val="24"/>
          <w:lang w:eastAsia="en-GB"/>
        </w:rPr>
        <w:t xml:space="preserve"> and glide. From the huge grins on their faces, it was clear they were having a blast as they slowly descended. All were laughing as they picked themselves and their mats up at the end.</w:t>
      </w:r>
    </w:p>
    <w:p w14:paraId="514C6852"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We continued our Luna Park tour, experiencing some of the more traditional rides. The </w:t>
      </w:r>
      <w:proofErr w:type="spellStart"/>
      <w:r w:rsidRPr="006F30FD">
        <w:rPr>
          <w:rFonts w:ascii="Segoe UI" w:eastAsia="Times New Roman" w:hAnsi="Segoe UI" w:cs="Segoe UI"/>
          <w:color w:val="24292E"/>
          <w:sz w:val="24"/>
          <w:szCs w:val="24"/>
          <w:lang w:eastAsia="en-GB"/>
        </w:rPr>
        <w:t>dogems</w:t>
      </w:r>
      <w:proofErr w:type="spellEnd"/>
      <w:r w:rsidRPr="006F30FD">
        <w:rPr>
          <w:rFonts w:ascii="Segoe UI" w:eastAsia="Times New Roman" w:hAnsi="Segoe UI" w:cs="Segoe UI"/>
          <w:color w:val="24292E"/>
          <w:sz w:val="24"/>
          <w:szCs w:val="24"/>
          <w:lang w:eastAsia="en-GB"/>
        </w:rPr>
        <w:t xml:space="preserve"> and </w:t>
      </w:r>
      <w:proofErr w:type="spellStart"/>
      <w:r w:rsidRPr="006F30FD">
        <w:rPr>
          <w:rFonts w:ascii="Segoe UI" w:eastAsia="Times New Roman" w:hAnsi="Segoe UI" w:cs="Segoe UI"/>
          <w:color w:val="24292E"/>
          <w:sz w:val="24"/>
          <w:szCs w:val="24"/>
          <w:lang w:eastAsia="en-GB"/>
        </w:rPr>
        <w:t>waltzers</w:t>
      </w:r>
      <w:proofErr w:type="spellEnd"/>
      <w:r w:rsidRPr="006F30FD">
        <w:rPr>
          <w:rFonts w:ascii="Segoe UI" w:eastAsia="Times New Roman" w:hAnsi="Segoe UI" w:cs="Segoe UI"/>
          <w:color w:val="24292E"/>
          <w:sz w:val="24"/>
          <w:szCs w:val="24"/>
          <w:lang w:eastAsia="en-GB"/>
        </w:rPr>
        <w:t xml:space="preserve"> were some of the more memorable. An unforgettable, fun day in Australia, complemented by a British setting, in the company of British folk.</w:t>
      </w:r>
    </w:p>
    <w:p w14:paraId="7B4AE7BB"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Before buying a car, you </w:t>
      </w:r>
      <w:proofErr w:type="gramStart"/>
      <w:r w:rsidRPr="006F30FD">
        <w:rPr>
          <w:rFonts w:ascii="Segoe UI" w:eastAsia="Times New Roman" w:hAnsi="Segoe UI" w:cs="Segoe UI"/>
          <w:color w:val="24292E"/>
          <w:sz w:val="24"/>
          <w:szCs w:val="24"/>
          <w:lang w:eastAsia="en-GB"/>
        </w:rPr>
        <w:t>don’t</w:t>
      </w:r>
      <w:proofErr w:type="gramEnd"/>
      <w:r w:rsidRPr="006F30FD">
        <w:rPr>
          <w:rFonts w:ascii="Segoe UI" w:eastAsia="Times New Roman" w:hAnsi="Segoe UI" w:cs="Segoe UI"/>
          <w:color w:val="24292E"/>
          <w:sz w:val="24"/>
          <w:szCs w:val="24"/>
          <w:lang w:eastAsia="en-GB"/>
        </w:rPr>
        <w:t xml:space="preserve"> think about how many of that model is on the road. The same can be said for Canadians. Mr Bradford was the first Canadian I had met in Australia. I knew little of his extensive homeland. I discovered that Canadians are a proud people. Their cultural heritage is celebrated wherever in the world they are. That day is aptly named Canada Day. There were lots of Canadians in Sydney thanks to Australia’s close links with other Commonwealth countries. Canada Day celebrations were advertised at many of Sydney's pubs.</w:t>
      </w:r>
    </w:p>
    <w:p w14:paraId="03A8D7E4"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Andi was the first female friend I socialised with on a 1-to-1 basis. She, like her male UK counterpart, was a trusting individual. After splitting with boyfriend Glen, she happily included me in her social invites. I think she enjoyed my laid-back personality and carefree social drinking exploits. On Canada Day, Andi was heading to a pub located near St. James’s Park, Sydney CBD, with friend Mel. With it being June, the already short days were becoming shorter. On that day in Sydney, by Canadian standards, the weather was a beauty.</w:t>
      </w:r>
    </w:p>
    <w:p w14:paraId="7F6EE91E"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lastRenderedPageBreak/>
        <w:t xml:space="preserve">I made my way to the bar Andi had mentioned in her text. Its theme was heavily influenced by Bavaria and North America. I walked </w:t>
      </w:r>
      <w:proofErr w:type="gramStart"/>
      <w:r w:rsidRPr="006F30FD">
        <w:rPr>
          <w:rFonts w:ascii="Segoe UI" w:eastAsia="Times New Roman" w:hAnsi="Segoe UI" w:cs="Segoe UI"/>
          <w:color w:val="24292E"/>
          <w:sz w:val="24"/>
          <w:szCs w:val="24"/>
          <w:lang w:eastAsia="en-GB"/>
        </w:rPr>
        <w:t>inside,</w:t>
      </w:r>
      <w:proofErr w:type="gramEnd"/>
      <w:r w:rsidRPr="006F30FD">
        <w:rPr>
          <w:rFonts w:ascii="Segoe UI" w:eastAsia="Times New Roman" w:hAnsi="Segoe UI" w:cs="Segoe UI"/>
          <w:color w:val="24292E"/>
          <w:sz w:val="24"/>
          <w:szCs w:val="24"/>
          <w:lang w:eastAsia="en-GB"/>
        </w:rPr>
        <w:t xml:space="preserve"> big screen TVs covered the walls. They were all showing various classic Canadian hockey games. Small, blue, ice buckets surrounded the bar counter. They were filled with a selection of Canadian beers: Moosehead, </w:t>
      </w:r>
      <w:proofErr w:type="gramStart"/>
      <w:r w:rsidRPr="006F30FD">
        <w:rPr>
          <w:rFonts w:ascii="Segoe UI" w:eastAsia="Times New Roman" w:hAnsi="Segoe UI" w:cs="Segoe UI"/>
          <w:color w:val="24292E"/>
          <w:sz w:val="24"/>
          <w:szCs w:val="24"/>
          <w:lang w:eastAsia="en-GB"/>
        </w:rPr>
        <w:t>Molson</w:t>
      </w:r>
      <w:proofErr w:type="gramEnd"/>
      <w:r w:rsidRPr="006F30FD">
        <w:rPr>
          <w:rFonts w:ascii="Segoe UI" w:eastAsia="Times New Roman" w:hAnsi="Segoe UI" w:cs="Segoe UI"/>
          <w:color w:val="24292E"/>
          <w:sz w:val="24"/>
          <w:szCs w:val="24"/>
          <w:lang w:eastAsia="en-GB"/>
        </w:rPr>
        <w:t xml:space="preserve"> and Coors. These buckets could be bought for very little. I could see many people had taken advantage of this offer. I saw Andi perched on the bar wearing a Canadian NHL top. She wore it well, given her svelte figure. Stood beside her, at a commanding 5’10", was her Northern English friend Mel. Mel was blonde, cute &amp; equally as svelte as Andi. She was the same age as Andi too, but still looked young, more 30 than 37. I was magnetised to her. Unfortunately, she </w:t>
      </w:r>
      <w:proofErr w:type="gramStart"/>
      <w:r w:rsidRPr="006F30FD">
        <w:rPr>
          <w:rFonts w:ascii="Segoe UI" w:eastAsia="Times New Roman" w:hAnsi="Segoe UI" w:cs="Segoe UI"/>
          <w:color w:val="24292E"/>
          <w:sz w:val="24"/>
          <w:szCs w:val="24"/>
          <w:lang w:eastAsia="en-GB"/>
        </w:rPr>
        <w:t>wasn’t</w:t>
      </w:r>
      <w:proofErr w:type="gramEnd"/>
      <w:r w:rsidRPr="006F30FD">
        <w:rPr>
          <w:rFonts w:ascii="Segoe UI" w:eastAsia="Times New Roman" w:hAnsi="Segoe UI" w:cs="Segoe UI"/>
          <w:color w:val="24292E"/>
          <w:sz w:val="24"/>
          <w:szCs w:val="24"/>
          <w:lang w:eastAsia="en-GB"/>
        </w:rPr>
        <w:t xml:space="preserve"> interested. Andi, </w:t>
      </w:r>
      <w:proofErr w:type="gramStart"/>
      <w:r w:rsidRPr="006F30FD">
        <w:rPr>
          <w:rFonts w:ascii="Segoe UI" w:eastAsia="Times New Roman" w:hAnsi="Segoe UI" w:cs="Segoe UI"/>
          <w:color w:val="24292E"/>
          <w:sz w:val="24"/>
          <w:szCs w:val="24"/>
          <w:lang w:eastAsia="en-GB"/>
        </w:rPr>
        <w:t>Mel</w:t>
      </w:r>
      <w:proofErr w:type="gramEnd"/>
      <w:r w:rsidRPr="006F30FD">
        <w:rPr>
          <w:rFonts w:ascii="Segoe UI" w:eastAsia="Times New Roman" w:hAnsi="Segoe UI" w:cs="Segoe UI"/>
          <w:color w:val="24292E"/>
          <w:sz w:val="24"/>
          <w:szCs w:val="24"/>
          <w:lang w:eastAsia="en-GB"/>
        </w:rPr>
        <w:t xml:space="preserve"> and I had fun that evening. The Canadians, like the Australians, are an accommodating, warm group of people. They were happy to share their beers and in some cases their hockey attire.</w:t>
      </w:r>
    </w:p>
    <w:p w14:paraId="5CF212F1"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Andy was becoming a good friend of mine. He was comfortable talking about his personal life. One aspect he talked about a lot was his relationship with girlfriend Cullen. Even though their relationship was healthy, Andy was having second thoughts. Cullen was an attractive, articulate individual. A great listener. She trusted few of the ex-pat group members, but she trusted me. She trusted me enough, to allow me and Andy to have a weekend of snowboarding in Mount Buller. Andy just wanted to get away. We both loved our experience of Australia's slushy slopes. After the trip we agreed, we should experience the best slopes in the Southern Hemisphere. Where? Queenstown, New Zealand.</w:t>
      </w:r>
    </w:p>
    <w:p w14:paraId="4DCD88E2"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Queenstown was New Zealand's outdoor sports Mecca, located in the </w:t>
      </w:r>
      <w:proofErr w:type="gramStart"/>
      <w:r w:rsidRPr="006F30FD">
        <w:rPr>
          <w:rFonts w:ascii="Segoe UI" w:eastAsia="Times New Roman" w:hAnsi="Segoe UI" w:cs="Segoe UI"/>
          <w:color w:val="24292E"/>
          <w:sz w:val="24"/>
          <w:szCs w:val="24"/>
          <w:lang w:eastAsia="en-GB"/>
        </w:rPr>
        <w:t>South island</w:t>
      </w:r>
      <w:proofErr w:type="gramEnd"/>
      <w:r w:rsidRPr="006F30FD">
        <w:rPr>
          <w:rFonts w:ascii="Segoe UI" w:eastAsia="Times New Roman" w:hAnsi="Segoe UI" w:cs="Segoe UI"/>
          <w:color w:val="24292E"/>
          <w:sz w:val="24"/>
          <w:szCs w:val="24"/>
          <w:lang w:eastAsia="en-GB"/>
        </w:rPr>
        <w:t xml:space="preserve">. Andy and I set about organising a trip to there. Unfortunately, we </w:t>
      </w:r>
      <w:proofErr w:type="gramStart"/>
      <w:r w:rsidRPr="006F30FD">
        <w:rPr>
          <w:rFonts w:ascii="Segoe UI" w:eastAsia="Times New Roman" w:hAnsi="Segoe UI" w:cs="Segoe UI"/>
          <w:color w:val="24292E"/>
          <w:sz w:val="24"/>
          <w:szCs w:val="24"/>
          <w:lang w:eastAsia="en-GB"/>
        </w:rPr>
        <w:t>couldn't</w:t>
      </w:r>
      <w:proofErr w:type="gramEnd"/>
      <w:r w:rsidRPr="006F30FD">
        <w:rPr>
          <w:rFonts w:ascii="Segoe UI" w:eastAsia="Times New Roman" w:hAnsi="Segoe UI" w:cs="Segoe UI"/>
          <w:color w:val="24292E"/>
          <w:sz w:val="24"/>
          <w:szCs w:val="24"/>
          <w:lang w:eastAsia="en-GB"/>
        </w:rPr>
        <w:t xml:space="preserve"> get the same time off work. </w:t>
      </w:r>
      <w:proofErr w:type="gramStart"/>
      <w:r w:rsidRPr="006F30FD">
        <w:rPr>
          <w:rFonts w:ascii="Segoe UI" w:eastAsia="Times New Roman" w:hAnsi="Segoe UI" w:cs="Segoe UI"/>
          <w:color w:val="24292E"/>
          <w:sz w:val="24"/>
          <w:szCs w:val="24"/>
          <w:lang w:eastAsia="en-GB"/>
        </w:rPr>
        <w:t>Our solution,</w:t>
      </w:r>
      <w:proofErr w:type="gramEnd"/>
      <w:r w:rsidRPr="006F30FD">
        <w:rPr>
          <w:rFonts w:ascii="Segoe UI" w:eastAsia="Times New Roman" w:hAnsi="Segoe UI" w:cs="Segoe UI"/>
          <w:color w:val="24292E"/>
          <w:sz w:val="24"/>
          <w:szCs w:val="24"/>
          <w:lang w:eastAsia="en-GB"/>
        </w:rPr>
        <w:t xml:space="preserve"> make our own way there. Andy, having an eye for original plans, thought it would be a great idea to fly-drive. He </w:t>
      </w:r>
      <w:proofErr w:type="gramStart"/>
      <w:r w:rsidRPr="006F30FD">
        <w:rPr>
          <w:rFonts w:ascii="Segoe UI" w:eastAsia="Times New Roman" w:hAnsi="Segoe UI" w:cs="Segoe UI"/>
          <w:color w:val="24292E"/>
          <w:sz w:val="24"/>
          <w:szCs w:val="24"/>
          <w:lang w:eastAsia="en-GB"/>
        </w:rPr>
        <w:t>wasn't</w:t>
      </w:r>
      <w:proofErr w:type="gramEnd"/>
      <w:r w:rsidRPr="006F30FD">
        <w:rPr>
          <w:rFonts w:ascii="Segoe UI" w:eastAsia="Times New Roman" w:hAnsi="Segoe UI" w:cs="Segoe UI"/>
          <w:color w:val="24292E"/>
          <w:sz w:val="24"/>
          <w:szCs w:val="24"/>
          <w:lang w:eastAsia="en-GB"/>
        </w:rPr>
        <w:t xml:space="preserve"> thinking of hiring a standard vehicle either. Andy found a car hire company that offered the oldest hire cars available in NZ. The hire company prided itself on offering the driver, the "</w:t>
      </w:r>
      <w:proofErr w:type="spellStart"/>
      <w:r w:rsidRPr="006F30FD">
        <w:rPr>
          <w:rFonts w:ascii="Segoe UI" w:eastAsia="Times New Roman" w:hAnsi="Segoe UI" w:cs="Segoe UI"/>
          <w:color w:val="24292E"/>
          <w:sz w:val="24"/>
          <w:szCs w:val="24"/>
          <w:lang w:eastAsia="en-GB"/>
        </w:rPr>
        <w:t>sh</w:t>
      </w:r>
      <w:proofErr w:type="spellEnd"/>
      <w:r w:rsidRPr="006F30FD">
        <w:rPr>
          <w:rFonts w:ascii="Segoe UI" w:eastAsia="Times New Roman" w:hAnsi="Segoe UI" w:cs="Segoe UI"/>
          <w:color w:val="24292E"/>
          <w:sz w:val="24"/>
          <w:szCs w:val="24"/>
          <w:lang w:eastAsia="en-GB"/>
        </w:rPr>
        <w:t>*t box" experience. He organised the visit to coincide with the arrival of Aussie friends. I thought this was a great idea, being a social animal.</w:t>
      </w:r>
    </w:p>
    <w:p w14:paraId="61091E11"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I stood in Sydney Airport's Terminal 1. My dusty snowboarding gear, freshly arrived from the UK, was packed away in a huge bag and equally immense hold-all. This gear had to be taken straight to the oversized luggage desk. It was going to my first time flying with Air New Zealand. I was really looking forward to it, having read about their excellent level of service. Their in-flight safety videos were deemed to be the most </w:t>
      </w:r>
      <w:proofErr w:type="spellStart"/>
      <w:r w:rsidRPr="006F30FD">
        <w:rPr>
          <w:rFonts w:ascii="Segoe UI" w:eastAsia="Times New Roman" w:hAnsi="Segoe UI" w:cs="Segoe UI"/>
          <w:color w:val="24292E"/>
          <w:sz w:val="24"/>
          <w:szCs w:val="24"/>
          <w:lang w:eastAsia="en-GB"/>
        </w:rPr>
        <w:t>humourous</w:t>
      </w:r>
      <w:proofErr w:type="spellEnd"/>
      <w:r w:rsidRPr="006F30FD">
        <w:rPr>
          <w:rFonts w:ascii="Segoe UI" w:eastAsia="Times New Roman" w:hAnsi="Segoe UI" w:cs="Segoe UI"/>
          <w:color w:val="24292E"/>
          <w:sz w:val="24"/>
          <w:szCs w:val="24"/>
          <w:lang w:eastAsia="en-GB"/>
        </w:rPr>
        <w:t xml:space="preserve"> of any airline.</w:t>
      </w:r>
    </w:p>
    <w:p w14:paraId="35D35575"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On board, buckled up, the staff began plane safety procedures. Small screens dropped down from above. The 2010 Rugby World Cup team inspired safety video began. I was captivated. By the end of the safety </w:t>
      </w:r>
      <w:proofErr w:type="gramStart"/>
      <w:r w:rsidRPr="006F30FD">
        <w:rPr>
          <w:rFonts w:ascii="Segoe UI" w:eastAsia="Times New Roman" w:hAnsi="Segoe UI" w:cs="Segoe UI"/>
          <w:color w:val="24292E"/>
          <w:sz w:val="24"/>
          <w:szCs w:val="24"/>
          <w:lang w:eastAsia="en-GB"/>
        </w:rPr>
        <w:t>briefing</w:t>
      </w:r>
      <w:proofErr w:type="gramEnd"/>
      <w:r w:rsidRPr="006F30FD">
        <w:rPr>
          <w:rFonts w:ascii="Segoe UI" w:eastAsia="Times New Roman" w:hAnsi="Segoe UI" w:cs="Segoe UI"/>
          <w:color w:val="24292E"/>
          <w:sz w:val="24"/>
          <w:szCs w:val="24"/>
          <w:lang w:eastAsia="en-GB"/>
        </w:rPr>
        <w:t xml:space="preserve"> I had a huge grin on my face. The video met all expectations. I was in a positive relaxed mood, set for the 7+ </w:t>
      </w:r>
      <w:r w:rsidRPr="006F30FD">
        <w:rPr>
          <w:rFonts w:ascii="Segoe UI" w:eastAsia="Times New Roman" w:hAnsi="Segoe UI" w:cs="Segoe UI"/>
          <w:color w:val="24292E"/>
          <w:sz w:val="24"/>
          <w:szCs w:val="24"/>
          <w:lang w:eastAsia="en-GB"/>
        </w:rPr>
        <w:lastRenderedPageBreak/>
        <w:t xml:space="preserve">hour, 1-stop journey ahead. The smaller connecting flight from Auckland, NZ to Queenstown was memorable. </w:t>
      </w:r>
      <w:proofErr w:type="gramStart"/>
      <w:r w:rsidRPr="006F30FD">
        <w:rPr>
          <w:rFonts w:ascii="Segoe UI" w:eastAsia="Times New Roman" w:hAnsi="Segoe UI" w:cs="Segoe UI"/>
          <w:color w:val="24292E"/>
          <w:sz w:val="24"/>
          <w:szCs w:val="24"/>
          <w:lang w:eastAsia="en-GB"/>
        </w:rPr>
        <w:t>I’m</w:t>
      </w:r>
      <w:proofErr w:type="gramEnd"/>
      <w:r w:rsidRPr="006F30FD">
        <w:rPr>
          <w:rFonts w:ascii="Segoe UI" w:eastAsia="Times New Roman" w:hAnsi="Segoe UI" w:cs="Segoe UI"/>
          <w:color w:val="24292E"/>
          <w:sz w:val="24"/>
          <w:szCs w:val="24"/>
          <w:lang w:eastAsia="en-GB"/>
        </w:rPr>
        <w:t xml:space="preserve"> not one for passenger window watching. The approach to Queenstown airport can only be described as epically beautiful. There was a small amount of turbulence as the mountain air buffeted underside of the aircraft. As the mountains came into view, I could hear the passengers gasp with awe.</w:t>
      </w:r>
    </w:p>
    <w:p w14:paraId="078236D5"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Queenstown airport was a good size airport, given it served a town of few locals. It was only a </w:t>
      </w:r>
      <w:proofErr w:type="gramStart"/>
      <w:r w:rsidRPr="006F30FD">
        <w:rPr>
          <w:rFonts w:ascii="Segoe UI" w:eastAsia="Times New Roman" w:hAnsi="Segoe UI" w:cs="Segoe UI"/>
          <w:color w:val="24292E"/>
          <w:sz w:val="24"/>
          <w:szCs w:val="24"/>
          <w:lang w:eastAsia="en-GB"/>
        </w:rPr>
        <w:t>10 minute</w:t>
      </w:r>
      <w:proofErr w:type="gramEnd"/>
      <w:r w:rsidRPr="006F30FD">
        <w:rPr>
          <w:rFonts w:ascii="Segoe UI" w:eastAsia="Times New Roman" w:hAnsi="Segoe UI" w:cs="Segoe UI"/>
          <w:color w:val="24292E"/>
          <w:sz w:val="24"/>
          <w:szCs w:val="24"/>
          <w:lang w:eastAsia="en-GB"/>
        </w:rPr>
        <w:t xml:space="preserve"> car journey from the town centre. I opted to take a taxi. The taxi driver, like many in the western world, hailed from abroad. My driver was from South America. It was a stunning drive. The road twisted and turned its way around the mountains. Tourist style laybys were located on road corners. They allowed tourists to admire views of Lake </w:t>
      </w:r>
      <w:proofErr w:type="spellStart"/>
      <w:r w:rsidRPr="006F30FD">
        <w:rPr>
          <w:rFonts w:ascii="Segoe UI" w:eastAsia="Times New Roman" w:hAnsi="Segoe UI" w:cs="Segoe UI"/>
          <w:color w:val="24292E"/>
          <w:sz w:val="24"/>
          <w:szCs w:val="24"/>
          <w:lang w:eastAsia="en-GB"/>
        </w:rPr>
        <w:t>Wakapitu</w:t>
      </w:r>
      <w:proofErr w:type="spellEnd"/>
      <w:r w:rsidRPr="006F30FD">
        <w:rPr>
          <w:rFonts w:ascii="Segoe UI" w:eastAsia="Times New Roman" w:hAnsi="Segoe UI" w:cs="Segoe UI"/>
          <w:color w:val="24292E"/>
          <w:sz w:val="24"/>
          <w:szCs w:val="24"/>
          <w:lang w:eastAsia="en-GB"/>
        </w:rPr>
        <w:t xml:space="preserve">, a monstrous body of water over 75km long. I </w:t>
      </w:r>
      <w:proofErr w:type="gramStart"/>
      <w:r w:rsidRPr="006F30FD">
        <w:rPr>
          <w:rFonts w:ascii="Segoe UI" w:eastAsia="Times New Roman" w:hAnsi="Segoe UI" w:cs="Segoe UI"/>
          <w:color w:val="24292E"/>
          <w:sz w:val="24"/>
          <w:szCs w:val="24"/>
          <w:lang w:eastAsia="en-GB"/>
        </w:rPr>
        <w:t>didn't</w:t>
      </w:r>
      <w:proofErr w:type="gramEnd"/>
      <w:r w:rsidRPr="006F30FD">
        <w:rPr>
          <w:rFonts w:ascii="Segoe UI" w:eastAsia="Times New Roman" w:hAnsi="Segoe UI" w:cs="Segoe UI"/>
          <w:color w:val="24292E"/>
          <w:sz w:val="24"/>
          <w:szCs w:val="24"/>
          <w:lang w:eastAsia="en-GB"/>
        </w:rPr>
        <w:t xml:space="preserve"> tempt the driver to stop for photos. I was too focussed on our conversation. One of the best aspects of travelling is talking to random people about life. In this case, the </w:t>
      </w:r>
      <w:proofErr w:type="spellStart"/>
      <w:r w:rsidRPr="006F30FD">
        <w:rPr>
          <w:rFonts w:ascii="Segoe UI" w:eastAsia="Times New Roman" w:hAnsi="Segoe UI" w:cs="Segoe UI"/>
          <w:color w:val="24292E"/>
          <w:sz w:val="24"/>
          <w:szCs w:val="24"/>
          <w:lang w:eastAsia="en-GB"/>
        </w:rPr>
        <w:t>coversation</w:t>
      </w:r>
      <w:proofErr w:type="spellEnd"/>
      <w:r w:rsidRPr="006F30FD">
        <w:rPr>
          <w:rFonts w:ascii="Segoe UI" w:eastAsia="Times New Roman" w:hAnsi="Segoe UI" w:cs="Segoe UI"/>
          <w:color w:val="24292E"/>
          <w:sz w:val="24"/>
          <w:szCs w:val="24"/>
          <w:lang w:eastAsia="en-GB"/>
        </w:rPr>
        <w:t xml:space="preserve"> focussed on New Zealand culture and Liverpool Football Club. Originating from South America, he loved football. Why support Liverpool F C? Why not.</w:t>
      </w:r>
    </w:p>
    <w:p w14:paraId="297E4E3D"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We arrived in Queenstown centre. I was initially underwhelmed. It was humble. Sydney CBD's David Jones store was </w:t>
      </w:r>
      <w:proofErr w:type="spellStart"/>
      <w:r w:rsidRPr="006F30FD">
        <w:rPr>
          <w:rFonts w:ascii="Segoe UI" w:eastAsia="Times New Roman" w:hAnsi="Segoe UI" w:cs="Segoe UI"/>
          <w:color w:val="24292E"/>
          <w:sz w:val="24"/>
          <w:szCs w:val="24"/>
          <w:lang w:eastAsia="en-GB"/>
        </w:rPr>
        <w:t>roughley</w:t>
      </w:r>
      <w:proofErr w:type="spellEnd"/>
      <w:r w:rsidRPr="006F30FD">
        <w:rPr>
          <w:rFonts w:ascii="Segoe UI" w:eastAsia="Times New Roman" w:hAnsi="Segoe UI" w:cs="Segoe UI"/>
          <w:color w:val="24292E"/>
          <w:sz w:val="24"/>
          <w:szCs w:val="24"/>
          <w:lang w:eastAsia="en-GB"/>
        </w:rPr>
        <w:t xml:space="preserve"> the same size of the Queenstown's CBD. It did pack a lot into its quaint estate. There were many tourist centres, </w:t>
      </w:r>
      <w:proofErr w:type="gramStart"/>
      <w:r w:rsidRPr="006F30FD">
        <w:rPr>
          <w:rFonts w:ascii="Segoe UI" w:eastAsia="Times New Roman" w:hAnsi="Segoe UI" w:cs="Segoe UI"/>
          <w:color w:val="24292E"/>
          <w:sz w:val="24"/>
          <w:szCs w:val="24"/>
          <w:lang w:eastAsia="en-GB"/>
        </w:rPr>
        <w:t>shops</w:t>
      </w:r>
      <w:proofErr w:type="gramEnd"/>
      <w:r w:rsidRPr="006F30FD">
        <w:rPr>
          <w:rFonts w:ascii="Segoe UI" w:eastAsia="Times New Roman" w:hAnsi="Segoe UI" w:cs="Segoe UI"/>
          <w:color w:val="24292E"/>
          <w:sz w:val="24"/>
          <w:szCs w:val="24"/>
          <w:lang w:eastAsia="en-GB"/>
        </w:rPr>
        <w:t xml:space="preserve"> and hostels. The largest buildings accommodated the youth hostels, or backpackers, as they were known here. I was booked into </w:t>
      </w:r>
      <w:proofErr w:type="gramStart"/>
      <w:r w:rsidRPr="006F30FD">
        <w:rPr>
          <w:rFonts w:ascii="Segoe UI" w:eastAsia="Times New Roman" w:hAnsi="Segoe UI" w:cs="Segoe UI"/>
          <w:color w:val="24292E"/>
          <w:sz w:val="24"/>
          <w:szCs w:val="24"/>
          <w:lang w:eastAsia="en-GB"/>
        </w:rPr>
        <w:t>Nomads</w:t>
      </w:r>
      <w:proofErr w:type="gramEnd"/>
      <w:r w:rsidRPr="006F30FD">
        <w:rPr>
          <w:rFonts w:ascii="Segoe UI" w:eastAsia="Times New Roman" w:hAnsi="Segoe UI" w:cs="Segoe UI"/>
          <w:color w:val="24292E"/>
          <w:sz w:val="24"/>
          <w:szCs w:val="24"/>
          <w:lang w:eastAsia="en-GB"/>
        </w:rPr>
        <w:t xml:space="preserve"> backpackers. Hostels had become the travel accommodation of choice since arriving in Australia. Each hostel was a shared living space including a toilet, kitchen and sleeping quarters. They were by far the cheapest accommodation in the city.</w:t>
      </w:r>
    </w:p>
    <w:p w14:paraId="6D8C5139"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I checked in at reception. The backpackers provided me with a set of bed sheets and </w:t>
      </w:r>
      <w:proofErr w:type="gramStart"/>
      <w:r w:rsidRPr="006F30FD">
        <w:rPr>
          <w:rFonts w:ascii="Segoe UI" w:eastAsia="Times New Roman" w:hAnsi="Segoe UI" w:cs="Segoe UI"/>
          <w:color w:val="24292E"/>
          <w:sz w:val="24"/>
          <w:szCs w:val="24"/>
          <w:lang w:eastAsia="en-GB"/>
        </w:rPr>
        <w:t>pillow cases</w:t>
      </w:r>
      <w:proofErr w:type="gramEnd"/>
      <w:r w:rsidRPr="006F30FD">
        <w:rPr>
          <w:rFonts w:ascii="Segoe UI" w:eastAsia="Times New Roman" w:hAnsi="Segoe UI" w:cs="Segoe UI"/>
          <w:color w:val="24292E"/>
          <w:sz w:val="24"/>
          <w:szCs w:val="24"/>
          <w:lang w:eastAsia="en-GB"/>
        </w:rPr>
        <w:t xml:space="preserve">. I was assigned the lower bunk of a bed in a </w:t>
      </w:r>
      <w:proofErr w:type="gramStart"/>
      <w:r w:rsidRPr="006F30FD">
        <w:rPr>
          <w:rFonts w:ascii="Segoe UI" w:eastAsia="Times New Roman" w:hAnsi="Segoe UI" w:cs="Segoe UI"/>
          <w:color w:val="24292E"/>
          <w:sz w:val="24"/>
          <w:szCs w:val="24"/>
          <w:lang w:eastAsia="en-GB"/>
        </w:rPr>
        <w:t>6 person</w:t>
      </w:r>
      <w:proofErr w:type="gramEnd"/>
      <w:r w:rsidRPr="006F30FD">
        <w:rPr>
          <w:rFonts w:ascii="Segoe UI" w:eastAsia="Times New Roman" w:hAnsi="Segoe UI" w:cs="Segoe UI"/>
          <w:color w:val="24292E"/>
          <w:sz w:val="24"/>
          <w:szCs w:val="24"/>
          <w:lang w:eastAsia="en-GB"/>
        </w:rPr>
        <w:t xml:space="preserve"> room share. There were 3 bunk beds and enough floor space to swing a mouse by its tail. I couldn’t see the </w:t>
      </w:r>
      <w:proofErr w:type="gramStart"/>
      <w:r w:rsidRPr="006F30FD">
        <w:rPr>
          <w:rFonts w:ascii="Segoe UI" w:eastAsia="Times New Roman" w:hAnsi="Segoe UI" w:cs="Segoe UI"/>
          <w:color w:val="24292E"/>
          <w:sz w:val="24"/>
          <w:szCs w:val="24"/>
          <w:lang w:eastAsia="en-GB"/>
        </w:rPr>
        <w:t>floor,</w:t>
      </w:r>
      <w:proofErr w:type="gramEnd"/>
      <w:r w:rsidRPr="006F30FD">
        <w:rPr>
          <w:rFonts w:ascii="Segoe UI" w:eastAsia="Times New Roman" w:hAnsi="Segoe UI" w:cs="Segoe UI"/>
          <w:color w:val="24292E"/>
          <w:sz w:val="24"/>
          <w:szCs w:val="24"/>
          <w:lang w:eastAsia="en-GB"/>
        </w:rPr>
        <w:t xml:space="preserve"> such was the mess of clothes and hair dryers strewn upon it. I tippy-toed my way around the carnage to the vacant bed. I chucked my backpack underneath and headed out.</w:t>
      </w:r>
    </w:p>
    <w:p w14:paraId="3B14FA75"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Andy text me to mention he had landed in Christchurch. He had picked up the "</w:t>
      </w:r>
      <w:proofErr w:type="spellStart"/>
      <w:r w:rsidRPr="006F30FD">
        <w:rPr>
          <w:rFonts w:ascii="Segoe UI" w:eastAsia="Times New Roman" w:hAnsi="Segoe UI" w:cs="Segoe UI"/>
          <w:color w:val="24292E"/>
          <w:sz w:val="24"/>
          <w:szCs w:val="24"/>
          <w:lang w:eastAsia="en-GB"/>
        </w:rPr>
        <w:t>sh</w:t>
      </w:r>
      <w:proofErr w:type="spellEnd"/>
      <w:r w:rsidRPr="006F30FD">
        <w:rPr>
          <w:rFonts w:ascii="Segoe UI" w:eastAsia="Times New Roman" w:hAnsi="Segoe UI" w:cs="Segoe UI"/>
          <w:color w:val="24292E"/>
          <w:sz w:val="24"/>
          <w:szCs w:val="24"/>
          <w:lang w:eastAsia="en-GB"/>
        </w:rPr>
        <w:t xml:space="preserve">*t box" rental vehicle and was half a </w:t>
      </w:r>
      <w:proofErr w:type="spellStart"/>
      <w:proofErr w:type="gramStart"/>
      <w:r w:rsidRPr="006F30FD">
        <w:rPr>
          <w:rFonts w:ascii="Segoe UI" w:eastAsia="Times New Roman" w:hAnsi="Segoe UI" w:cs="Segoe UI"/>
          <w:color w:val="24292E"/>
          <w:sz w:val="24"/>
          <w:szCs w:val="24"/>
          <w:lang w:eastAsia="en-GB"/>
        </w:rPr>
        <w:t>days</w:t>
      </w:r>
      <w:proofErr w:type="spellEnd"/>
      <w:proofErr w:type="gramEnd"/>
      <w:r w:rsidRPr="006F30FD">
        <w:rPr>
          <w:rFonts w:ascii="Segoe UI" w:eastAsia="Times New Roman" w:hAnsi="Segoe UI" w:cs="Segoe UI"/>
          <w:color w:val="24292E"/>
          <w:sz w:val="24"/>
          <w:szCs w:val="24"/>
          <w:lang w:eastAsia="en-GB"/>
        </w:rPr>
        <w:t xml:space="preserve"> travel from Queenstown. Instead of hanging around in the hostel I went into town to explore. The first feature to catch my eye was the stream that ran through the centre. The stream was surrounded by bars; the weirdest and most wonderous was a microbrewery pub for Mac’s Beer, a famous New Zealand brewery. My excitement grew when I entered and saw a plethora of </w:t>
      </w:r>
      <w:proofErr w:type="gramStart"/>
      <w:r w:rsidRPr="006F30FD">
        <w:rPr>
          <w:rFonts w:ascii="Segoe UI" w:eastAsia="Times New Roman" w:hAnsi="Segoe UI" w:cs="Segoe UI"/>
          <w:color w:val="24292E"/>
          <w:sz w:val="24"/>
          <w:szCs w:val="24"/>
          <w:lang w:eastAsia="en-GB"/>
        </w:rPr>
        <w:t>limited edition</w:t>
      </w:r>
      <w:proofErr w:type="gramEnd"/>
      <w:r w:rsidRPr="006F30FD">
        <w:rPr>
          <w:rFonts w:ascii="Segoe UI" w:eastAsia="Times New Roman" w:hAnsi="Segoe UI" w:cs="Segoe UI"/>
          <w:color w:val="24292E"/>
          <w:sz w:val="24"/>
          <w:szCs w:val="24"/>
          <w:lang w:eastAsia="en-GB"/>
        </w:rPr>
        <w:t xml:space="preserve"> winter beers on tap. All the limited editions were dark and very strong.</w:t>
      </w:r>
    </w:p>
    <w:p w14:paraId="2ED932FF"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lastRenderedPageBreak/>
        <w:t xml:space="preserve">Walking around town I saw cafés, adventure stores, more </w:t>
      </w:r>
      <w:proofErr w:type="gramStart"/>
      <w:r w:rsidRPr="006F30FD">
        <w:rPr>
          <w:rFonts w:ascii="Segoe UI" w:eastAsia="Times New Roman" w:hAnsi="Segoe UI" w:cs="Segoe UI"/>
          <w:color w:val="24292E"/>
          <w:sz w:val="24"/>
          <w:szCs w:val="24"/>
          <w:lang w:eastAsia="en-GB"/>
        </w:rPr>
        <w:t>bars</w:t>
      </w:r>
      <w:proofErr w:type="gramEnd"/>
      <w:r w:rsidRPr="006F30FD">
        <w:rPr>
          <w:rFonts w:ascii="Segoe UI" w:eastAsia="Times New Roman" w:hAnsi="Segoe UI" w:cs="Segoe UI"/>
          <w:color w:val="24292E"/>
          <w:sz w:val="24"/>
          <w:szCs w:val="24"/>
          <w:lang w:eastAsia="en-GB"/>
        </w:rPr>
        <w:t xml:space="preserve"> and a queue of people the length of the </w:t>
      </w:r>
      <w:proofErr w:type="spellStart"/>
      <w:r w:rsidRPr="006F30FD">
        <w:rPr>
          <w:rFonts w:ascii="Segoe UI" w:eastAsia="Times New Roman" w:hAnsi="Segoe UI" w:cs="Segoe UI"/>
          <w:color w:val="24292E"/>
          <w:sz w:val="24"/>
          <w:szCs w:val="24"/>
          <w:lang w:eastAsia="en-GB"/>
        </w:rPr>
        <w:t>highstreet</w:t>
      </w:r>
      <w:proofErr w:type="spellEnd"/>
      <w:r w:rsidRPr="006F30FD">
        <w:rPr>
          <w:rFonts w:ascii="Segoe UI" w:eastAsia="Times New Roman" w:hAnsi="Segoe UI" w:cs="Segoe UI"/>
          <w:color w:val="24292E"/>
          <w:sz w:val="24"/>
          <w:szCs w:val="24"/>
          <w:lang w:eastAsia="en-GB"/>
        </w:rPr>
        <w:t>. I looked at the sign above the entrance, it read "</w:t>
      </w:r>
      <w:proofErr w:type="spellStart"/>
      <w:r w:rsidRPr="006F30FD">
        <w:rPr>
          <w:rFonts w:ascii="Segoe UI" w:eastAsia="Times New Roman" w:hAnsi="Segoe UI" w:cs="Segoe UI"/>
          <w:color w:val="24292E"/>
          <w:sz w:val="24"/>
          <w:szCs w:val="24"/>
          <w:lang w:eastAsia="en-GB"/>
        </w:rPr>
        <w:t>Fergburger</w:t>
      </w:r>
      <w:proofErr w:type="spellEnd"/>
      <w:r w:rsidRPr="006F30FD">
        <w:rPr>
          <w:rFonts w:ascii="Segoe UI" w:eastAsia="Times New Roman" w:hAnsi="Segoe UI" w:cs="Segoe UI"/>
          <w:color w:val="24292E"/>
          <w:sz w:val="24"/>
          <w:szCs w:val="24"/>
          <w:lang w:eastAsia="en-GB"/>
        </w:rPr>
        <w:t xml:space="preserve">". I walked up to a random person in the queue and asked, "what's this place then?". "You've never heard of </w:t>
      </w:r>
      <w:proofErr w:type="spellStart"/>
      <w:r w:rsidRPr="006F30FD">
        <w:rPr>
          <w:rFonts w:ascii="Segoe UI" w:eastAsia="Times New Roman" w:hAnsi="Segoe UI" w:cs="Segoe UI"/>
          <w:color w:val="24292E"/>
          <w:sz w:val="24"/>
          <w:szCs w:val="24"/>
          <w:lang w:eastAsia="en-GB"/>
        </w:rPr>
        <w:t>Ferg</w:t>
      </w:r>
      <w:proofErr w:type="spellEnd"/>
      <w:r w:rsidRPr="006F30FD">
        <w:rPr>
          <w:rFonts w:ascii="Segoe UI" w:eastAsia="Times New Roman" w:hAnsi="Segoe UI" w:cs="Segoe UI"/>
          <w:color w:val="24292E"/>
          <w:sz w:val="24"/>
          <w:szCs w:val="24"/>
          <w:lang w:eastAsia="en-GB"/>
        </w:rPr>
        <w:t xml:space="preserve"> Burger? It's the best gourmet burger joint in town.", the gentleman replied. My immediate thoughts were, if it could better </w:t>
      </w:r>
      <w:proofErr w:type="spellStart"/>
      <w:r w:rsidRPr="006F30FD">
        <w:rPr>
          <w:rFonts w:ascii="Segoe UI" w:eastAsia="Times New Roman" w:hAnsi="Segoe UI" w:cs="Segoe UI"/>
          <w:color w:val="24292E"/>
          <w:sz w:val="24"/>
          <w:szCs w:val="24"/>
          <w:lang w:eastAsia="en-GB"/>
        </w:rPr>
        <w:t>Benbry</w:t>
      </w:r>
      <w:proofErr w:type="spellEnd"/>
      <w:r w:rsidRPr="006F30FD">
        <w:rPr>
          <w:rFonts w:ascii="Segoe UI" w:eastAsia="Times New Roman" w:hAnsi="Segoe UI" w:cs="Segoe UI"/>
          <w:color w:val="24292E"/>
          <w:sz w:val="24"/>
          <w:szCs w:val="24"/>
          <w:lang w:eastAsia="en-GB"/>
        </w:rPr>
        <w:t xml:space="preserve">, I would happily leave on the next flight to Sydney. The queue was moving quickly. I was hungry, with time on my hands. I joined the queue. 30 minutes later I entered the small diner. There were </w:t>
      </w:r>
      <w:proofErr w:type="gramStart"/>
      <w:r w:rsidRPr="006F30FD">
        <w:rPr>
          <w:rFonts w:ascii="Segoe UI" w:eastAsia="Times New Roman" w:hAnsi="Segoe UI" w:cs="Segoe UI"/>
          <w:color w:val="24292E"/>
          <w:sz w:val="24"/>
          <w:szCs w:val="24"/>
          <w:lang w:eastAsia="en-GB"/>
        </w:rPr>
        <w:t>a large number of</w:t>
      </w:r>
      <w:proofErr w:type="gramEnd"/>
      <w:r w:rsidRPr="006F30FD">
        <w:rPr>
          <w:rFonts w:ascii="Segoe UI" w:eastAsia="Times New Roman" w:hAnsi="Segoe UI" w:cs="Segoe UI"/>
          <w:color w:val="24292E"/>
          <w:sz w:val="24"/>
          <w:szCs w:val="24"/>
          <w:lang w:eastAsia="en-GB"/>
        </w:rPr>
        <w:t xml:space="preserve"> staff members working in behind the counter. It was a production line: Cook, fetch, assemble, package and yell. I looked up at the </w:t>
      </w:r>
      <w:proofErr w:type="gramStart"/>
      <w:r w:rsidRPr="006F30FD">
        <w:rPr>
          <w:rFonts w:ascii="Segoe UI" w:eastAsia="Times New Roman" w:hAnsi="Segoe UI" w:cs="Segoe UI"/>
          <w:color w:val="24292E"/>
          <w:sz w:val="24"/>
          <w:szCs w:val="24"/>
          <w:lang w:eastAsia="en-GB"/>
        </w:rPr>
        <w:t>hand written</w:t>
      </w:r>
      <w:proofErr w:type="gramEnd"/>
      <w:r w:rsidRPr="006F30FD">
        <w:rPr>
          <w:rFonts w:ascii="Segoe UI" w:eastAsia="Times New Roman" w:hAnsi="Segoe UI" w:cs="Segoe UI"/>
          <w:color w:val="24292E"/>
          <w:sz w:val="24"/>
          <w:szCs w:val="24"/>
          <w:lang w:eastAsia="en-GB"/>
        </w:rPr>
        <w:t xml:space="preserve"> menu behind the counter. Their standard offerings included the </w:t>
      </w:r>
      <w:proofErr w:type="spellStart"/>
      <w:r w:rsidRPr="006F30FD">
        <w:rPr>
          <w:rFonts w:ascii="Segoe UI" w:eastAsia="Times New Roman" w:hAnsi="Segoe UI" w:cs="Segoe UI"/>
          <w:color w:val="24292E"/>
          <w:sz w:val="24"/>
          <w:szCs w:val="24"/>
          <w:lang w:eastAsia="en-GB"/>
        </w:rPr>
        <w:t>Fergburger</w:t>
      </w:r>
      <w:proofErr w:type="spellEnd"/>
      <w:r w:rsidRPr="006F30FD">
        <w:rPr>
          <w:rFonts w:ascii="Segoe UI" w:eastAsia="Times New Roman" w:hAnsi="Segoe UI" w:cs="Segoe UI"/>
          <w:color w:val="24292E"/>
          <w:sz w:val="24"/>
          <w:szCs w:val="24"/>
          <w:lang w:eastAsia="en-GB"/>
        </w:rPr>
        <w:t xml:space="preserve">(beef), </w:t>
      </w:r>
      <w:proofErr w:type="spellStart"/>
      <w:r w:rsidRPr="006F30FD">
        <w:rPr>
          <w:rFonts w:ascii="Segoe UI" w:eastAsia="Times New Roman" w:hAnsi="Segoe UI" w:cs="Segoe UI"/>
          <w:color w:val="24292E"/>
          <w:sz w:val="24"/>
          <w:szCs w:val="24"/>
          <w:lang w:eastAsia="en-GB"/>
        </w:rPr>
        <w:t>Cockadoodle</w:t>
      </w:r>
      <w:proofErr w:type="spellEnd"/>
      <w:r w:rsidRPr="006F30FD">
        <w:rPr>
          <w:rFonts w:ascii="Segoe UI" w:eastAsia="Times New Roman" w:hAnsi="Segoe UI" w:cs="Segoe UI"/>
          <w:color w:val="24292E"/>
          <w:sz w:val="24"/>
          <w:szCs w:val="24"/>
          <w:lang w:eastAsia="en-GB"/>
        </w:rPr>
        <w:t xml:space="preserve"> Oink (chicken and bacon), Bun Laden (Falafel with salad) and The </w:t>
      </w:r>
      <w:proofErr w:type="spellStart"/>
      <w:r w:rsidRPr="006F30FD">
        <w:rPr>
          <w:rFonts w:ascii="Segoe UI" w:eastAsia="Times New Roman" w:hAnsi="Segoe UI" w:cs="Segoe UI"/>
          <w:color w:val="24292E"/>
          <w:sz w:val="24"/>
          <w:szCs w:val="24"/>
          <w:lang w:eastAsia="en-GB"/>
        </w:rPr>
        <w:t>Codfather</w:t>
      </w:r>
      <w:proofErr w:type="spellEnd"/>
      <w:r w:rsidRPr="006F30FD">
        <w:rPr>
          <w:rFonts w:ascii="Segoe UI" w:eastAsia="Times New Roman" w:hAnsi="Segoe UI" w:cs="Segoe UI"/>
          <w:color w:val="24292E"/>
          <w:sz w:val="24"/>
          <w:szCs w:val="24"/>
          <w:lang w:eastAsia="en-GB"/>
        </w:rPr>
        <w:t xml:space="preserve"> (blue code). Their most extreme burger was the </w:t>
      </w:r>
      <w:proofErr w:type="spellStart"/>
      <w:r w:rsidRPr="006F30FD">
        <w:rPr>
          <w:rFonts w:ascii="Segoe UI" w:eastAsia="Times New Roman" w:hAnsi="Segoe UI" w:cs="Segoe UI"/>
          <w:color w:val="24292E"/>
          <w:sz w:val="24"/>
          <w:szCs w:val="24"/>
          <w:lang w:eastAsia="en-GB"/>
        </w:rPr>
        <w:t>the</w:t>
      </w:r>
      <w:proofErr w:type="spellEnd"/>
      <w:r w:rsidRPr="006F30FD">
        <w:rPr>
          <w:rFonts w:ascii="Segoe UI" w:eastAsia="Times New Roman" w:hAnsi="Segoe UI" w:cs="Segoe UI"/>
          <w:color w:val="24292E"/>
          <w:sz w:val="24"/>
          <w:szCs w:val="24"/>
          <w:lang w:eastAsia="en-GB"/>
        </w:rPr>
        <w:t xml:space="preserve"> Big Al. He was ¾ pound of beef, lashings of bacon, a whole lot of cheese, 2 eggs, loads of salad and a big wad of aioli. Fries were at extra cost. When I received my </w:t>
      </w:r>
      <w:proofErr w:type="spellStart"/>
      <w:r w:rsidRPr="006F30FD">
        <w:rPr>
          <w:rFonts w:ascii="Segoe UI" w:eastAsia="Times New Roman" w:hAnsi="Segoe UI" w:cs="Segoe UI"/>
          <w:color w:val="24292E"/>
          <w:sz w:val="24"/>
          <w:szCs w:val="24"/>
          <w:lang w:eastAsia="en-GB"/>
        </w:rPr>
        <w:t>Fergburger</w:t>
      </w:r>
      <w:proofErr w:type="spellEnd"/>
      <w:r w:rsidRPr="006F30FD">
        <w:rPr>
          <w:rFonts w:ascii="Segoe UI" w:eastAsia="Times New Roman" w:hAnsi="Segoe UI" w:cs="Segoe UI"/>
          <w:color w:val="24292E"/>
          <w:sz w:val="24"/>
          <w:szCs w:val="24"/>
          <w:lang w:eastAsia="en-GB"/>
        </w:rPr>
        <w:t xml:space="preserve"> I did a double take. I could barely hold their standard size burger, given its enormous size. I </w:t>
      </w:r>
      <w:proofErr w:type="spellStart"/>
      <w:r w:rsidRPr="006F30FD">
        <w:rPr>
          <w:rFonts w:ascii="Segoe UI" w:eastAsia="Times New Roman" w:hAnsi="Segoe UI" w:cs="Segoe UI"/>
          <w:color w:val="24292E"/>
          <w:sz w:val="24"/>
          <w:szCs w:val="24"/>
          <w:lang w:eastAsia="en-GB"/>
        </w:rPr>
        <w:t>strategised</w:t>
      </w:r>
      <w:proofErr w:type="spellEnd"/>
      <w:r w:rsidRPr="006F30FD">
        <w:rPr>
          <w:rFonts w:ascii="Segoe UI" w:eastAsia="Times New Roman" w:hAnsi="Segoe UI" w:cs="Segoe UI"/>
          <w:color w:val="24292E"/>
          <w:sz w:val="24"/>
          <w:szCs w:val="24"/>
          <w:lang w:eastAsia="en-GB"/>
        </w:rPr>
        <w:t xml:space="preserve"> a plan of attack. Doing what only a fool would attempt. I opened my mouth as wide as I could and took a bite. This was a </w:t>
      </w:r>
      <w:proofErr w:type="gramStart"/>
      <w:r w:rsidRPr="006F30FD">
        <w:rPr>
          <w:rFonts w:ascii="Segoe UI" w:eastAsia="Times New Roman" w:hAnsi="Segoe UI" w:cs="Segoe UI"/>
          <w:color w:val="24292E"/>
          <w:sz w:val="24"/>
          <w:szCs w:val="24"/>
          <w:lang w:eastAsia="en-GB"/>
        </w:rPr>
        <w:t>school boy</w:t>
      </w:r>
      <w:proofErr w:type="gramEnd"/>
      <w:r w:rsidRPr="006F30FD">
        <w:rPr>
          <w:rFonts w:ascii="Segoe UI" w:eastAsia="Times New Roman" w:hAnsi="Segoe UI" w:cs="Segoe UI"/>
          <w:color w:val="24292E"/>
          <w:sz w:val="24"/>
          <w:szCs w:val="24"/>
          <w:lang w:eastAsia="en-GB"/>
        </w:rPr>
        <w:t xml:space="preserve"> error. By the time I had finished eating, my jaw muscles ached.</w:t>
      </w:r>
    </w:p>
    <w:p w14:paraId="5D8627F8"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The hectic throb of the Queenstown </w:t>
      </w:r>
      <w:proofErr w:type="spellStart"/>
      <w:r w:rsidRPr="006F30FD">
        <w:rPr>
          <w:rFonts w:ascii="Segoe UI" w:eastAsia="Times New Roman" w:hAnsi="Segoe UI" w:cs="Segoe UI"/>
          <w:color w:val="24292E"/>
          <w:sz w:val="24"/>
          <w:szCs w:val="24"/>
          <w:lang w:eastAsia="en-GB"/>
        </w:rPr>
        <w:t>highstreet</w:t>
      </w:r>
      <w:proofErr w:type="spellEnd"/>
      <w:r w:rsidRPr="006F30FD">
        <w:rPr>
          <w:rFonts w:ascii="Segoe UI" w:eastAsia="Times New Roman" w:hAnsi="Segoe UI" w:cs="Segoe UI"/>
          <w:color w:val="24292E"/>
          <w:sz w:val="24"/>
          <w:szCs w:val="24"/>
          <w:lang w:eastAsia="en-GB"/>
        </w:rPr>
        <w:t xml:space="preserve"> made way for the serenity of Lake </w:t>
      </w:r>
      <w:proofErr w:type="spellStart"/>
      <w:r w:rsidRPr="006F30FD">
        <w:rPr>
          <w:rFonts w:ascii="Segoe UI" w:eastAsia="Times New Roman" w:hAnsi="Segoe UI" w:cs="Segoe UI"/>
          <w:color w:val="24292E"/>
          <w:sz w:val="24"/>
          <w:szCs w:val="24"/>
          <w:lang w:eastAsia="en-GB"/>
        </w:rPr>
        <w:t>Wakapitu</w:t>
      </w:r>
      <w:proofErr w:type="spellEnd"/>
      <w:r w:rsidRPr="006F30FD">
        <w:rPr>
          <w:rFonts w:ascii="Segoe UI" w:eastAsia="Times New Roman" w:hAnsi="Segoe UI" w:cs="Segoe UI"/>
          <w:color w:val="24292E"/>
          <w:sz w:val="24"/>
          <w:szCs w:val="24"/>
          <w:lang w:eastAsia="en-GB"/>
        </w:rPr>
        <w:t xml:space="preserve">. Boats were abundant, offering tours of the serene, expansive body of water. I paused for a minute, took a deep </w:t>
      </w:r>
      <w:proofErr w:type="gramStart"/>
      <w:r w:rsidRPr="006F30FD">
        <w:rPr>
          <w:rFonts w:ascii="Segoe UI" w:eastAsia="Times New Roman" w:hAnsi="Segoe UI" w:cs="Segoe UI"/>
          <w:color w:val="24292E"/>
          <w:sz w:val="24"/>
          <w:szCs w:val="24"/>
          <w:lang w:eastAsia="en-GB"/>
        </w:rPr>
        <w:t>breath</w:t>
      </w:r>
      <w:proofErr w:type="gramEnd"/>
      <w:r w:rsidRPr="006F30FD">
        <w:rPr>
          <w:rFonts w:ascii="Segoe UI" w:eastAsia="Times New Roman" w:hAnsi="Segoe UI" w:cs="Segoe UI"/>
          <w:color w:val="24292E"/>
          <w:sz w:val="24"/>
          <w:szCs w:val="24"/>
          <w:lang w:eastAsia="en-GB"/>
        </w:rPr>
        <w:t xml:space="preserve"> and freed my mind of thoughts. It is no wonder why New Zealanders frequently use the adjective "epic". They are surrounded by so much natural beauty. I broke my gaze of the mountainous backdrop and focussed my attentions back to the throb of town. It was then I noticed the sculpture of the now extinct Moa bird. If only I could have seen this huge animal alive. I took another deep breath and walked towards the hostel.</w:t>
      </w:r>
    </w:p>
    <w:p w14:paraId="7EB82BEF"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I received a phone call later that day. It was Andy. He had just arrived in Queenstown, no dramas. He asked me to meet in some obscure car park on the edge of town. As I </w:t>
      </w:r>
      <w:proofErr w:type="gramStart"/>
      <w:r w:rsidRPr="006F30FD">
        <w:rPr>
          <w:rFonts w:ascii="Segoe UI" w:eastAsia="Times New Roman" w:hAnsi="Segoe UI" w:cs="Segoe UI"/>
          <w:color w:val="24292E"/>
          <w:sz w:val="24"/>
          <w:szCs w:val="24"/>
          <w:lang w:eastAsia="en-GB"/>
        </w:rPr>
        <w:t>arrived</w:t>
      </w:r>
      <w:proofErr w:type="gramEnd"/>
      <w:r w:rsidRPr="006F30FD">
        <w:rPr>
          <w:rFonts w:ascii="Segoe UI" w:eastAsia="Times New Roman" w:hAnsi="Segoe UI" w:cs="Segoe UI"/>
          <w:color w:val="24292E"/>
          <w:sz w:val="24"/>
          <w:szCs w:val="24"/>
          <w:lang w:eastAsia="en-GB"/>
        </w:rPr>
        <w:t xml:space="preserve"> I fixed my eyes on the hire car. What a terrible vehicle. </w:t>
      </w:r>
      <w:proofErr w:type="gramStart"/>
      <w:r w:rsidRPr="006F30FD">
        <w:rPr>
          <w:rFonts w:ascii="Segoe UI" w:eastAsia="Times New Roman" w:hAnsi="Segoe UI" w:cs="Segoe UI"/>
          <w:color w:val="24292E"/>
          <w:sz w:val="24"/>
          <w:szCs w:val="24"/>
          <w:lang w:eastAsia="en-GB"/>
        </w:rPr>
        <w:t xml:space="preserve">A Nissan </w:t>
      </w:r>
      <w:proofErr w:type="spellStart"/>
      <w:r w:rsidRPr="006F30FD">
        <w:rPr>
          <w:rFonts w:ascii="Segoe UI" w:eastAsia="Times New Roman" w:hAnsi="Segoe UI" w:cs="Segoe UI"/>
          <w:color w:val="24292E"/>
          <w:sz w:val="24"/>
          <w:szCs w:val="24"/>
          <w:lang w:eastAsia="en-GB"/>
        </w:rPr>
        <w:t>Fairlady</w:t>
      </w:r>
      <w:proofErr w:type="spellEnd"/>
      <w:r w:rsidRPr="006F30FD">
        <w:rPr>
          <w:rFonts w:ascii="Segoe UI" w:eastAsia="Times New Roman" w:hAnsi="Segoe UI" w:cs="Segoe UI"/>
          <w:color w:val="24292E"/>
          <w:sz w:val="24"/>
          <w:szCs w:val="24"/>
          <w:lang w:eastAsia="en-GB"/>
        </w:rPr>
        <w:t>,</w:t>
      </w:r>
      <w:proofErr w:type="gramEnd"/>
      <w:r w:rsidRPr="006F30FD">
        <w:rPr>
          <w:rFonts w:ascii="Segoe UI" w:eastAsia="Times New Roman" w:hAnsi="Segoe UI" w:cs="Segoe UI"/>
          <w:color w:val="24292E"/>
          <w:sz w:val="24"/>
          <w:szCs w:val="24"/>
          <w:lang w:eastAsia="en-GB"/>
        </w:rPr>
        <w:t xml:space="preserve"> manufactured in the 1990s. Andy laughed, shook my hand, "Let me present our chariot for the week", he said. After pointing out the abundance of defects, "But she runs like a dream", he said. I imagined Andy having to manually propel the car along by foot, </w:t>
      </w:r>
      <w:proofErr w:type="gramStart"/>
      <w:r w:rsidRPr="006F30FD">
        <w:rPr>
          <w:rFonts w:ascii="Segoe UI" w:eastAsia="Times New Roman" w:hAnsi="Segoe UI" w:cs="Segoe UI"/>
          <w:color w:val="24292E"/>
          <w:sz w:val="24"/>
          <w:szCs w:val="24"/>
          <w:lang w:eastAsia="en-GB"/>
        </w:rPr>
        <w:t>Flintstones</w:t>
      </w:r>
      <w:proofErr w:type="gramEnd"/>
      <w:r w:rsidRPr="006F30FD">
        <w:rPr>
          <w:rFonts w:ascii="Segoe UI" w:eastAsia="Times New Roman" w:hAnsi="Segoe UI" w:cs="Segoe UI"/>
          <w:color w:val="24292E"/>
          <w:sz w:val="24"/>
          <w:szCs w:val="24"/>
          <w:lang w:eastAsia="en-GB"/>
        </w:rPr>
        <w:t xml:space="preserve"> style, via a huge cut-out in the driver side foot well. Andy took photos of the lake then grabbed his snowboarding gear out the boot of the car. We headed town-wards.</w:t>
      </w:r>
    </w:p>
    <w:p w14:paraId="7A7A5DAA"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Andy began to chat about his journey from Christchurch. Andy, an avid photographer, captured many photos of his road trip on an SLR Digital Camera. He showed me a few of his favourites. There was so much wilderness in the central region of the South Island. I was jealous of what I saw, but I </w:t>
      </w:r>
      <w:proofErr w:type="gramStart"/>
      <w:r w:rsidRPr="006F30FD">
        <w:rPr>
          <w:rFonts w:ascii="Segoe UI" w:eastAsia="Times New Roman" w:hAnsi="Segoe UI" w:cs="Segoe UI"/>
          <w:color w:val="24292E"/>
          <w:sz w:val="24"/>
          <w:szCs w:val="24"/>
          <w:lang w:eastAsia="en-GB"/>
        </w:rPr>
        <w:t>wouldn’t</w:t>
      </w:r>
      <w:proofErr w:type="gramEnd"/>
      <w:r w:rsidRPr="006F30FD">
        <w:rPr>
          <w:rFonts w:ascii="Segoe UI" w:eastAsia="Times New Roman" w:hAnsi="Segoe UI" w:cs="Segoe UI"/>
          <w:color w:val="24292E"/>
          <w:sz w:val="24"/>
          <w:szCs w:val="24"/>
          <w:lang w:eastAsia="en-GB"/>
        </w:rPr>
        <w:t xml:space="preserve"> have missed that view of the mountain on approach to Queenstown airport for love nor money. </w:t>
      </w:r>
      <w:r w:rsidRPr="006F30FD">
        <w:rPr>
          <w:rFonts w:ascii="Segoe UI" w:eastAsia="Times New Roman" w:hAnsi="Segoe UI" w:cs="Segoe UI"/>
          <w:color w:val="24292E"/>
          <w:sz w:val="24"/>
          <w:szCs w:val="24"/>
          <w:lang w:eastAsia="en-GB"/>
        </w:rPr>
        <w:lastRenderedPageBreak/>
        <w:t>We checked him into Nomads Backpackers and agreed to meetup in the hostel lobby before grabbing food.</w:t>
      </w:r>
    </w:p>
    <w:p w14:paraId="43684E0D"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As we stood in the hostel lobby Andy had a </w:t>
      </w:r>
      <w:proofErr w:type="spellStart"/>
      <w:r w:rsidRPr="006F30FD">
        <w:rPr>
          <w:rFonts w:ascii="Segoe UI" w:eastAsia="Times New Roman" w:hAnsi="Segoe UI" w:cs="Segoe UI"/>
          <w:color w:val="24292E"/>
          <w:sz w:val="24"/>
          <w:szCs w:val="24"/>
          <w:lang w:eastAsia="en-GB"/>
        </w:rPr>
        <w:t>beeming</w:t>
      </w:r>
      <w:proofErr w:type="spellEnd"/>
      <w:r w:rsidRPr="006F30FD">
        <w:rPr>
          <w:rFonts w:ascii="Segoe UI" w:eastAsia="Times New Roman" w:hAnsi="Segoe UI" w:cs="Segoe UI"/>
          <w:color w:val="24292E"/>
          <w:sz w:val="24"/>
          <w:szCs w:val="24"/>
          <w:lang w:eastAsia="en-GB"/>
        </w:rPr>
        <w:t xml:space="preserve"> smile, "I'm happy with my room matey. I've got the lower bunk of the </w:t>
      </w:r>
      <w:proofErr w:type="gramStart"/>
      <w:r w:rsidRPr="006F30FD">
        <w:rPr>
          <w:rFonts w:ascii="Segoe UI" w:eastAsia="Times New Roman" w:hAnsi="Segoe UI" w:cs="Segoe UI"/>
          <w:color w:val="24292E"/>
          <w:sz w:val="24"/>
          <w:szCs w:val="24"/>
          <w:lang w:eastAsia="en-GB"/>
        </w:rPr>
        <w:t>bunk-bed</w:t>
      </w:r>
      <w:proofErr w:type="gramEnd"/>
      <w:r w:rsidRPr="006F30FD">
        <w:rPr>
          <w:rFonts w:ascii="Segoe UI" w:eastAsia="Times New Roman" w:hAnsi="Segoe UI" w:cs="Segoe UI"/>
          <w:color w:val="24292E"/>
          <w:sz w:val="24"/>
          <w:szCs w:val="24"/>
          <w:lang w:eastAsia="en-GB"/>
        </w:rPr>
        <w:t xml:space="preserve">. I just had a quick chat with my </w:t>
      </w:r>
      <w:proofErr w:type="gramStart"/>
      <w:r w:rsidRPr="006F30FD">
        <w:rPr>
          <w:rFonts w:ascii="Segoe UI" w:eastAsia="Times New Roman" w:hAnsi="Segoe UI" w:cs="Segoe UI"/>
          <w:color w:val="24292E"/>
          <w:sz w:val="24"/>
          <w:szCs w:val="24"/>
          <w:lang w:eastAsia="en-GB"/>
        </w:rPr>
        <w:t>room-mates</w:t>
      </w:r>
      <w:proofErr w:type="gramEnd"/>
      <w:r w:rsidRPr="006F30FD">
        <w:rPr>
          <w:rFonts w:ascii="Segoe UI" w:eastAsia="Times New Roman" w:hAnsi="Segoe UI" w:cs="Segoe UI"/>
          <w:color w:val="24292E"/>
          <w:sz w:val="24"/>
          <w:szCs w:val="24"/>
          <w:lang w:eastAsia="en-GB"/>
        </w:rPr>
        <w:t xml:space="preserve">. The girl in the top bunk is dangerously attractive. She's blonde, fit as a butcher's dog, down to earth and from the UK.", he said. He deeply exhaled through pert lips, raised both eyebrows and started to chuckle. "Right, what shall we eat?", he said. I mentioned that </w:t>
      </w:r>
      <w:proofErr w:type="gramStart"/>
      <w:r w:rsidRPr="006F30FD">
        <w:rPr>
          <w:rFonts w:ascii="Segoe UI" w:eastAsia="Times New Roman" w:hAnsi="Segoe UI" w:cs="Segoe UI"/>
          <w:color w:val="24292E"/>
          <w:sz w:val="24"/>
          <w:szCs w:val="24"/>
          <w:lang w:eastAsia="en-GB"/>
        </w:rPr>
        <w:t>I'd</w:t>
      </w:r>
      <w:proofErr w:type="gramEnd"/>
      <w:r w:rsidRPr="006F30FD">
        <w:rPr>
          <w:rFonts w:ascii="Segoe UI" w:eastAsia="Times New Roman" w:hAnsi="Segoe UI" w:cs="Segoe UI"/>
          <w:color w:val="24292E"/>
          <w:sz w:val="24"/>
          <w:szCs w:val="24"/>
          <w:lang w:eastAsia="en-GB"/>
        </w:rPr>
        <w:t xml:space="preserve"> already eaten at </w:t>
      </w:r>
      <w:proofErr w:type="spellStart"/>
      <w:r w:rsidRPr="006F30FD">
        <w:rPr>
          <w:rFonts w:ascii="Segoe UI" w:eastAsia="Times New Roman" w:hAnsi="Segoe UI" w:cs="Segoe UI"/>
          <w:color w:val="24292E"/>
          <w:sz w:val="24"/>
          <w:szCs w:val="24"/>
          <w:lang w:eastAsia="en-GB"/>
        </w:rPr>
        <w:t>Ferg</w:t>
      </w:r>
      <w:proofErr w:type="spellEnd"/>
      <w:r w:rsidRPr="006F30FD">
        <w:rPr>
          <w:rFonts w:ascii="Segoe UI" w:eastAsia="Times New Roman" w:hAnsi="Segoe UI" w:cs="Segoe UI"/>
          <w:color w:val="24292E"/>
          <w:sz w:val="24"/>
          <w:szCs w:val="24"/>
          <w:lang w:eastAsia="en-GB"/>
        </w:rPr>
        <w:t xml:space="preserve"> Burger, and recommended he take a look.</w:t>
      </w:r>
    </w:p>
    <w:p w14:paraId="138715FA"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We entered </w:t>
      </w:r>
      <w:proofErr w:type="spellStart"/>
      <w:r w:rsidRPr="006F30FD">
        <w:rPr>
          <w:rFonts w:ascii="Segoe UI" w:eastAsia="Times New Roman" w:hAnsi="Segoe UI" w:cs="Segoe UI"/>
          <w:color w:val="24292E"/>
          <w:sz w:val="24"/>
          <w:szCs w:val="24"/>
          <w:lang w:eastAsia="en-GB"/>
        </w:rPr>
        <w:t>Ferg</w:t>
      </w:r>
      <w:proofErr w:type="spellEnd"/>
      <w:r w:rsidRPr="006F30FD">
        <w:rPr>
          <w:rFonts w:ascii="Segoe UI" w:eastAsia="Times New Roman" w:hAnsi="Segoe UI" w:cs="Segoe UI"/>
          <w:color w:val="24292E"/>
          <w:sz w:val="24"/>
          <w:szCs w:val="24"/>
          <w:lang w:eastAsia="en-GB"/>
        </w:rPr>
        <w:t xml:space="preserve"> Burger after another lengthy wait. Andy’s eyes went from viewing the menu to viewing the blonde-haired lady in the queue. Two beautifully crafted, floral </w:t>
      </w:r>
      <w:proofErr w:type="spellStart"/>
      <w:r w:rsidRPr="006F30FD">
        <w:rPr>
          <w:rFonts w:ascii="Segoe UI" w:eastAsia="Times New Roman" w:hAnsi="Segoe UI" w:cs="Segoe UI"/>
          <w:color w:val="24292E"/>
          <w:sz w:val="24"/>
          <w:szCs w:val="24"/>
          <w:lang w:eastAsia="en-GB"/>
        </w:rPr>
        <w:t>patterened</w:t>
      </w:r>
      <w:proofErr w:type="spellEnd"/>
      <w:r w:rsidRPr="006F30FD">
        <w:rPr>
          <w:rFonts w:ascii="Segoe UI" w:eastAsia="Times New Roman" w:hAnsi="Segoe UI" w:cs="Segoe UI"/>
          <w:color w:val="24292E"/>
          <w:sz w:val="24"/>
          <w:szCs w:val="24"/>
          <w:lang w:eastAsia="en-GB"/>
        </w:rPr>
        <w:t xml:space="preserve"> tattoos were exposed on her shoulders. I could sense that Andy admired them. "Those are a lovely pair of tats", he said in a loud southern English tone. The admired lady immediately turned around and gave me and Andy the dirtiest of looks. She grabbed her burger and stormed out. We were left bemused. I took a few moments to think about what Andy said. How could it be misinterpreted? "Do you think she may have misheard the word ‘</w:t>
      </w:r>
      <w:proofErr w:type="gramStart"/>
      <w:r w:rsidRPr="006F30FD">
        <w:rPr>
          <w:rFonts w:ascii="Segoe UI" w:eastAsia="Times New Roman" w:hAnsi="Segoe UI" w:cs="Segoe UI"/>
          <w:color w:val="24292E"/>
          <w:sz w:val="24"/>
          <w:szCs w:val="24"/>
          <w:lang w:eastAsia="en-GB"/>
        </w:rPr>
        <w:t>tats’</w:t>
      </w:r>
      <w:proofErr w:type="gramEnd"/>
      <w:r w:rsidRPr="006F30FD">
        <w:rPr>
          <w:rFonts w:ascii="Segoe UI" w:eastAsia="Times New Roman" w:hAnsi="Segoe UI" w:cs="Segoe UI"/>
          <w:color w:val="24292E"/>
          <w:sz w:val="24"/>
          <w:szCs w:val="24"/>
          <w:lang w:eastAsia="en-GB"/>
        </w:rPr>
        <w:t>?", I said. We both laughed out loud.</w:t>
      </w:r>
    </w:p>
    <w:p w14:paraId="4062D5B6"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Andy received a text from his Aussie mates. The group were playing pool in an Alpine style lodge on the edge of town. Anywhere in town was less than a </w:t>
      </w:r>
      <w:proofErr w:type="gramStart"/>
      <w:r w:rsidRPr="006F30FD">
        <w:rPr>
          <w:rFonts w:ascii="Segoe UI" w:eastAsia="Times New Roman" w:hAnsi="Segoe UI" w:cs="Segoe UI"/>
          <w:color w:val="24292E"/>
          <w:sz w:val="24"/>
          <w:szCs w:val="24"/>
          <w:lang w:eastAsia="en-GB"/>
        </w:rPr>
        <w:t>5 minute</w:t>
      </w:r>
      <w:proofErr w:type="gramEnd"/>
      <w:r w:rsidRPr="006F30FD">
        <w:rPr>
          <w:rFonts w:ascii="Segoe UI" w:eastAsia="Times New Roman" w:hAnsi="Segoe UI" w:cs="Segoe UI"/>
          <w:color w:val="24292E"/>
          <w:sz w:val="24"/>
          <w:szCs w:val="24"/>
          <w:lang w:eastAsia="en-GB"/>
        </w:rPr>
        <w:t xml:space="preserve"> walk, which Andy and I decided to commence. The lodge looked authentic from the outside. It was deceptively long on the inside. It covered a large space, sporting loads of indoor bar games including a dedicated American pool tables section. The bar counter was lengthy too. The booty of draught winter dark ales brought a smile to my face. I asked the barmaid for dark, flat ale recommendations. First up was </w:t>
      </w:r>
      <w:proofErr w:type="spellStart"/>
      <w:r w:rsidRPr="006F30FD">
        <w:rPr>
          <w:rFonts w:ascii="Segoe UI" w:eastAsia="Times New Roman" w:hAnsi="Segoe UI" w:cs="Segoe UI"/>
          <w:color w:val="24292E"/>
          <w:sz w:val="24"/>
          <w:szCs w:val="24"/>
          <w:lang w:eastAsia="en-GB"/>
        </w:rPr>
        <w:t>Montieth’s</w:t>
      </w:r>
      <w:proofErr w:type="spellEnd"/>
      <w:r w:rsidRPr="006F30FD">
        <w:rPr>
          <w:rFonts w:ascii="Segoe UI" w:eastAsia="Times New Roman" w:hAnsi="Segoe UI" w:cs="Segoe UI"/>
          <w:color w:val="24292E"/>
          <w:sz w:val="24"/>
          <w:szCs w:val="24"/>
          <w:lang w:eastAsia="en-GB"/>
        </w:rPr>
        <w:t xml:space="preserve">, I had tasted their "Black" version in Sydney. The choice on draught included flavours </w:t>
      </w:r>
      <w:proofErr w:type="gramStart"/>
      <w:r w:rsidRPr="006F30FD">
        <w:rPr>
          <w:rFonts w:ascii="Segoe UI" w:eastAsia="Times New Roman" w:hAnsi="Segoe UI" w:cs="Segoe UI"/>
          <w:color w:val="24292E"/>
          <w:sz w:val="24"/>
          <w:szCs w:val="24"/>
          <w:lang w:eastAsia="en-GB"/>
        </w:rPr>
        <w:t>I'd</w:t>
      </w:r>
      <w:proofErr w:type="gramEnd"/>
      <w:r w:rsidRPr="006F30FD">
        <w:rPr>
          <w:rFonts w:ascii="Segoe UI" w:eastAsia="Times New Roman" w:hAnsi="Segoe UI" w:cs="Segoe UI"/>
          <w:color w:val="24292E"/>
          <w:sz w:val="24"/>
          <w:szCs w:val="24"/>
          <w:lang w:eastAsia="en-GB"/>
        </w:rPr>
        <w:t xml:space="preserve"> never heard of: There was the </w:t>
      </w:r>
      <w:proofErr w:type="spellStart"/>
      <w:r w:rsidRPr="006F30FD">
        <w:rPr>
          <w:rFonts w:ascii="Segoe UI" w:eastAsia="Times New Roman" w:hAnsi="Segoe UI" w:cs="Segoe UI"/>
          <w:color w:val="24292E"/>
          <w:sz w:val="24"/>
          <w:szCs w:val="24"/>
          <w:lang w:eastAsia="en-GB"/>
        </w:rPr>
        <w:t>Dopplebock</w:t>
      </w:r>
      <w:proofErr w:type="spellEnd"/>
      <w:r w:rsidRPr="006F30FD">
        <w:rPr>
          <w:rFonts w:ascii="Segoe UI" w:eastAsia="Times New Roman" w:hAnsi="Segoe UI" w:cs="Segoe UI"/>
          <w:color w:val="24292E"/>
          <w:sz w:val="24"/>
          <w:szCs w:val="24"/>
          <w:lang w:eastAsia="en-GB"/>
        </w:rPr>
        <w:t xml:space="preserve"> Winter Ale, the Velvet Stout and the Oak-Aged Porter. I asked for a shot glass sample of each. They looked the part </w:t>
      </w:r>
      <w:proofErr w:type="gramStart"/>
      <w:r w:rsidRPr="006F30FD">
        <w:rPr>
          <w:rFonts w:ascii="Segoe UI" w:eastAsia="Times New Roman" w:hAnsi="Segoe UI" w:cs="Segoe UI"/>
          <w:color w:val="24292E"/>
          <w:sz w:val="24"/>
          <w:szCs w:val="24"/>
          <w:lang w:eastAsia="en-GB"/>
        </w:rPr>
        <w:t>i.e. ,like</w:t>
      </w:r>
      <w:proofErr w:type="gramEnd"/>
      <w:r w:rsidRPr="006F30FD">
        <w:rPr>
          <w:rFonts w:ascii="Segoe UI" w:eastAsia="Times New Roman" w:hAnsi="Segoe UI" w:cs="Segoe UI"/>
          <w:color w:val="24292E"/>
          <w:sz w:val="24"/>
          <w:szCs w:val="24"/>
          <w:lang w:eastAsia="en-GB"/>
        </w:rPr>
        <w:t xml:space="preserve"> drain water mixed with peat. Unfortunately, they were refreshingly carbonated, lacking the deep, sour flavour of UK dark ales. These beers, like the Mac's beers, had an alcohol content north of 5%.</w:t>
      </w:r>
    </w:p>
    <w:p w14:paraId="2AAD824E"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With drink in hand and coordination regressed, Andy and I turned to "see the action". In a bar dominated by pool tables, the action was related to pool. The tables brimmed with people. The floors </w:t>
      </w:r>
      <w:proofErr w:type="spellStart"/>
      <w:r w:rsidRPr="006F30FD">
        <w:rPr>
          <w:rFonts w:ascii="Segoe UI" w:eastAsia="Times New Roman" w:hAnsi="Segoe UI" w:cs="Segoe UI"/>
          <w:color w:val="24292E"/>
          <w:sz w:val="24"/>
          <w:szCs w:val="24"/>
          <w:lang w:eastAsia="en-GB"/>
        </w:rPr>
        <w:t>couln't</w:t>
      </w:r>
      <w:proofErr w:type="spellEnd"/>
      <w:r w:rsidRPr="006F30FD">
        <w:rPr>
          <w:rFonts w:ascii="Segoe UI" w:eastAsia="Times New Roman" w:hAnsi="Segoe UI" w:cs="Segoe UI"/>
          <w:color w:val="24292E"/>
          <w:sz w:val="24"/>
          <w:szCs w:val="24"/>
          <w:lang w:eastAsia="en-GB"/>
        </w:rPr>
        <w:t xml:space="preserve"> be seen for because of the saw dust. The bar counter could barely be recognised for the peanut shells. "Wait there", Andy said. He walked over and shouted to people on one of the pool tables. I could see Andy recognised them. He said, "Hey mate, how’s it going?" to two of them, shaking their hands vigorously. Andy beckoned me and made introductions. "Dave, Steve. Steve, Dave. Dave, Jon and the rest I honestly don’t know.", Andy chuckled. "They replied in unison, "Hello Dave!". Andy explained that this group of snowboarding Aussies were </w:t>
      </w:r>
      <w:r w:rsidRPr="006F30FD">
        <w:rPr>
          <w:rFonts w:ascii="Segoe UI" w:eastAsia="Times New Roman" w:hAnsi="Segoe UI" w:cs="Segoe UI"/>
          <w:color w:val="24292E"/>
          <w:sz w:val="24"/>
          <w:szCs w:val="24"/>
          <w:lang w:eastAsia="en-GB"/>
        </w:rPr>
        <w:lastRenderedPageBreak/>
        <w:t xml:space="preserve">Johnny Sayer’s mates. Being Aussies and being of the "boarding" community, they were cooler than being cool. If </w:t>
      </w:r>
      <w:proofErr w:type="gramStart"/>
      <w:r w:rsidRPr="006F30FD">
        <w:rPr>
          <w:rFonts w:ascii="Segoe UI" w:eastAsia="Times New Roman" w:hAnsi="Segoe UI" w:cs="Segoe UI"/>
          <w:color w:val="24292E"/>
          <w:sz w:val="24"/>
          <w:szCs w:val="24"/>
          <w:lang w:eastAsia="en-GB"/>
        </w:rPr>
        <w:t>these folk</w:t>
      </w:r>
      <w:proofErr w:type="gramEnd"/>
      <w:r w:rsidRPr="006F30FD">
        <w:rPr>
          <w:rFonts w:ascii="Segoe UI" w:eastAsia="Times New Roman" w:hAnsi="Segoe UI" w:cs="Segoe UI"/>
          <w:color w:val="24292E"/>
          <w:sz w:val="24"/>
          <w:szCs w:val="24"/>
          <w:lang w:eastAsia="en-GB"/>
        </w:rPr>
        <w:t xml:space="preserve"> were any more laid back, they’d be horizonal. From the subsequent conversation Andy had with them, a plan for the next day had been agreed. We were going to be joining the "Ice Cold" Australians.</w:t>
      </w:r>
    </w:p>
    <w:p w14:paraId="5D6CC659"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The hostel has a </w:t>
      </w:r>
      <w:proofErr w:type="gramStart"/>
      <w:r w:rsidRPr="006F30FD">
        <w:rPr>
          <w:rFonts w:ascii="Segoe UI" w:eastAsia="Times New Roman" w:hAnsi="Segoe UI" w:cs="Segoe UI"/>
          <w:color w:val="24292E"/>
          <w:sz w:val="24"/>
          <w:szCs w:val="24"/>
          <w:lang w:eastAsia="en-GB"/>
        </w:rPr>
        <w:t>store room</w:t>
      </w:r>
      <w:proofErr w:type="gramEnd"/>
      <w:r w:rsidRPr="006F30FD">
        <w:rPr>
          <w:rFonts w:ascii="Segoe UI" w:eastAsia="Times New Roman" w:hAnsi="Segoe UI" w:cs="Segoe UI"/>
          <w:color w:val="24292E"/>
          <w:sz w:val="24"/>
          <w:szCs w:val="24"/>
          <w:lang w:eastAsia="en-GB"/>
        </w:rPr>
        <w:t xml:space="preserve"> where, the following morning, I picked up my snowboarding gear. I met Andy in the lobby. He was board-less. His equipment was "secure" in the boot of the hire vehicle. As we stepped outside the hostel we were met with clear blue skies, sunlight peering over the mountains and a shimmer on the crystal-clear waters of Lake </w:t>
      </w:r>
      <w:proofErr w:type="spellStart"/>
      <w:r w:rsidRPr="006F30FD">
        <w:rPr>
          <w:rFonts w:ascii="Segoe UI" w:eastAsia="Times New Roman" w:hAnsi="Segoe UI" w:cs="Segoe UI"/>
          <w:color w:val="24292E"/>
          <w:sz w:val="24"/>
          <w:szCs w:val="24"/>
          <w:lang w:eastAsia="en-GB"/>
        </w:rPr>
        <w:t>Wakapitu</w:t>
      </w:r>
      <w:proofErr w:type="spellEnd"/>
      <w:r w:rsidRPr="006F30FD">
        <w:rPr>
          <w:rFonts w:ascii="Segoe UI" w:eastAsia="Times New Roman" w:hAnsi="Segoe UI" w:cs="Segoe UI"/>
          <w:color w:val="24292E"/>
          <w:sz w:val="24"/>
          <w:szCs w:val="24"/>
          <w:lang w:eastAsia="en-GB"/>
        </w:rPr>
        <w:t xml:space="preserve">. I got into </w:t>
      </w:r>
      <w:proofErr w:type="spellStart"/>
      <w:r w:rsidRPr="006F30FD">
        <w:rPr>
          <w:rFonts w:ascii="Segoe UI" w:eastAsia="Times New Roman" w:hAnsi="Segoe UI" w:cs="Segoe UI"/>
          <w:color w:val="24292E"/>
          <w:sz w:val="24"/>
          <w:szCs w:val="24"/>
          <w:lang w:eastAsia="en-GB"/>
        </w:rPr>
        <w:t>passenge</w:t>
      </w:r>
      <w:proofErr w:type="spellEnd"/>
      <w:r w:rsidRPr="006F30FD">
        <w:rPr>
          <w:rFonts w:ascii="Segoe UI" w:eastAsia="Times New Roman" w:hAnsi="Segoe UI" w:cs="Segoe UI"/>
          <w:color w:val="24292E"/>
          <w:sz w:val="24"/>
          <w:szCs w:val="24"/>
          <w:lang w:eastAsia="en-GB"/>
        </w:rPr>
        <w:t xml:space="preserve"> seat of the car and performed a general assessment of its interior. Andy looked at me quizzically as he tried to locate the ignition. A turn of the car keys put life into the struggling, cold engine. Andy's concern turned to one of delight as the engine roared. He beat his hands down on the dashboard, "Yes!", he exclaimed with enthusiasm. Andy turned his attentions to the CD/radio player. He explained that the radio was, as he eloquently put it, </w:t>
      </w:r>
      <w:proofErr w:type="spellStart"/>
      <w:r w:rsidRPr="006F30FD">
        <w:rPr>
          <w:rFonts w:ascii="Segoe UI" w:eastAsia="Times New Roman" w:hAnsi="Segoe UI" w:cs="Segoe UI"/>
          <w:color w:val="24292E"/>
          <w:sz w:val="24"/>
          <w:szCs w:val="24"/>
          <w:lang w:eastAsia="en-GB"/>
        </w:rPr>
        <w:t>f</w:t>
      </w:r>
      <w:r w:rsidRPr="006F30FD">
        <w:rPr>
          <w:rFonts w:ascii="Segoe UI" w:eastAsia="Times New Roman" w:hAnsi="Segoe UI" w:cs="Segoe UI"/>
          <w:i/>
          <w:iCs/>
          <w:color w:val="24292E"/>
          <w:sz w:val="24"/>
          <w:szCs w:val="24"/>
          <w:lang w:eastAsia="en-GB"/>
        </w:rPr>
        <w:t>cked</w:t>
      </w:r>
      <w:proofErr w:type="spellEnd"/>
      <w:r w:rsidRPr="006F30FD">
        <w:rPr>
          <w:rFonts w:ascii="Segoe UI" w:eastAsia="Times New Roman" w:hAnsi="Segoe UI" w:cs="Segoe UI"/>
          <w:i/>
          <w:iCs/>
          <w:color w:val="24292E"/>
          <w:sz w:val="24"/>
          <w:szCs w:val="24"/>
          <w:lang w:eastAsia="en-GB"/>
        </w:rPr>
        <w:t xml:space="preserve">. However, the CD player was fully functional. The previous customer was kind enough to leave </w:t>
      </w:r>
      <w:proofErr w:type="gramStart"/>
      <w:r w:rsidRPr="006F30FD">
        <w:rPr>
          <w:rFonts w:ascii="Segoe UI" w:eastAsia="Times New Roman" w:hAnsi="Segoe UI" w:cs="Segoe UI"/>
          <w:i/>
          <w:iCs/>
          <w:color w:val="24292E"/>
          <w:sz w:val="24"/>
          <w:szCs w:val="24"/>
          <w:lang w:eastAsia="en-GB"/>
        </w:rPr>
        <w:t>a number of</w:t>
      </w:r>
      <w:proofErr w:type="gramEnd"/>
      <w:r w:rsidRPr="006F30FD">
        <w:rPr>
          <w:rFonts w:ascii="Segoe UI" w:eastAsia="Times New Roman" w:hAnsi="Segoe UI" w:cs="Segoe UI"/>
          <w:i/>
          <w:iCs/>
          <w:color w:val="24292E"/>
          <w:sz w:val="24"/>
          <w:szCs w:val="24"/>
          <w:lang w:eastAsia="en-GB"/>
        </w:rPr>
        <w:t xml:space="preserve"> music compilations. Andy asked me to choose one. Not only was the radio </w:t>
      </w:r>
      <w:proofErr w:type="spellStart"/>
      <w:r w:rsidRPr="006F30FD">
        <w:rPr>
          <w:rFonts w:ascii="Segoe UI" w:eastAsia="Times New Roman" w:hAnsi="Segoe UI" w:cs="Segoe UI"/>
          <w:i/>
          <w:iCs/>
          <w:color w:val="24292E"/>
          <w:sz w:val="24"/>
          <w:szCs w:val="24"/>
          <w:lang w:eastAsia="en-GB"/>
        </w:rPr>
        <w:t>f</w:t>
      </w:r>
      <w:r w:rsidRPr="006F30FD">
        <w:rPr>
          <w:rFonts w:ascii="Segoe UI" w:eastAsia="Times New Roman" w:hAnsi="Segoe UI" w:cs="Segoe UI"/>
          <w:color w:val="24292E"/>
          <w:sz w:val="24"/>
          <w:szCs w:val="24"/>
          <w:lang w:eastAsia="en-GB"/>
        </w:rPr>
        <w:t>cked</w:t>
      </w:r>
      <w:proofErr w:type="spellEnd"/>
      <w:r w:rsidRPr="006F30FD">
        <w:rPr>
          <w:rFonts w:ascii="Segoe UI" w:eastAsia="Times New Roman" w:hAnsi="Segoe UI" w:cs="Segoe UI"/>
          <w:color w:val="24292E"/>
          <w:sz w:val="24"/>
          <w:szCs w:val="24"/>
          <w:lang w:eastAsia="en-GB"/>
        </w:rPr>
        <w:t xml:space="preserve">, but most of the CDs were scratched to f*ck too. "Bingo! We have a winner.", I said on finding a marginally scraped disc. It inserted into the player with the smoothness of sandpaper. After a range of device related malfunctions, the music played at low volume. The sound was stereo, a combination of one working speaker on the rear passenger side and one on the driver's side. I turned the volume up, to eleven. Andy and I, turned, gave each looked a puzzled look and burst out laughing. Whatever this person’s tastes were, it </w:t>
      </w:r>
      <w:proofErr w:type="gramStart"/>
      <w:r w:rsidRPr="006F30FD">
        <w:rPr>
          <w:rFonts w:ascii="Segoe UI" w:eastAsia="Times New Roman" w:hAnsi="Segoe UI" w:cs="Segoe UI"/>
          <w:color w:val="24292E"/>
          <w:sz w:val="24"/>
          <w:szCs w:val="24"/>
          <w:lang w:eastAsia="en-GB"/>
        </w:rPr>
        <w:t>wasn’t</w:t>
      </w:r>
      <w:proofErr w:type="gramEnd"/>
      <w:r w:rsidRPr="006F30FD">
        <w:rPr>
          <w:rFonts w:ascii="Segoe UI" w:eastAsia="Times New Roman" w:hAnsi="Segoe UI" w:cs="Segoe UI"/>
          <w:color w:val="24292E"/>
          <w:sz w:val="24"/>
          <w:szCs w:val="24"/>
          <w:lang w:eastAsia="en-GB"/>
        </w:rPr>
        <w:t xml:space="preserve"> mainstream, unless mainstream was Country and Western.</w:t>
      </w:r>
    </w:p>
    <w:p w14:paraId="31022045"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The </w:t>
      </w:r>
      <w:proofErr w:type="spellStart"/>
      <w:r w:rsidRPr="006F30FD">
        <w:rPr>
          <w:rFonts w:ascii="Segoe UI" w:eastAsia="Times New Roman" w:hAnsi="Segoe UI" w:cs="Segoe UI"/>
          <w:color w:val="24292E"/>
          <w:sz w:val="24"/>
          <w:szCs w:val="24"/>
          <w:lang w:eastAsia="en-GB"/>
        </w:rPr>
        <w:t>sh</w:t>
      </w:r>
      <w:proofErr w:type="spellEnd"/>
      <w:r w:rsidRPr="006F30FD">
        <w:rPr>
          <w:rFonts w:ascii="Segoe UI" w:eastAsia="Times New Roman" w:hAnsi="Segoe UI" w:cs="Segoe UI"/>
          <w:color w:val="24292E"/>
          <w:sz w:val="24"/>
          <w:szCs w:val="24"/>
          <w:lang w:eastAsia="en-GB"/>
        </w:rPr>
        <w:t>*</w:t>
      </w:r>
      <w:proofErr w:type="spellStart"/>
      <w:r w:rsidRPr="006F30FD">
        <w:rPr>
          <w:rFonts w:ascii="Segoe UI" w:eastAsia="Times New Roman" w:hAnsi="Segoe UI" w:cs="Segoe UI"/>
          <w:color w:val="24292E"/>
          <w:sz w:val="24"/>
          <w:szCs w:val="24"/>
          <w:lang w:eastAsia="en-GB"/>
        </w:rPr>
        <w:t>tbox</w:t>
      </w:r>
      <w:proofErr w:type="spellEnd"/>
      <w:r w:rsidRPr="006F30FD">
        <w:rPr>
          <w:rFonts w:ascii="Segoe UI" w:eastAsia="Times New Roman" w:hAnsi="Segoe UI" w:cs="Segoe UI"/>
          <w:color w:val="24292E"/>
          <w:sz w:val="24"/>
          <w:szCs w:val="24"/>
          <w:lang w:eastAsia="en-GB"/>
        </w:rPr>
        <w:t xml:space="preserve"> was taking to the wintery New Zealand hills like a duck to trees. Andy was using every bit of his adolescent driving skills to get the back end of the car to kick out on the corners. As we took to the uphill road sections, the car was getting precariously close to the sheer drop at the road's edge. It was especially perilous when wider cars wanted to get by on single lane roads. The disbelief turned to tears of joy as we successfully passed the SUVs. With more ascent, there was more snow and ice on the road. It got to the point where the hire car's tyres began to lose grip. To further complicate matters, there was a big sign in the middle of the road. It indicated it was illegal to continue without tyre chains.</w:t>
      </w:r>
    </w:p>
    <w:p w14:paraId="399CCC09"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We were so close to the slopes. We could practically see the ski lifts in the distance. Andy stopped the car. We applied </w:t>
      </w:r>
      <w:proofErr w:type="spellStart"/>
      <w:r w:rsidRPr="006F30FD">
        <w:rPr>
          <w:rFonts w:ascii="Segoe UI" w:eastAsia="Times New Roman" w:hAnsi="Segoe UI" w:cs="Segoe UI"/>
          <w:color w:val="24292E"/>
          <w:sz w:val="24"/>
          <w:szCs w:val="24"/>
          <w:lang w:eastAsia="en-GB"/>
        </w:rPr>
        <w:t>Issac</w:t>
      </w:r>
      <w:proofErr w:type="spellEnd"/>
      <w:r w:rsidRPr="006F30FD">
        <w:rPr>
          <w:rFonts w:ascii="Segoe UI" w:eastAsia="Times New Roman" w:hAnsi="Segoe UI" w:cs="Segoe UI"/>
          <w:color w:val="24292E"/>
          <w:sz w:val="24"/>
          <w:szCs w:val="24"/>
          <w:lang w:eastAsia="en-GB"/>
        </w:rPr>
        <w:t xml:space="preserve"> Newton's theory of gravitation, positioning the hire car in the far corner of a nearby bend. Safely parked, we pulled out the snowboarding gear and began walking. As luck had it, we saw two Korean ladies struggle to drive their car up the slope. We popped over and asked if we could assist. They pointed at a pair of tyre chains. We asked if they needed help installing them. </w:t>
      </w:r>
      <w:proofErr w:type="gramStart"/>
      <w:r w:rsidRPr="006F30FD">
        <w:rPr>
          <w:rFonts w:ascii="Segoe UI" w:eastAsia="Times New Roman" w:hAnsi="Segoe UI" w:cs="Segoe UI"/>
          <w:color w:val="24292E"/>
          <w:sz w:val="24"/>
          <w:szCs w:val="24"/>
          <w:lang w:eastAsia="en-GB"/>
        </w:rPr>
        <w:t>Thankfully</w:t>
      </w:r>
      <w:proofErr w:type="gramEnd"/>
      <w:r w:rsidRPr="006F30FD">
        <w:rPr>
          <w:rFonts w:ascii="Segoe UI" w:eastAsia="Times New Roman" w:hAnsi="Segoe UI" w:cs="Segoe UI"/>
          <w:color w:val="24292E"/>
          <w:sz w:val="24"/>
          <w:szCs w:val="24"/>
          <w:lang w:eastAsia="en-GB"/>
        </w:rPr>
        <w:t xml:space="preserve"> their English was excellent and replied with a euphoric "Yes!". 4 tyre chains </w:t>
      </w:r>
      <w:r w:rsidRPr="006F30FD">
        <w:rPr>
          <w:rFonts w:ascii="Segoe UI" w:eastAsia="Times New Roman" w:hAnsi="Segoe UI" w:cs="Segoe UI"/>
          <w:color w:val="24292E"/>
          <w:sz w:val="24"/>
          <w:szCs w:val="24"/>
          <w:lang w:eastAsia="en-GB"/>
        </w:rPr>
        <w:lastRenderedPageBreak/>
        <w:t xml:space="preserve">constituted a full set. We were 2 </w:t>
      </w:r>
      <w:proofErr w:type="gramStart"/>
      <w:r w:rsidRPr="006F30FD">
        <w:rPr>
          <w:rFonts w:ascii="Segoe UI" w:eastAsia="Times New Roman" w:hAnsi="Segoe UI" w:cs="Segoe UI"/>
          <w:color w:val="24292E"/>
          <w:sz w:val="24"/>
          <w:szCs w:val="24"/>
          <w:lang w:eastAsia="en-GB"/>
        </w:rPr>
        <w:t>short</w:t>
      </w:r>
      <w:proofErr w:type="gramEnd"/>
      <w:r w:rsidRPr="006F30FD">
        <w:rPr>
          <w:rFonts w:ascii="Segoe UI" w:eastAsia="Times New Roman" w:hAnsi="Segoe UI" w:cs="Segoe UI"/>
          <w:color w:val="24292E"/>
          <w:sz w:val="24"/>
          <w:szCs w:val="24"/>
          <w:lang w:eastAsia="en-GB"/>
        </w:rPr>
        <w:t>. Thank goodness instructions were supplied, which allowed us to install them to the rear wheels.</w:t>
      </w:r>
    </w:p>
    <w:p w14:paraId="4F4C4E5C"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Without our new Korean friends, our journey to the slopes would have ended there. It nearly did. Installing our snowboards into their humble car with us 4 in it was analogous to fitting a herd of elephants into a mini. We applied an "if there's a will, there's a way" attitude to the </w:t>
      </w:r>
      <w:proofErr w:type="spellStart"/>
      <w:r w:rsidRPr="006F30FD">
        <w:rPr>
          <w:rFonts w:ascii="Segoe UI" w:eastAsia="Times New Roman" w:hAnsi="Segoe UI" w:cs="Segoe UI"/>
          <w:color w:val="24292E"/>
          <w:sz w:val="24"/>
          <w:szCs w:val="24"/>
          <w:lang w:eastAsia="en-GB"/>
        </w:rPr>
        <w:t>situtation</w:t>
      </w:r>
      <w:proofErr w:type="spellEnd"/>
      <w:r w:rsidRPr="006F30FD">
        <w:rPr>
          <w:rFonts w:ascii="Segoe UI" w:eastAsia="Times New Roman" w:hAnsi="Segoe UI" w:cs="Segoe UI"/>
          <w:color w:val="24292E"/>
          <w:sz w:val="24"/>
          <w:szCs w:val="24"/>
          <w:lang w:eastAsia="en-GB"/>
        </w:rPr>
        <w:t>. "A way" focused on reducing the blood flow to our legs, to provide extra space for the snowboards. The car pulled away slowly. The chains dug in and provided much-needed traction. Andy and I looked at each other and laughed manically at the ridiculousness of our situation.</w:t>
      </w:r>
    </w:p>
    <w:p w14:paraId="3D66F823"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proofErr w:type="gramStart"/>
      <w:r w:rsidRPr="006F30FD">
        <w:rPr>
          <w:rFonts w:ascii="Segoe UI" w:eastAsia="Times New Roman" w:hAnsi="Segoe UI" w:cs="Segoe UI"/>
          <w:color w:val="24292E"/>
          <w:sz w:val="24"/>
          <w:szCs w:val="24"/>
          <w:lang w:eastAsia="en-GB"/>
        </w:rPr>
        <w:t>I’d</w:t>
      </w:r>
      <w:proofErr w:type="gramEnd"/>
      <w:r w:rsidRPr="006F30FD">
        <w:rPr>
          <w:rFonts w:ascii="Segoe UI" w:eastAsia="Times New Roman" w:hAnsi="Segoe UI" w:cs="Segoe UI"/>
          <w:color w:val="24292E"/>
          <w:sz w:val="24"/>
          <w:szCs w:val="24"/>
          <w:lang w:eastAsia="en-GB"/>
        </w:rPr>
        <w:t xml:space="preserve"> never seen a Kea before, the only Alpine parrot in the world. </w:t>
      </w:r>
      <w:proofErr w:type="gramStart"/>
      <w:r w:rsidRPr="006F30FD">
        <w:rPr>
          <w:rFonts w:ascii="Segoe UI" w:eastAsia="Times New Roman" w:hAnsi="Segoe UI" w:cs="Segoe UI"/>
          <w:color w:val="24292E"/>
          <w:sz w:val="24"/>
          <w:szCs w:val="24"/>
          <w:lang w:eastAsia="en-GB"/>
        </w:rPr>
        <w:t>It’s</w:t>
      </w:r>
      <w:proofErr w:type="gramEnd"/>
      <w:r w:rsidRPr="006F30FD">
        <w:rPr>
          <w:rFonts w:ascii="Segoe UI" w:eastAsia="Times New Roman" w:hAnsi="Segoe UI" w:cs="Segoe UI"/>
          <w:color w:val="24292E"/>
          <w:sz w:val="24"/>
          <w:szCs w:val="24"/>
          <w:lang w:eastAsia="en-GB"/>
        </w:rPr>
        <w:t xml:space="preserve"> a lovely looking bird, speckled green with orange notes under its wings. I was mesmerised by their behaviour. In their circus (a collective name for them), the way they interacted with each other indicated a high level of intelligence. Like all intelligent animals, the ones that thrive are the ones that adapt. In the case of the </w:t>
      </w:r>
      <w:proofErr w:type="gramStart"/>
      <w:r w:rsidRPr="006F30FD">
        <w:rPr>
          <w:rFonts w:ascii="Segoe UI" w:eastAsia="Times New Roman" w:hAnsi="Segoe UI" w:cs="Segoe UI"/>
          <w:color w:val="24292E"/>
          <w:sz w:val="24"/>
          <w:szCs w:val="24"/>
          <w:lang w:eastAsia="en-GB"/>
        </w:rPr>
        <w:t>Kea</w:t>
      </w:r>
      <w:proofErr w:type="gramEnd"/>
      <w:r w:rsidRPr="006F30FD">
        <w:rPr>
          <w:rFonts w:ascii="Segoe UI" w:eastAsia="Times New Roman" w:hAnsi="Segoe UI" w:cs="Segoe UI"/>
          <w:color w:val="24292E"/>
          <w:sz w:val="24"/>
          <w:szCs w:val="24"/>
          <w:lang w:eastAsia="en-GB"/>
        </w:rPr>
        <w:t xml:space="preserve"> they have adapted their diet, eating all human signage and car parts. </w:t>
      </w:r>
      <w:proofErr w:type="gramStart"/>
      <w:r w:rsidRPr="006F30FD">
        <w:rPr>
          <w:rFonts w:ascii="Segoe UI" w:eastAsia="Times New Roman" w:hAnsi="Segoe UI" w:cs="Segoe UI"/>
          <w:color w:val="24292E"/>
          <w:sz w:val="24"/>
          <w:szCs w:val="24"/>
          <w:lang w:eastAsia="en-GB"/>
        </w:rPr>
        <w:t>Kea</w:t>
      </w:r>
      <w:proofErr w:type="gramEnd"/>
      <w:r w:rsidRPr="006F30FD">
        <w:rPr>
          <w:rFonts w:ascii="Segoe UI" w:eastAsia="Times New Roman" w:hAnsi="Segoe UI" w:cs="Segoe UI"/>
          <w:color w:val="24292E"/>
          <w:sz w:val="24"/>
          <w:szCs w:val="24"/>
          <w:lang w:eastAsia="en-GB"/>
        </w:rPr>
        <w:t xml:space="preserve"> have bloody sharp beaks which will rip through anything remotely soft. It was funny to see Kea warning signs defaced by the namesake.</w:t>
      </w:r>
    </w:p>
    <w:p w14:paraId="324A32F4"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The slopes were busy, but we easily found Johnny's mates. We just headed to the resort's bar. We all looked the part for snowboarding. I was dressed looking </w:t>
      </w:r>
      <w:proofErr w:type="gramStart"/>
      <w:r w:rsidRPr="006F30FD">
        <w:rPr>
          <w:rFonts w:ascii="Segoe UI" w:eastAsia="Times New Roman" w:hAnsi="Segoe UI" w:cs="Segoe UI"/>
          <w:color w:val="24292E"/>
          <w:sz w:val="24"/>
          <w:szCs w:val="24"/>
          <w:lang w:eastAsia="en-GB"/>
        </w:rPr>
        <w:t>similar to</w:t>
      </w:r>
      <w:proofErr w:type="gramEnd"/>
      <w:r w:rsidRPr="006F30FD">
        <w:rPr>
          <w:rFonts w:ascii="Segoe UI" w:eastAsia="Times New Roman" w:hAnsi="Segoe UI" w:cs="Segoe UI"/>
          <w:color w:val="24292E"/>
          <w:sz w:val="24"/>
          <w:szCs w:val="24"/>
          <w:lang w:eastAsia="en-GB"/>
        </w:rPr>
        <w:t xml:space="preserve"> South Park's Mr Hanky the Christmas Poo. The rest of the group donned a variety of </w:t>
      </w:r>
      <w:proofErr w:type="gramStart"/>
      <w:r w:rsidRPr="006F30FD">
        <w:rPr>
          <w:rFonts w:ascii="Segoe UI" w:eastAsia="Times New Roman" w:hAnsi="Segoe UI" w:cs="Segoe UI"/>
          <w:color w:val="24292E"/>
          <w:sz w:val="24"/>
          <w:szCs w:val="24"/>
          <w:lang w:eastAsia="en-GB"/>
        </w:rPr>
        <w:t>brightly-coloured</w:t>
      </w:r>
      <w:proofErr w:type="gramEnd"/>
      <w:r w:rsidRPr="006F30FD">
        <w:rPr>
          <w:rFonts w:ascii="Segoe UI" w:eastAsia="Times New Roman" w:hAnsi="Segoe UI" w:cs="Segoe UI"/>
          <w:color w:val="24292E"/>
          <w:sz w:val="24"/>
          <w:szCs w:val="24"/>
          <w:lang w:eastAsia="en-GB"/>
        </w:rPr>
        <w:t xml:space="preserve">, eye catching outfits. The chair lifts were awkward to use, especially for me who </w:t>
      </w:r>
      <w:proofErr w:type="gramStart"/>
      <w:r w:rsidRPr="006F30FD">
        <w:rPr>
          <w:rFonts w:ascii="Segoe UI" w:eastAsia="Times New Roman" w:hAnsi="Segoe UI" w:cs="Segoe UI"/>
          <w:color w:val="24292E"/>
          <w:sz w:val="24"/>
          <w:szCs w:val="24"/>
          <w:lang w:eastAsia="en-GB"/>
        </w:rPr>
        <w:t>hadn’t</w:t>
      </w:r>
      <w:proofErr w:type="gramEnd"/>
      <w:r w:rsidRPr="006F30FD">
        <w:rPr>
          <w:rFonts w:ascii="Segoe UI" w:eastAsia="Times New Roman" w:hAnsi="Segoe UI" w:cs="Segoe UI"/>
          <w:color w:val="24292E"/>
          <w:sz w:val="24"/>
          <w:szCs w:val="24"/>
          <w:lang w:eastAsia="en-GB"/>
        </w:rPr>
        <w:t xml:space="preserve"> used one for well over a year. I somehow coordinated a successful dismount, side-stepping </w:t>
      </w:r>
      <w:proofErr w:type="gramStart"/>
      <w:r w:rsidRPr="006F30FD">
        <w:rPr>
          <w:rFonts w:ascii="Segoe UI" w:eastAsia="Times New Roman" w:hAnsi="Segoe UI" w:cs="Segoe UI"/>
          <w:color w:val="24292E"/>
          <w:sz w:val="24"/>
          <w:szCs w:val="24"/>
          <w:lang w:eastAsia="en-GB"/>
        </w:rPr>
        <w:t>pain</w:t>
      </w:r>
      <w:proofErr w:type="gramEnd"/>
      <w:r w:rsidRPr="006F30FD">
        <w:rPr>
          <w:rFonts w:ascii="Segoe UI" w:eastAsia="Times New Roman" w:hAnsi="Segoe UI" w:cs="Segoe UI"/>
          <w:color w:val="24292E"/>
          <w:sz w:val="24"/>
          <w:szCs w:val="24"/>
          <w:lang w:eastAsia="en-GB"/>
        </w:rPr>
        <w:t xml:space="preserve"> and embarrassment. </w:t>
      </w:r>
      <w:proofErr w:type="gramStart"/>
      <w:r w:rsidRPr="006F30FD">
        <w:rPr>
          <w:rFonts w:ascii="Segoe UI" w:eastAsia="Times New Roman" w:hAnsi="Segoe UI" w:cs="Segoe UI"/>
          <w:color w:val="24292E"/>
          <w:sz w:val="24"/>
          <w:szCs w:val="24"/>
          <w:lang w:eastAsia="en-GB"/>
        </w:rPr>
        <w:t>That's</w:t>
      </w:r>
      <w:proofErr w:type="gramEnd"/>
      <w:r w:rsidRPr="006F30FD">
        <w:rPr>
          <w:rFonts w:ascii="Segoe UI" w:eastAsia="Times New Roman" w:hAnsi="Segoe UI" w:cs="Segoe UI"/>
          <w:color w:val="24292E"/>
          <w:sz w:val="24"/>
          <w:szCs w:val="24"/>
          <w:lang w:eastAsia="en-GB"/>
        </w:rPr>
        <w:t xml:space="preserve"> not to say I wouldn't feel pain that day. Bring on the icy conditions.</w:t>
      </w:r>
    </w:p>
    <w:p w14:paraId="6391851E"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It was a bright </w:t>
      </w:r>
      <w:proofErr w:type="gramStart"/>
      <w:r w:rsidRPr="006F30FD">
        <w:rPr>
          <w:rFonts w:ascii="Segoe UI" w:eastAsia="Times New Roman" w:hAnsi="Segoe UI" w:cs="Segoe UI"/>
          <w:color w:val="24292E"/>
          <w:sz w:val="24"/>
          <w:szCs w:val="24"/>
          <w:lang w:eastAsia="en-GB"/>
        </w:rPr>
        <w:t>day</w:t>
      </w:r>
      <w:proofErr w:type="gramEnd"/>
      <w:r w:rsidRPr="006F30FD">
        <w:rPr>
          <w:rFonts w:ascii="Segoe UI" w:eastAsia="Times New Roman" w:hAnsi="Segoe UI" w:cs="Segoe UI"/>
          <w:color w:val="24292E"/>
          <w:sz w:val="24"/>
          <w:szCs w:val="24"/>
          <w:lang w:eastAsia="en-GB"/>
        </w:rPr>
        <w:t xml:space="preserve"> and the slopes weren’t particularly steep. There were two route options. Route one was a standard blue grade slope. Route two was park focused. Andy took to the park like a Kea to road signs. I, on the other hand, was more risk averse. When I built up enough courage to try the </w:t>
      </w:r>
      <w:proofErr w:type="gramStart"/>
      <w:r w:rsidRPr="006F30FD">
        <w:rPr>
          <w:rFonts w:ascii="Segoe UI" w:eastAsia="Times New Roman" w:hAnsi="Segoe UI" w:cs="Segoe UI"/>
          <w:color w:val="24292E"/>
          <w:sz w:val="24"/>
          <w:szCs w:val="24"/>
          <w:lang w:eastAsia="en-GB"/>
        </w:rPr>
        <w:t>park</w:t>
      </w:r>
      <w:proofErr w:type="gramEnd"/>
      <w:r w:rsidRPr="006F30FD">
        <w:rPr>
          <w:rFonts w:ascii="Segoe UI" w:eastAsia="Times New Roman" w:hAnsi="Segoe UI" w:cs="Segoe UI"/>
          <w:color w:val="24292E"/>
          <w:sz w:val="24"/>
          <w:szCs w:val="24"/>
          <w:lang w:eastAsia="en-GB"/>
        </w:rPr>
        <w:t xml:space="preserve"> I was surprised how well I took to the obstacles. As my confidence </w:t>
      </w:r>
      <w:proofErr w:type="gramStart"/>
      <w:r w:rsidRPr="006F30FD">
        <w:rPr>
          <w:rFonts w:ascii="Segoe UI" w:eastAsia="Times New Roman" w:hAnsi="Segoe UI" w:cs="Segoe UI"/>
          <w:color w:val="24292E"/>
          <w:sz w:val="24"/>
          <w:szCs w:val="24"/>
          <w:lang w:eastAsia="en-GB"/>
        </w:rPr>
        <w:t>grew</w:t>
      </w:r>
      <w:proofErr w:type="gramEnd"/>
      <w:r w:rsidRPr="006F30FD">
        <w:rPr>
          <w:rFonts w:ascii="Segoe UI" w:eastAsia="Times New Roman" w:hAnsi="Segoe UI" w:cs="Segoe UI"/>
          <w:color w:val="24292E"/>
          <w:sz w:val="24"/>
          <w:szCs w:val="24"/>
          <w:lang w:eastAsia="en-GB"/>
        </w:rPr>
        <w:t xml:space="preserve"> I began attempting more technical </w:t>
      </w:r>
      <w:proofErr w:type="spellStart"/>
      <w:r w:rsidRPr="006F30FD">
        <w:rPr>
          <w:rFonts w:ascii="Segoe UI" w:eastAsia="Times New Roman" w:hAnsi="Segoe UI" w:cs="Segoe UI"/>
          <w:color w:val="24292E"/>
          <w:sz w:val="24"/>
          <w:szCs w:val="24"/>
          <w:lang w:eastAsia="en-GB"/>
        </w:rPr>
        <w:t>maneuvers</w:t>
      </w:r>
      <w:proofErr w:type="spellEnd"/>
      <w:r w:rsidRPr="006F30FD">
        <w:rPr>
          <w:rFonts w:ascii="Segoe UI" w:eastAsia="Times New Roman" w:hAnsi="Segoe UI" w:cs="Segoe UI"/>
          <w:color w:val="24292E"/>
          <w:sz w:val="24"/>
          <w:szCs w:val="24"/>
          <w:lang w:eastAsia="en-GB"/>
        </w:rPr>
        <w:t xml:space="preserve">. It was evident, as the day progressed, more ice was forming on the slopes. This may be fine if the slope was straight down. Unfortunately, the main slope had </w:t>
      </w:r>
      <w:proofErr w:type="gramStart"/>
      <w:r w:rsidRPr="006F30FD">
        <w:rPr>
          <w:rFonts w:ascii="Segoe UI" w:eastAsia="Times New Roman" w:hAnsi="Segoe UI" w:cs="Segoe UI"/>
          <w:color w:val="24292E"/>
          <w:sz w:val="24"/>
          <w:szCs w:val="24"/>
          <w:lang w:eastAsia="en-GB"/>
        </w:rPr>
        <w:t>a number of</w:t>
      </w:r>
      <w:proofErr w:type="gramEnd"/>
      <w:r w:rsidRPr="006F30FD">
        <w:rPr>
          <w:rFonts w:ascii="Segoe UI" w:eastAsia="Times New Roman" w:hAnsi="Segoe UI" w:cs="Segoe UI"/>
          <w:color w:val="24292E"/>
          <w:sz w:val="24"/>
          <w:szCs w:val="24"/>
          <w:lang w:eastAsia="en-GB"/>
        </w:rPr>
        <w:t xml:space="preserve"> turns. To take on a turn, the board needed to cut into the ice. My board was blunt, whenever I attempted to turn, I fell. Falling on virgin snow is wonderful. Falling on ice, bloody hurts. Given the number of times I fell that day, my confidence </w:t>
      </w:r>
      <w:proofErr w:type="gramStart"/>
      <w:r w:rsidRPr="006F30FD">
        <w:rPr>
          <w:rFonts w:ascii="Segoe UI" w:eastAsia="Times New Roman" w:hAnsi="Segoe UI" w:cs="Segoe UI"/>
          <w:color w:val="24292E"/>
          <w:sz w:val="24"/>
          <w:szCs w:val="24"/>
          <w:lang w:eastAsia="en-GB"/>
        </w:rPr>
        <w:t>dropped</w:t>
      </w:r>
      <w:proofErr w:type="gramEnd"/>
      <w:r w:rsidRPr="006F30FD">
        <w:rPr>
          <w:rFonts w:ascii="Segoe UI" w:eastAsia="Times New Roman" w:hAnsi="Segoe UI" w:cs="Segoe UI"/>
          <w:color w:val="24292E"/>
          <w:sz w:val="24"/>
          <w:szCs w:val="24"/>
          <w:lang w:eastAsia="en-GB"/>
        </w:rPr>
        <w:t xml:space="preserve"> and my body was in a lot of pain. In the past I snowboarded till closing. This time round, pain dictated I should stop. For me to </w:t>
      </w:r>
      <w:proofErr w:type="gramStart"/>
      <w:r w:rsidRPr="006F30FD">
        <w:rPr>
          <w:rFonts w:ascii="Segoe UI" w:eastAsia="Times New Roman" w:hAnsi="Segoe UI" w:cs="Segoe UI"/>
          <w:color w:val="24292E"/>
          <w:sz w:val="24"/>
          <w:szCs w:val="24"/>
          <w:lang w:eastAsia="en-GB"/>
        </w:rPr>
        <w:t>continue on</w:t>
      </w:r>
      <w:proofErr w:type="gramEnd"/>
      <w:r w:rsidRPr="006F30FD">
        <w:rPr>
          <w:rFonts w:ascii="Segoe UI" w:eastAsia="Times New Roman" w:hAnsi="Segoe UI" w:cs="Segoe UI"/>
          <w:color w:val="24292E"/>
          <w:sz w:val="24"/>
          <w:szCs w:val="24"/>
          <w:lang w:eastAsia="en-GB"/>
        </w:rPr>
        <w:t xml:space="preserve"> the slopes that day I would need either pain killers or a huge cup of concrete (grit). I considered the latter. After sitting down for a short period of time my leg muscles began to seize. I fretted, there were potentially 2 days of boarding left on this </w:t>
      </w:r>
      <w:r w:rsidRPr="006F30FD">
        <w:rPr>
          <w:rFonts w:ascii="Segoe UI" w:eastAsia="Times New Roman" w:hAnsi="Segoe UI" w:cs="Segoe UI"/>
          <w:color w:val="24292E"/>
          <w:sz w:val="24"/>
          <w:szCs w:val="24"/>
          <w:lang w:eastAsia="en-GB"/>
        </w:rPr>
        <w:lastRenderedPageBreak/>
        <w:t>holiday. I carefully considered my options. Not being one to miss an opportunity, I took a dose the pain killers and got back to the slopes.</w:t>
      </w:r>
    </w:p>
    <w:p w14:paraId="60ACBEDE"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It was a relief to finish the punishing day on the slopes. The punishment would continue if we </w:t>
      </w:r>
      <w:proofErr w:type="gramStart"/>
      <w:r w:rsidRPr="006F30FD">
        <w:rPr>
          <w:rFonts w:ascii="Segoe UI" w:eastAsia="Times New Roman" w:hAnsi="Segoe UI" w:cs="Segoe UI"/>
          <w:color w:val="24292E"/>
          <w:sz w:val="24"/>
          <w:szCs w:val="24"/>
          <w:lang w:eastAsia="en-GB"/>
        </w:rPr>
        <w:t>couldn't</w:t>
      </w:r>
      <w:proofErr w:type="gramEnd"/>
      <w:r w:rsidRPr="006F30FD">
        <w:rPr>
          <w:rFonts w:ascii="Segoe UI" w:eastAsia="Times New Roman" w:hAnsi="Segoe UI" w:cs="Segoe UI"/>
          <w:color w:val="24292E"/>
          <w:sz w:val="24"/>
          <w:szCs w:val="24"/>
          <w:lang w:eastAsia="en-GB"/>
        </w:rPr>
        <w:t xml:space="preserve"> catch a ride back to our precariously parked hire vehicle. Andy’s mate’s car was full. There was no public transport. Our only options were, to take a long, sunset walk or hitch. The latter was to be a new experience for me. I had an idea of how to hitch hike. Stick the thumb out, look friendly and lock eyes on the person driving the approaching vehicle. Andy, as with everything he did, took to hitch hiking with a smile on his face.</w:t>
      </w:r>
    </w:p>
    <w:p w14:paraId="5E2324DC"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We positioned ourselves on opposite sides of the icy road with a clear view of each other. Andy's more approachable demeanour (he is admittedly easier on the eye than I) worked like a charm. Within minutes a car came to a slippery halt just beyond Andy’s hitching spot. He indicated to me to get my </w:t>
      </w:r>
      <w:proofErr w:type="gramStart"/>
      <w:r w:rsidRPr="006F30FD">
        <w:rPr>
          <w:rFonts w:ascii="Segoe UI" w:eastAsia="Times New Roman" w:hAnsi="Segoe UI" w:cs="Segoe UI"/>
          <w:color w:val="24292E"/>
          <w:sz w:val="24"/>
          <w:szCs w:val="24"/>
          <w:lang w:eastAsia="en-GB"/>
        </w:rPr>
        <w:t>arse</w:t>
      </w:r>
      <w:proofErr w:type="gramEnd"/>
      <w:r w:rsidRPr="006F30FD">
        <w:rPr>
          <w:rFonts w:ascii="Segoe UI" w:eastAsia="Times New Roman" w:hAnsi="Segoe UI" w:cs="Segoe UI"/>
          <w:color w:val="24292E"/>
          <w:sz w:val="24"/>
          <w:szCs w:val="24"/>
          <w:lang w:eastAsia="en-GB"/>
        </w:rPr>
        <w:t xml:space="preserve"> over asap. The single, 20-something-year-old, local lady was brave. She was about to let two </w:t>
      </w:r>
      <w:proofErr w:type="spellStart"/>
      <w:r w:rsidRPr="006F30FD">
        <w:rPr>
          <w:rFonts w:ascii="Segoe UI" w:eastAsia="Times New Roman" w:hAnsi="Segoe UI" w:cs="Segoe UI"/>
          <w:color w:val="24292E"/>
          <w:sz w:val="24"/>
          <w:szCs w:val="24"/>
          <w:lang w:eastAsia="en-GB"/>
        </w:rPr>
        <w:t>randoms</w:t>
      </w:r>
      <w:proofErr w:type="spellEnd"/>
      <w:r w:rsidRPr="006F30FD">
        <w:rPr>
          <w:rFonts w:ascii="Segoe UI" w:eastAsia="Times New Roman" w:hAnsi="Segoe UI" w:cs="Segoe UI"/>
          <w:color w:val="24292E"/>
          <w:sz w:val="24"/>
          <w:szCs w:val="24"/>
          <w:lang w:eastAsia="en-GB"/>
        </w:rPr>
        <w:t xml:space="preserve"> into her Subaru (pronounced "</w:t>
      </w:r>
      <w:proofErr w:type="spellStart"/>
      <w:r w:rsidRPr="006F30FD">
        <w:rPr>
          <w:rFonts w:ascii="Segoe UI" w:eastAsia="Times New Roman" w:hAnsi="Segoe UI" w:cs="Segoe UI"/>
          <w:color w:val="24292E"/>
          <w:sz w:val="24"/>
          <w:szCs w:val="24"/>
          <w:lang w:eastAsia="en-GB"/>
        </w:rPr>
        <w:t>soo</w:t>
      </w:r>
      <w:proofErr w:type="spellEnd"/>
      <w:r w:rsidRPr="006F30FD">
        <w:rPr>
          <w:rFonts w:ascii="Segoe UI" w:eastAsia="Times New Roman" w:hAnsi="Segoe UI" w:cs="Segoe UI"/>
          <w:color w:val="24292E"/>
          <w:sz w:val="24"/>
          <w:szCs w:val="24"/>
          <w:lang w:eastAsia="en-GB"/>
        </w:rPr>
        <w:t>-BAAAHHHH-</w:t>
      </w:r>
      <w:proofErr w:type="spellStart"/>
      <w:r w:rsidRPr="006F30FD">
        <w:rPr>
          <w:rFonts w:ascii="Segoe UI" w:eastAsia="Times New Roman" w:hAnsi="Segoe UI" w:cs="Segoe UI"/>
          <w:color w:val="24292E"/>
          <w:sz w:val="24"/>
          <w:szCs w:val="24"/>
          <w:lang w:eastAsia="en-GB"/>
        </w:rPr>
        <w:t>roo</w:t>
      </w:r>
      <w:proofErr w:type="spellEnd"/>
      <w:r w:rsidRPr="006F30FD">
        <w:rPr>
          <w:rFonts w:ascii="Segoe UI" w:eastAsia="Times New Roman" w:hAnsi="Segoe UI" w:cs="Segoe UI"/>
          <w:color w:val="24292E"/>
          <w:sz w:val="24"/>
          <w:szCs w:val="24"/>
          <w:lang w:eastAsia="en-GB"/>
        </w:rPr>
        <w:t xml:space="preserve">"). Given her choice of words, I could sense she </w:t>
      </w:r>
      <w:proofErr w:type="gramStart"/>
      <w:r w:rsidRPr="006F30FD">
        <w:rPr>
          <w:rFonts w:ascii="Segoe UI" w:eastAsia="Times New Roman" w:hAnsi="Segoe UI" w:cs="Segoe UI"/>
          <w:color w:val="24292E"/>
          <w:sz w:val="24"/>
          <w:szCs w:val="24"/>
          <w:lang w:eastAsia="en-GB"/>
        </w:rPr>
        <w:t>wasn't</w:t>
      </w:r>
      <w:proofErr w:type="gramEnd"/>
      <w:r w:rsidRPr="006F30FD">
        <w:rPr>
          <w:rFonts w:ascii="Segoe UI" w:eastAsia="Times New Roman" w:hAnsi="Segoe UI" w:cs="Segoe UI"/>
          <w:color w:val="24292E"/>
          <w:sz w:val="24"/>
          <w:szCs w:val="24"/>
          <w:lang w:eastAsia="en-GB"/>
        </w:rPr>
        <w:t xml:space="preserve"> a person to mess with. Andy and I made sure she knew how appreciative we were. The driver kicked off the small talk. "First time in Wanaka? Have you been to…? They say that there’s going to be a dump of snow on Monday of next week.", she said. Conversation flowed, and my confidence grew. A question popped into my head, inspired by my New Zealand friends in Australia. I already knew the answer, but I had a burning desire to ask it.</w:t>
      </w:r>
    </w:p>
    <w:p w14:paraId="054A0070"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I blurted out a condensed version, "Do you know the phrase 'Getting </w:t>
      </w:r>
      <w:proofErr w:type="spellStart"/>
      <w:r w:rsidRPr="006F30FD">
        <w:rPr>
          <w:rFonts w:ascii="Segoe UI" w:eastAsia="Times New Roman" w:hAnsi="Segoe UI" w:cs="Segoe UI"/>
          <w:color w:val="24292E"/>
          <w:sz w:val="24"/>
          <w:szCs w:val="24"/>
          <w:lang w:eastAsia="en-GB"/>
        </w:rPr>
        <w:t>Ya</w:t>
      </w:r>
      <w:proofErr w:type="spellEnd"/>
      <w:r w:rsidRPr="006F30FD">
        <w:rPr>
          <w:rFonts w:ascii="Segoe UI" w:eastAsia="Times New Roman" w:hAnsi="Segoe UI" w:cs="Segoe UI"/>
          <w:color w:val="24292E"/>
          <w:sz w:val="24"/>
          <w:szCs w:val="24"/>
          <w:lang w:eastAsia="en-GB"/>
        </w:rPr>
        <w:t xml:space="preserve"> Dick Wet?'" The once jocular atmosphere turned to one of silence. Andy slowly turned and looked at me in disgust. </w:t>
      </w:r>
      <w:proofErr w:type="gramStart"/>
      <w:r w:rsidRPr="006F30FD">
        <w:rPr>
          <w:rFonts w:ascii="Segoe UI" w:eastAsia="Times New Roman" w:hAnsi="Segoe UI" w:cs="Segoe UI"/>
          <w:color w:val="24292E"/>
          <w:sz w:val="24"/>
          <w:szCs w:val="24"/>
          <w:lang w:eastAsia="en-GB"/>
        </w:rPr>
        <w:t>The driver's head and eyes,</w:t>
      </w:r>
      <w:proofErr w:type="gramEnd"/>
      <w:r w:rsidRPr="006F30FD">
        <w:rPr>
          <w:rFonts w:ascii="Segoe UI" w:eastAsia="Times New Roman" w:hAnsi="Segoe UI" w:cs="Segoe UI"/>
          <w:color w:val="24292E"/>
          <w:sz w:val="24"/>
          <w:szCs w:val="24"/>
          <w:lang w:eastAsia="en-GB"/>
        </w:rPr>
        <w:t xml:space="preserve"> once fixed on the road began to turn slowly toward me too. My usual shy smirk was replaced with one of hang-</w:t>
      </w:r>
      <w:proofErr w:type="spellStart"/>
      <w:r w:rsidRPr="006F30FD">
        <w:rPr>
          <w:rFonts w:ascii="Segoe UI" w:eastAsia="Times New Roman" w:hAnsi="Segoe UI" w:cs="Segoe UI"/>
          <w:color w:val="24292E"/>
          <w:sz w:val="24"/>
          <w:szCs w:val="24"/>
          <w:lang w:eastAsia="en-GB"/>
        </w:rPr>
        <w:t>dogedness</w:t>
      </w:r>
      <w:proofErr w:type="spellEnd"/>
      <w:r w:rsidRPr="006F30FD">
        <w:rPr>
          <w:rFonts w:ascii="Segoe UI" w:eastAsia="Times New Roman" w:hAnsi="Segoe UI" w:cs="Segoe UI"/>
          <w:color w:val="24292E"/>
          <w:sz w:val="24"/>
          <w:szCs w:val="24"/>
          <w:lang w:eastAsia="en-GB"/>
        </w:rPr>
        <w:t xml:space="preserve">. </w:t>
      </w:r>
      <w:proofErr w:type="gramStart"/>
      <w:r w:rsidRPr="006F30FD">
        <w:rPr>
          <w:rFonts w:ascii="Segoe UI" w:eastAsia="Times New Roman" w:hAnsi="Segoe UI" w:cs="Segoe UI"/>
          <w:color w:val="24292E"/>
          <w:sz w:val="24"/>
          <w:szCs w:val="24"/>
          <w:lang w:eastAsia="en-GB"/>
        </w:rPr>
        <w:t>Oh</w:t>
      </w:r>
      <w:proofErr w:type="gramEnd"/>
      <w:r w:rsidRPr="006F30FD">
        <w:rPr>
          <w:rFonts w:ascii="Segoe UI" w:eastAsia="Times New Roman" w:hAnsi="Segoe UI" w:cs="Segoe UI"/>
          <w:color w:val="24292E"/>
          <w:sz w:val="24"/>
          <w:szCs w:val="24"/>
          <w:lang w:eastAsia="en-GB"/>
        </w:rPr>
        <w:t xml:space="preserve"> shit what did I just say? She eventually replied, "What about it?" I </w:t>
      </w:r>
      <w:proofErr w:type="gramStart"/>
      <w:r w:rsidRPr="006F30FD">
        <w:rPr>
          <w:rFonts w:ascii="Segoe UI" w:eastAsia="Times New Roman" w:hAnsi="Segoe UI" w:cs="Segoe UI"/>
          <w:color w:val="24292E"/>
          <w:sz w:val="24"/>
          <w:szCs w:val="24"/>
          <w:lang w:eastAsia="en-GB"/>
        </w:rPr>
        <w:t>wasn’t</w:t>
      </w:r>
      <w:proofErr w:type="gramEnd"/>
      <w:r w:rsidRPr="006F30FD">
        <w:rPr>
          <w:rFonts w:ascii="Segoe UI" w:eastAsia="Times New Roman" w:hAnsi="Segoe UI" w:cs="Segoe UI"/>
          <w:color w:val="24292E"/>
          <w:sz w:val="24"/>
          <w:szCs w:val="24"/>
          <w:lang w:eastAsia="en-GB"/>
        </w:rPr>
        <w:t xml:space="preserve"> sure how my follow-up question was going to be structured. I hesitated, sweat began to form on my brow. I licked my dry lips and responded nervously, "well, er, my New Zealand friends used to say it to me. Erm, I didn’t know what it meant.", I said. "It means to have sex.", she said with a heavy sigh. I felt like an idiot. I realised I had a problem. I loved using shock value conversation pieces on people I had just met. I could sense Andy was burning holes in the back of my neck with his </w:t>
      </w:r>
      <w:proofErr w:type="spellStart"/>
      <w:r w:rsidRPr="006F30FD">
        <w:rPr>
          <w:rFonts w:ascii="Segoe UI" w:eastAsia="Times New Roman" w:hAnsi="Segoe UI" w:cs="Segoe UI"/>
          <w:color w:val="24292E"/>
          <w:sz w:val="24"/>
          <w:szCs w:val="24"/>
          <w:lang w:eastAsia="en-GB"/>
        </w:rPr>
        <w:t>disaproving</w:t>
      </w:r>
      <w:proofErr w:type="spellEnd"/>
      <w:r w:rsidRPr="006F30FD">
        <w:rPr>
          <w:rFonts w:ascii="Segoe UI" w:eastAsia="Times New Roman" w:hAnsi="Segoe UI" w:cs="Segoe UI"/>
          <w:color w:val="24292E"/>
          <w:sz w:val="24"/>
          <w:szCs w:val="24"/>
          <w:lang w:eastAsia="en-GB"/>
        </w:rPr>
        <w:t xml:space="preserve"> stare. The lengthy silence was broken by Andy. "Do you know of any good drinking spots around these parts?", Andy asked. The driver looked notably more relaxed. "There aren’t that many pubs around these parts. </w:t>
      </w:r>
      <w:proofErr w:type="gramStart"/>
      <w:r w:rsidRPr="006F30FD">
        <w:rPr>
          <w:rFonts w:ascii="Segoe UI" w:eastAsia="Times New Roman" w:hAnsi="Segoe UI" w:cs="Segoe UI"/>
          <w:color w:val="24292E"/>
          <w:sz w:val="24"/>
          <w:szCs w:val="24"/>
          <w:lang w:eastAsia="en-GB"/>
        </w:rPr>
        <w:t>There’s</w:t>
      </w:r>
      <w:proofErr w:type="gramEnd"/>
      <w:r w:rsidRPr="006F30FD">
        <w:rPr>
          <w:rFonts w:ascii="Segoe UI" w:eastAsia="Times New Roman" w:hAnsi="Segoe UI" w:cs="Segoe UI"/>
          <w:color w:val="24292E"/>
          <w:sz w:val="24"/>
          <w:szCs w:val="24"/>
          <w:lang w:eastAsia="en-GB"/>
        </w:rPr>
        <w:t xml:space="preserve"> the pub at the local hostel. The best entertainment, in my opinion, is at Lake Bar.", she replied. Andy’s face lit up as he silently hatched a plan for the night’s proceedings.</w:t>
      </w:r>
    </w:p>
    <w:p w14:paraId="02FF8D7A"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We soon arrived at the rental vehicle. I broke my silence, offering sincere thanks for the lift. We waved as the Subaru sped off down the road. There was never any doubt that the rental car would still be parked where we left it. It </w:t>
      </w:r>
      <w:proofErr w:type="gramStart"/>
      <w:r w:rsidRPr="006F30FD">
        <w:rPr>
          <w:rFonts w:ascii="Segoe UI" w:eastAsia="Times New Roman" w:hAnsi="Segoe UI" w:cs="Segoe UI"/>
          <w:color w:val="24292E"/>
          <w:sz w:val="24"/>
          <w:szCs w:val="24"/>
          <w:lang w:eastAsia="en-GB"/>
        </w:rPr>
        <w:t>wasn't</w:t>
      </w:r>
      <w:proofErr w:type="gramEnd"/>
      <w:r w:rsidRPr="006F30FD">
        <w:rPr>
          <w:rFonts w:ascii="Segoe UI" w:eastAsia="Times New Roman" w:hAnsi="Segoe UI" w:cs="Segoe UI"/>
          <w:color w:val="24292E"/>
          <w:sz w:val="24"/>
          <w:szCs w:val="24"/>
          <w:lang w:eastAsia="en-GB"/>
        </w:rPr>
        <w:t xml:space="preserve"> worth much more </w:t>
      </w:r>
      <w:r w:rsidRPr="006F30FD">
        <w:rPr>
          <w:rFonts w:ascii="Segoe UI" w:eastAsia="Times New Roman" w:hAnsi="Segoe UI" w:cs="Segoe UI"/>
          <w:color w:val="24292E"/>
          <w:sz w:val="24"/>
          <w:szCs w:val="24"/>
          <w:lang w:eastAsia="en-GB"/>
        </w:rPr>
        <w:lastRenderedPageBreak/>
        <w:t xml:space="preserve">than the fuel left in the tank. Instead of heading back to Queenstown we decided on taking the sage advice of the Subaru driver, Lake Bar, Lake Wanaka. Lake Wanaka is, in my humble opinion, the most beautiful body of water I have ever seen. Lake St. Clair in Tasmania is a close second. On that </w:t>
      </w:r>
      <w:proofErr w:type="gramStart"/>
      <w:r w:rsidRPr="006F30FD">
        <w:rPr>
          <w:rFonts w:ascii="Segoe UI" w:eastAsia="Times New Roman" w:hAnsi="Segoe UI" w:cs="Segoe UI"/>
          <w:color w:val="24292E"/>
          <w:sz w:val="24"/>
          <w:szCs w:val="24"/>
          <w:lang w:eastAsia="en-GB"/>
        </w:rPr>
        <w:t>day</w:t>
      </w:r>
      <w:proofErr w:type="gramEnd"/>
      <w:r w:rsidRPr="006F30FD">
        <w:rPr>
          <w:rFonts w:ascii="Segoe UI" w:eastAsia="Times New Roman" w:hAnsi="Segoe UI" w:cs="Segoe UI"/>
          <w:color w:val="24292E"/>
          <w:sz w:val="24"/>
          <w:szCs w:val="24"/>
          <w:lang w:eastAsia="en-GB"/>
        </w:rPr>
        <w:t xml:space="preserve"> the lake was flat as a pancake. Unfortunately, the entertainment at Lake Bar was equally as flat. It was quiz night. Andy and I were far too tired to drink straight, </w:t>
      </w:r>
      <w:proofErr w:type="spellStart"/>
      <w:r w:rsidRPr="006F30FD">
        <w:rPr>
          <w:rFonts w:ascii="Segoe UI" w:eastAsia="Times New Roman" w:hAnsi="Segoe UI" w:cs="Segoe UI"/>
          <w:color w:val="24292E"/>
          <w:sz w:val="24"/>
          <w:szCs w:val="24"/>
          <w:lang w:eastAsia="en-GB"/>
        </w:rPr>
        <w:t>ley</w:t>
      </w:r>
      <w:proofErr w:type="spellEnd"/>
      <w:r w:rsidRPr="006F30FD">
        <w:rPr>
          <w:rFonts w:ascii="Segoe UI" w:eastAsia="Times New Roman" w:hAnsi="Segoe UI" w:cs="Segoe UI"/>
          <w:color w:val="24292E"/>
          <w:sz w:val="24"/>
          <w:szCs w:val="24"/>
          <w:lang w:eastAsia="en-GB"/>
        </w:rPr>
        <w:t xml:space="preserve"> alone think straight. We left earlier than intended, back to Queenstown for our final night.</w:t>
      </w:r>
    </w:p>
    <w:p w14:paraId="20E32B0F"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The next day it was time for Andy and </w:t>
      </w:r>
      <w:proofErr w:type="gramStart"/>
      <w:r w:rsidRPr="006F30FD">
        <w:rPr>
          <w:rFonts w:ascii="Segoe UI" w:eastAsia="Times New Roman" w:hAnsi="Segoe UI" w:cs="Segoe UI"/>
          <w:color w:val="24292E"/>
          <w:sz w:val="24"/>
          <w:szCs w:val="24"/>
          <w:lang w:eastAsia="en-GB"/>
        </w:rPr>
        <w:t>I</w:t>
      </w:r>
      <w:proofErr w:type="gramEnd"/>
      <w:r w:rsidRPr="006F30FD">
        <w:rPr>
          <w:rFonts w:ascii="Segoe UI" w:eastAsia="Times New Roman" w:hAnsi="Segoe UI" w:cs="Segoe UI"/>
          <w:color w:val="24292E"/>
          <w:sz w:val="24"/>
          <w:szCs w:val="24"/>
          <w:lang w:eastAsia="en-GB"/>
        </w:rPr>
        <w:t xml:space="preserve"> to part ways. Andy had a long trip back to Christchurch. I had a short taxi ride to the Airport. Before we said our goodbyes, Andy </w:t>
      </w:r>
      <w:proofErr w:type="gramStart"/>
      <w:r w:rsidRPr="006F30FD">
        <w:rPr>
          <w:rFonts w:ascii="Segoe UI" w:eastAsia="Times New Roman" w:hAnsi="Segoe UI" w:cs="Segoe UI"/>
          <w:color w:val="24292E"/>
          <w:sz w:val="24"/>
          <w:szCs w:val="24"/>
          <w:lang w:eastAsia="en-GB"/>
        </w:rPr>
        <w:t>opened up</w:t>
      </w:r>
      <w:proofErr w:type="gramEnd"/>
      <w:r w:rsidRPr="006F30FD">
        <w:rPr>
          <w:rFonts w:ascii="Segoe UI" w:eastAsia="Times New Roman" w:hAnsi="Segoe UI" w:cs="Segoe UI"/>
          <w:color w:val="24292E"/>
          <w:sz w:val="24"/>
          <w:szCs w:val="24"/>
          <w:lang w:eastAsia="en-GB"/>
        </w:rPr>
        <w:t xml:space="preserve">. He was having second thoughts about his relationship with Cullen. He </w:t>
      </w:r>
      <w:proofErr w:type="gramStart"/>
      <w:r w:rsidRPr="006F30FD">
        <w:rPr>
          <w:rFonts w:ascii="Segoe UI" w:eastAsia="Times New Roman" w:hAnsi="Segoe UI" w:cs="Segoe UI"/>
          <w:color w:val="24292E"/>
          <w:sz w:val="24"/>
          <w:szCs w:val="24"/>
          <w:lang w:eastAsia="en-GB"/>
        </w:rPr>
        <w:t>didn’t</w:t>
      </w:r>
      <w:proofErr w:type="gramEnd"/>
      <w:r w:rsidRPr="006F30FD">
        <w:rPr>
          <w:rFonts w:ascii="Segoe UI" w:eastAsia="Times New Roman" w:hAnsi="Segoe UI" w:cs="Segoe UI"/>
          <w:color w:val="24292E"/>
          <w:sz w:val="24"/>
          <w:szCs w:val="24"/>
          <w:lang w:eastAsia="en-GB"/>
        </w:rPr>
        <w:t xml:space="preserve"> love her and admitted to having a wandering eye. He talked in more depth about shenanigans at the hostel. "If I loved </w:t>
      </w:r>
      <w:proofErr w:type="gramStart"/>
      <w:r w:rsidRPr="006F30FD">
        <w:rPr>
          <w:rFonts w:ascii="Segoe UI" w:eastAsia="Times New Roman" w:hAnsi="Segoe UI" w:cs="Segoe UI"/>
          <w:color w:val="24292E"/>
          <w:sz w:val="24"/>
          <w:szCs w:val="24"/>
          <w:lang w:eastAsia="en-GB"/>
        </w:rPr>
        <w:t>Cullen</w:t>
      </w:r>
      <w:proofErr w:type="gramEnd"/>
      <w:r w:rsidRPr="006F30FD">
        <w:rPr>
          <w:rFonts w:ascii="Segoe UI" w:eastAsia="Times New Roman" w:hAnsi="Segoe UI" w:cs="Segoe UI"/>
          <w:color w:val="24292E"/>
          <w:sz w:val="24"/>
          <w:szCs w:val="24"/>
          <w:lang w:eastAsia="en-GB"/>
        </w:rPr>
        <w:t xml:space="preserve"> I would have stopped the conversation dead in the water, but I didn’t", Andy admitted. "Do you remember that blonde girl at the hostel? We talked openly about life. Time flew by. Before we knew </w:t>
      </w:r>
      <w:proofErr w:type="gramStart"/>
      <w:r w:rsidRPr="006F30FD">
        <w:rPr>
          <w:rFonts w:ascii="Segoe UI" w:eastAsia="Times New Roman" w:hAnsi="Segoe UI" w:cs="Segoe UI"/>
          <w:color w:val="24292E"/>
          <w:sz w:val="24"/>
          <w:szCs w:val="24"/>
          <w:lang w:eastAsia="en-GB"/>
        </w:rPr>
        <w:t>it</w:t>
      </w:r>
      <w:proofErr w:type="gramEnd"/>
      <w:r w:rsidRPr="006F30FD">
        <w:rPr>
          <w:rFonts w:ascii="Segoe UI" w:eastAsia="Times New Roman" w:hAnsi="Segoe UI" w:cs="Segoe UI"/>
          <w:color w:val="24292E"/>
          <w:sz w:val="24"/>
          <w:szCs w:val="24"/>
          <w:lang w:eastAsia="en-GB"/>
        </w:rPr>
        <w:t xml:space="preserve"> we’d been talking for 2 hours. That feeling of wanting to have sex with someone other than Cullen. </w:t>
      </w:r>
      <w:proofErr w:type="gramStart"/>
      <w:r w:rsidRPr="006F30FD">
        <w:rPr>
          <w:rFonts w:ascii="Segoe UI" w:eastAsia="Times New Roman" w:hAnsi="Segoe UI" w:cs="Segoe UI"/>
          <w:color w:val="24292E"/>
          <w:sz w:val="24"/>
          <w:szCs w:val="24"/>
          <w:lang w:eastAsia="en-GB"/>
        </w:rPr>
        <w:t>It's</w:t>
      </w:r>
      <w:proofErr w:type="gramEnd"/>
      <w:r w:rsidRPr="006F30FD">
        <w:rPr>
          <w:rFonts w:ascii="Segoe UI" w:eastAsia="Times New Roman" w:hAnsi="Segoe UI" w:cs="Segoe UI"/>
          <w:color w:val="24292E"/>
          <w:sz w:val="24"/>
          <w:szCs w:val="24"/>
          <w:lang w:eastAsia="en-GB"/>
        </w:rPr>
        <w:t xml:space="preserve"> there and it isn't the first time I’ve felt this way during my relationship with her. I need to rethink the relationship.", Andy said. He smiled and shook my hand. "Thanks, I had a bloody good time." he said. We went our separate ways.</w:t>
      </w:r>
    </w:p>
    <w:p w14:paraId="45F79899" w14:textId="77777777" w:rsidR="006F30FD" w:rsidRPr="006F30FD" w:rsidRDefault="006F30FD" w:rsidP="006F30FD">
      <w:pPr>
        <w:shd w:val="clear" w:color="auto" w:fill="FFFFFF"/>
        <w:spacing w:before="360" w:after="240" w:line="240" w:lineRule="auto"/>
        <w:outlineLvl w:val="1"/>
        <w:rPr>
          <w:rFonts w:ascii="Segoe UI" w:eastAsia="Times New Roman" w:hAnsi="Segoe UI" w:cs="Segoe UI"/>
          <w:b/>
          <w:bCs/>
          <w:color w:val="24292E"/>
          <w:sz w:val="36"/>
          <w:szCs w:val="36"/>
          <w:lang w:eastAsia="en-GB"/>
        </w:rPr>
      </w:pPr>
      <w:r w:rsidRPr="006F30FD">
        <w:rPr>
          <w:rFonts w:ascii="Segoe UI" w:eastAsia="Times New Roman" w:hAnsi="Segoe UI" w:cs="Segoe UI"/>
          <w:b/>
          <w:bCs/>
          <w:color w:val="24292E"/>
          <w:sz w:val="36"/>
          <w:szCs w:val="36"/>
          <w:lang w:eastAsia="en-GB"/>
        </w:rPr>
        <w:t>Chapter 10</w:t>
      </w:r>
    </w:p>
    <w:p w14:paraId="46A5EE43" w14:textId="77777777" w:rsidR="006F30FD" w:rsidRPr="006F30FD" w:rsidRDefault="006F30FD" w:rsidP="006F30FD">
      <w:pPr>
        <w:shd w:val="clear" w:color="auto" w:fill="FFFFFF"/>
        <w:spacing w:before="360" w:after="240" w:line="240" w:lineRule="auto"/>
        <w:outlineLvl w:val="2"/>
        <w:rPr>
          <w:rFonts w:ascii="Segoe UI" w:eastAsia="Times New Roman" w:hAnsi="Segoe UI" w:cs="Segoe UI"/>
          <w:b/>
          <w:bCs/>
          <w:color w:val="24292E"/>
          <w:sz w:val="30"/>
          <w:szCs w:val="30"/>
          <w:lang w:eastAsia="en-GB"/>
        </w:rPr>
      </w:pPr>
      <w:r w:rsidRPr="006F30FD">
        <w:rPr>
          <w:rFonts w:ascii="Segoe UI" w:eastAsia="Times New Roman" w:hAnsi="Segoe UI" w:cs="Segoe UI"/>
          <w:b/>
          <w:bCs/>
          <w:color w:val="24292E"/>
          <w:sz w:val="30"/>
          <w:szCs w:val="30"/>
          <w:lang w:eastAsia="en-GB"/>
        </w:rPr>
        <w:t>The Broken Jaw Incident</w:t>
      </w:r>
    </w:p>
    <w:p w14:paraId="66B26185"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I was beginning to yearn a change from my Sydney lifestyle. I wanted to either move to another Sydney suburb or move to another city entirely. What would be more exciting? I decided to plan a move to another large Australian city, with assistance from the consultancy. The consultancy had offices in the Brisbane and Melbourne. Melbourne was considered globally as one of the best cities to live in. Choice made. Now, the difficult part. I had to ask </w:t>
      </w:r>
      <w:proofErr w:type="gramStart"/>
      <w:r w:rsidRPr="006F30FD">
        <w:rPr>
          <w:rFonts w:ascii="Segoe UI" w:eastAsia="Times New Roman" w:hAnsi="Segoe UI" w:cs="Segoe UI"/>
          <w:color w:val="24292E"/>
          <w:sz w:val="24"/>
          <w:szCs w:val="24"/>
          <w:lang w:eastAsia="en-GB"/>
        </w:rPr>
        <w:t>the my</w:t>
      </w:r>
      <w:proofErr w:type="gramEnd"/>
      <w:r w:rsidRPr="006F30FD">
        <w:rPr>
          <w:rFonts w:ascii="Segoe UI" w:eastAsia="Times New Roman" w:hAnsi="Segoe UI" w:cs="Segoe UI"/>
          <w:color w:val="24292E"/>
          <w:sz w:val="24"/>
          <w:szCs w:val="24"/>
          <w:lang w:eastAsia="en-GB"/>
        </w:rPr>
        <w:t xml:space="preserve"> boss, Mark, if I could move. One day in October I sent an email stating my desire to work at their Melbourne office. Minutes after hitting the send button the phone rang. I was caught off guard by the immediacy. "Dave?", he said quizzically. "Hi Mark, did you get my email?", I replied. "Yep, that’s what I want to talk to you about. </w:t>
      </w:r>
      <w:proofErr w:type="gramStart"/>
      <w:r w:rsidRPr="006F30FD">
        <w:rPr>
          <w:rFonts w:ascii="Segoe UI" w:eastAsia="Times New Roman" w:hAnsi="Segoe UI" w:cs="Segoe UI"/>
          <w:color w:val="24292E"/>
          <w:sz w:val="24"/>
          <w:szCs w:val="24"/>
          <w:lang w:eastAsia="en-GB"/>
        </w:rPr>
        <w:t>I’m</w:t>
      </w:r>
      <w:proofErr w:type="gramEnd"/>
      <w:r w:rsidRPr="006F30FD">
        <w:rPr>
          <w:rFonts w:ascii="Segoe UI" w:eastAsia="Times New Roman" w:hAnsi="Segoe UI" w:cs="Segoe UI"/>
          <w:color w:val="24292E"/>
          <w:sz w:val="24"/>
          <w:szCs w:val="24"/>
          <w:lang w:eastAsia="en-GB"/>
        </w:rPr>
        <w:t xml:space="preserve"> happy for you join the team down in Melbourne. You must be aware that they currently have </w:t>
      </w:r>
      <w:proofErr w:type="gramStart"/>
      <w:r w:rsidRPr="006F30FD">
        <w:rPr>
          <w:rFonts w:ascii="Segoe UI" w:eastAsia="Times New Roman" w:hAnsi="Segoe UI" w:cs="Segoe UI"/>
          <w:color w:val="24292E"/>
          <w:sz w:val="24"/>
          <w:szCs w:val="24"/>
          <w:lang w:eastAsia="en-GB"/>
        </w:rPr>
        <w:t>a large number of</w:t>
      </w:r>
      <w:proofErr w:type="gramEnd"/>
      <w:r w:rsidRPr="006F30FD">
        <w:rPr>
          <w:rFonts w:ascii="Segoe UI" w:eastAsia="Times New Roman" w:hAnsi="Segoe UI" w:cs="Segoe UI"/>
          <w:color w:val="24292E"/>
          <w:sz w:val="24"/>
          <w:szCs w:val="24"/>
          <w:lang w:eastAsia="en-GB"/>
        </w:rPr>
        <w:t xml:space="preserve"> people on the bench. Business is picking up, but currently it is running slowly.", he explained. "That’s fine Mark. When would be an appropriate time to make the move?", I asked. "It's not going to be now. Once I know, I will give indicate the time window.", Mark said. I felt excitement and trepidation. Selfishly I had only considered my needs. I was forgetting the people I was beginning to forge meaningful relationships with, my friends.</w:t>
      </w:r>
    </w:p>
    <w:p w14:paraId="64541BB5"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lastRenderedPageBreak/>
        <w:t xml:space="preserve">Carl, and girlfriend Uma, had booked a table on booze cruise: a 3-hour harbour cruise, complete with dinner, unlimited </w:t>
      </w:r>
      <w:proofErr w:type="gramStart"/>
      <w:r w:rsidRPr="006F30FD">
        <w:rPr>
          <w:rFonts w:ascii="Segoe UI" w:eastAsia="Times New Roman" w:hAnsi="Segoe UI" w:cs="Segoe UI"/>
          <w:color w:val="24292E"/>
          <w:sz w:val="24"/>
          <w:szCs w:val="24"/>
          <w:lang w:eastAsia="en-GB"/>
        </w:rPr>
        <w:t>drinks</w:t>
      </w:r>
      <w:proofErr w:type="gramEnd"/>
      <w:r w:rsidRPr="006F30FD">
        <w:rPr>
          <w:rFonts w:ascii="Segoe UI" w:eastAsia="Times New Roman" w:hAnsi="Segoe UI" w:cs="Segoe UI"/>
          <w:color w:val="24292E"/>
          <w:sz w:val="24"/>
          <w:szCs w:val="24"/>
          <w:lang w:eastAsia="en-GB"/>
        </w:rPr>
        <w:t xml:space="preserve"> and stage-show entertainment. It was all booked through a reputable discount website. The cruise would be departing from Darling Harbour on Saturday evening in early September. Carl asked if I was interested. I said yes, without looking into the details of the trip.</w:t>
      </w:r>
    </w:p>
    <w:p w14:paraId="09B7DA48"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I turned up to Darling Harbour at sunset. Note, I was sober as a judge. I looked out and saw a hive of activity in the harbour. Boats as large as the public transport vessels (capacity, 400 people) began to depart, one-by-one. Each boat was full </w:t>
      </w:r>
      <w:proofErr w:type="gramStart"/>
      <w:r w:rsidRPr="006F30FD">
        <w:rPr>
          <w:rFonts w:ascii="Segoe UI" w:eastAsia="Times New Roman" w:hAnsi="Segoe UI" w:cs="Segoe UI"/>
          <w:color w:val="24292E"/>
          <w:sz w:val="24"/>
          <w:szCs w:val="24"/>
          <w:lang w:eastAsia="en-GB"/>
        </w:rPr>
        <w:t>with</w:t>
      </w:r>
      <w:proofErr w:type="gramEnd"/>
      <w:r w:rsidRPr="006F30FD">
        <w:rPr>
          <w:rFonts w:ascii="Segoe UI" w:eastAsia="Times New Roman" w:hAnsi="Segoe UI" w:cs="Segoe UI"/>
          <w:color w:val="24292E"/>
          <w:sz w:val="24"/>
          <w:szCs w:val="24"/>
          <w:lang w:eastAsia="en-GB"/>
        </w:rPr>
        <w:t xml:space="preserve"> party goers. I looked at my phone to find a photo of the vessel I was booked onto. I sighed. The boat had a face only a mother could love. My attention was diverted from the queue of customers to the people walking around the harbour. "Where are Carl and Uma?", I said under my breath. I did a second scan. It took me a few seconds to pick them out from the crowd. They walked languidly in my direction. Uma forced a smile and Carl looked at me with an air of disgust. "Hello dick head," he said. Thankfully, by this stage in our friendship I was accommodating to his put-downs. I knew he cared. A grin and a hello </w:t>
      </w:r>
      <w:proofErr w:type="gramStart"/>
      <w:r w:rsidRPr="006F30FD">
        <w:rPr>
          <w:rFonts w:ascii="Segoe UI" w:eastAsia="Times New Roman" w:hAnsi="Segoe UI" w:cs="Segoe UI"/>
          <w:color w:val="24292E"/>
          <w:sz w:val="24"/>
          <w:szCs w:val="24"/>
          <w:lang w:eastAsia="en-GB"/>
        </w:rPr>
        <w:t>was</w:t>
      </w:r>
      <w:proofErr w:type="gramEnd"/>
      <w:r w:rsidRPr="006F30FD">
        <w:rPr>
          <w:rFonts w:ascii="Segoe UI" w:eastAsia="Times New Roman" w:hAnsi="Segoe UI" w:cs="Segoe UI"/>
          <w:color w:val="24292E"/>
          <w:sz w:val="24"/>
          <w:szCs w:val="24"/>
          <w:lang w:eastAsia="en-GB"/>
        </w:rPr>
        <w:t xml:space="preserve"> as good as I could muster. "Who else was coming along?", I asked. Unfortunately, out of the group of nearly 20 Ex-pats, only 3 of us thought this was a good idea. I began to wonder why?</w:t>
      </w:r>
    </w:p>
    <w:p w14:paraId="6D3DA25E"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There was a flicker of staff movement on our </w:t>
      </w:r>
      <w:proofErr w:type="spellStart"/>
      <w:r w:rsidRPr="006F30FD">
        <w:rPr>
          <w:rFonts w:ascii="Segoe UI" w:eastAsia="Times New Roman" w:hAnsi="Segoe UI" w:cs="Segoe UI"/>
          <w:color w:val="24292E"/>
          <w:sz w:val="24"/>
          <w:szCs w:val="24"/>
          <w:lang w:eastAsia="en-GB"/>
        </w:rPr>
        <w:t>fugly</w:t>
      </w:r>
      <w:proofErr w:type="spellEnd"/>
      <w:r w:rsidRPr="006F30FD">
        <w:rPr>
          <w:rFonts w:ascii="Segoe UI" w:eastAsia="Times New Roman" w:hAnsi="Segoe UI" w:cs="Segoe UI"/>
          <w:color w:val="24292E"/>
          <w:sz w:val="24"/>
          <w:szCs w:val="24"/>
          <w:lang w:eastAsia="en-GB"/>
        </w:rPr>
        <w:t xml:space="preserve"> boat. Onboarding was to begin as the </w:t>
      </w:r>
      <w:proofErr w:type="gramStart"/>
      <w:r w:rsidRPr="006F30FD">
        <w:rPr>
          <w:rFonts w:ascii="Segoe UI" w:eastAsia="Times New Roman" w:hAnsi="Segoe UI" w:cs="Segoe UI"/>
          <w:color w:val="24292E"/>
          <w:sz w:val="24"/>
          <w:szCs w:val="24"/>
          <w:lang w:eastAsia="en-GB"/>
        </w:rPr>
        <w:t>gang-way</w:t>
      </w:r>
      <w:proofErr w:type="gramEnd"/>
      <w:r w:rsidRPr="006F30FD">
        <w:rPr>
          <w:rFonts w:ascii="Segoe UI" w:eastAsia="Times New Roman" w:hAnsi="Segoe UI" w:cs="Segoe UI"/>
          <w:color w:val="24292E"/>
          <w:sz w:val="24"/>
          <w:szCs w:val="24"/>
          <w:lang w:eastAsia="en-GB"/>
        </w:rPr>
        <w:t xml:space="preserve"> was lowered. The queue consisted of couples. I was only singleton. A member of staff checked our tickets as we embarked. Another looked at our ticket and directed us to our assigned tables. My small table for one was located to the rear of the </w:t>
      </w:r>
      <w:proofErr w:type="gramStart"/>
      <w:r w:rsidRPr="006F30FD">
        <w:rPr>
          <w:rFonts w:ascii="Segoe UI" w:eastAsia="Times New Roman" w:hAnsi="Segoe UI" w:cs="Segoe UI"/>
          <w:color w:val="24292E"/>
          <w:sz w:val="24"/>
          <w:szCs w:val="24"/>
          <w:lang w:eastAsia="en-GB"/>
        </w:rPr>
        <w:t>first floor</w:t>
      </w:r>
      <w:proofErr w:type="gramEnd"/>
      <w:r w:rsidRPr="006F30FD">
        <w:rPr>
          <w:rFonts w:ascii="Segoe UI" w:eastAsia="Times New Roman" w:hAnsi="Segoe UI" w:cs="Segoe UI"/>
          <w:color w:val="24292E"/>
          <w:sz w:val="24"/>
          <w:szCs w:val="24"/>
          <w:lang w:eastAsia="en-GB"/>
        </w:rPr>
        <w:t xml:space="preserve"> balcony. Uma and Carl were assigned a large table towards the front. I waved enthusiastically. Carl lifted his head, Uma beamed, as they both sat down. I was distracted briefly as a waiter placed a bottle of red and white wine on my table. A special "all you can drink", drinks menu suddenly appeared in front of me. Items included draught, bottled beer, </w:t>
      </w:r>
      <w:proofErr w:type="gramStart"/>
      <w:r w:rsidRPr="006F30FD">
        <w:rPr>
          <w:rFonts w:ascii="Segoe UI" w:eastAsia="Times New Roman" w:hAnsi="Segoe UI" w:cs="Segoe UI"/>
          <w:color w:val="24292E"/>
          <w:sz w:val="24"/>
          <w:szCs w:val="24"/>
          <w:lang w:eastAsia="en-GB"/>
        </w:rPr>
        <w:t>spirits</w:t>
      </w:r>
      <w:proofErr w:type="gramEnd"/>
      <w:r w:rsidRPr="006F30FD">
        <w:rPr>
          <w:rFonts w:ascii="Segoe UI" w:eastAsia="Times New Roman" w:hAnsi="Segoe UI" w:cs="Segoe UI"/>
          <w:color w:val="24292E"/>
          <w:sz w:val="24"/>
          <w:szCs w:val="24"/>
          <w:lang w:eastAsia="en-GB"/>
        </w:rPr>
        <w:t xml:space="preserve"> and more cheap wine. My excitement piqued. I poured myself a glass of red, necked it. I poured a glass of white, necked it. I ordered a bottle of VB, necked that. I worked my way through the whole menu, in a western top-to-bottom, left-to-right order. The pre-ordered meal arrived just in time for the stage show to begin. At this point I was beginning to lose consciousness. I knew better than to mix grain and grape based drinks. Stupidly, I wanted value for money.</w:t>
      </w:r>
    </w:p>
    <w:p w14:paraId="708AE269"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In my semi-conscious state time passed by swiftly. Before I knew it, the show was over, the boat had </w:t>
      </w:r>
      <w:proofErr w:type="gramStart"/>
      <w:r w:rsidRPr="006F30FD">
        <w:rPr>
          <w:rFonts w:ascii="Segoe UI" w:eastAsia="Times New Roman" w:hAnsi="Segoe UI" w:cs="Segoe UI"/>
          <w:color w:val="24292E"/>
          <w:sz w:val="24"/>
          <w:szCs w:val="24"/>
          <w:lang w:eastAsia="en-GB"/>
        </w:rPr>
        <w:t>docked</w:t>
      </w:r>
      <w:proofErr w:type="gramEnd"/>
      <w:r w:rsidRPr="006F30FD">
        <w:rPr>
          <w:rFonts w:ascii="Segoe UI" w:eastAsia="Times New Roman" w:hAnsi="Segoe UI" w:cs="Segoe UI"/>
          <w:color w:val="24292E"/>
          <w:sz w:val="24"/>
          <w:szCs w:val="24"/>
          <w:lang w:eastAsia="en-GB"/>
        </w:rPr>
        <w:t xml:space="preserve"> and it was time to depart. Carl and Uma walked over to my table. Uma enthusiastically slurred something about the stage show </w:t>
      </w:r>
      <w:proofErr w:type="gramStart"/>
      <w:r w:rsidRPr="006F30FD">
        <w:rPr>
          <w:rFonts w:ascii="Segoe UI" w:eastAsia="Times New Roman" w:hAnsi="Segoe UI" w:cs="Segoe UI"/>
          <w:color w:val="24292E"/>
          <w:sz w:val="24"/>
          <w:szCs w:val="24"/>
          <w:lang w:eastAsia="en-GB"/>
        </w:rPr>
        <w:t>we'd</w:t>
      </w:r>
      <w:proofErr w:type="gramEnd"/>
      <w:r w:rsidRPr="006F30FD">
        <w:rPr>
          <w:rFonts w:ascii="Segoe UI" w:eastAsia="Times New Roman" w:hAnsi="Segoe UI" w:cs="Segoe UI"/>
          <w:color w:val="24292E"/>
          <w:sz w:val="24"/>
          <w:szCs w:val="24"/>
          <w:lang w:eastAsia="en-GB"/>
        </w:rPr>
        <w:t xml:space="preserve"> seen. I couldn't even </w:t>
      </w:r>
      <w:proofErr w:type="gramStart"/>
      <w:r w:rsidRPr="006F30FD">
        <w:rPr>
          <w:rFonts w:ascii="Segoe UI" w:eastAsia="Times New Roman" w:hAnsi="Segoe UI" w:cs="Segoe UI"/>
          <w:color w:val="24292E"/>
          <w:sz w:val="24"/>
          <w:szCs w:val="24"/>
          <w:lang w:eastAsia="en-GB"/>
        </w:rPr>
        <w:t>speak,</w:t>
      </w:r>
      <w:proofErr w:type="gramEnd"/>
      <w:r w:rsidRPr="006F30FD">
        <w:rPr>
          <w:rFonts w:ascii="Segoe UI" w:eastAsia="Times New Roman" w:hAnsi="Segoe UI" w:cs="Segoe UI"/>
          <w:color w:val="24292E"/>
          <w:sz w:val="24"/>
          <w:szCs w:val="24"/>
          <w:lang w:eastAsia="en-GB"/>
        </w:rPr>
        <w:t xml:space="preserve"> such was the impact of the alcohol. Carl indicated he and Uma were heading to the James Squire Bar before calling it a night. In my agreeable and wavering </w:t>
      </w:r>
      <w:proofErr w:type="gramStart"/>
      <w:r w:rsidRPr="006F30FD">
        <w:rPr>
          <w:rFonts w:ascii="Segoe UI" w:eastAsia="Times New Roman" w:hAnsi="Segoe UI" w:cs="Segoe UI"/>
          <w:color w:val="24292E"/>
          <w:sz w:val="24"/>
          <w:szCs w:val="24"/>
          <w:lang w:eastAsia="en-GB"/>
        </w:rPr>
        <w:t>state</w:t>
      </w:r>
      <w:proofErr w:type="gramEnd"/>
      <w:r w:rsidRPr="006F30FD">
        <w:rPr>
          <w:rFonts w:ascii="Segoe UI" w:eastAsia="Times New Roman" w:hAnsi="Segoe UI" w:cs="Segoe UI"/>
          <w:color w:val="24292E"/>
          <w:sz w:val="24"/>
          <w:szCs w:val="24"/>
          <w:lang w:eastAsia="en-GB"/>
        </w:rPr>
        <w:t xml:space="preserve"> I nodded and followed the couple to the embarkation point. The fresh air hit me. I was finding it difficult to keep conscious. It took a lot of focus to keep on my feet as I shuffled down the ramp. I looked across the Darling Harbour </w:t>
      </w:r>
      <w:proofErr w:type="spellStart"/>
      <w:r w:rsidRPr="006F30FD">
        <w:rPr>
          <w:rFonts w:ascii="Segoe UI" w:eastAsia="Times New Roman" w:hAnsi="Segoe UI" w:cs="Segoe UI"/>
          <w:color w:val="24292E"/>
          <w:sz w:val="24"/>
          <w:szCs w:val="24"/>
          <w:lang w:eastAsia="en-GB"/>
        </w:rPr>
        <w:t>thoroughfair</w:t>
      </w:r>
      <w:proofErr w:type="spellEnd"/>
      <w:r w:rsidRPr="006F30FD">
        <w:rPr>
          <w:rFonts w:ascii="Segoe UI" w:eastAsia="Times New Roman" w:hAnsi="Segoe UI" w:cs="Segoe UI"/>
          <w:color w:val="24292E"/>
          <w:sz w:val="24"/>
          <w:szCs w:val="24"/>
          <w:lang w:eastAsia="en-GB"/>
        </w:rPr>
        <w:t xml:space="preserve">. The James Squire Bar was buzzing. A group of men dressed in Mariachi </w:t>
      </w:r>
      <w:r w:rsidRPr="006F30FD">
        <w:rPr>
          <w:rFonts w:ascii="Segoe UI" w:eastAsia="Times New Roman" w:hAnsi="Segoe UI" w:cs="Segoe UI"/>
          <w:color w:val="24292E"/>
          <w:sz w:val="24"/>
          <w:szCs w:val="24"/>
          <w:lang w:eastAsia="en-GB"/>
        </w:rPr>
        <w:lastRenderedPageBreak/>
        <w:t xml:space="preserve">fancy dress were stood outside. My recollection of events from that point forwards is best described as hazy. I purchased a round of drinks for myself, </w:t>
      </w:r>
      <w:proofErr w:type="gramStart"/>
      <w:r w:rsidRPr="006F30FD">
        <w:rPr>
          <w:rFonts w:ascii="Segoe UI" w:eastAsia="Times New Roman" w:hAnsi="Segoe UI" w:cs="Segoe UI"/>
          <w:color w:val="24292E"/>
          <w:sz w:val="24"/>
          <w:szCs w:val="24"/>
          <w:lang w:eastAsia="en-GB"/>
        </w:rPr>
        <w:t>Uma</w:t>
      </w:r>
      <w:proofErr w:type="gramEnd"/>
      <w:r w:rsidRPr="006F30FD">
        <w:rPr>
          <w:rFonts w:ascii="Segoe UI" w:eastAsia="Times New Roman" w:hAnsi="Segoe UI" w:cs="Segoe UI"/>
          <w:color w:val="24292E"/>
          <w:sz w:val="24"/>
          <w:szCs w:val="24"/>
          <w:lang w:eastAsia="en-GB"/>
        </w:rPr>
        <w:t xml:space="preserve"> and Carl. I looked at </w:t>
      </w:r>
      <w:proofErr w:type="gramStart"/>
      <w:r w:rsidRPr="006F30FD">
        <w:rPr>
          <w:rFonts w:ascii="Segoe UI" w:eastAsia="Times New Roman" w:hAnsi="Segoe UI" w:cs="Segoe UI"/>
          <w:color w:val="24292E"/>
          <w:sz w:val="24"/>
          <w:szCs w:val="24"/>
          <w:lang w:eastAsia="en-GB"/>
        </w:rPr>
        <w:t>both of them</w:t>
      </w:r>
      <w:proofErr w:type="gramEnd"/>
      <w:r w:rsidRPr="006F30FD">
        <w:rPr>
          <w:rFonts w:ascii="Segoe UI" w:eastAsia="Times New Roman" w:hAnsi="Segoe UI" w:cs="Segoe UI"/>
          <w:color w:val="24292E"/>
          <w:sz w:val="24"/>
          <w:szCs w:val="24"/>
          <w:lang w:eastAsia="en-GB"/>
        </w:rPr>
        <w:t xml:space="preserve">. They were </w:t>
      </w:r>
      <w:proofErr w:type="spellStart"/>
      <w:r w:rsidRPr="006F30FD">
        <w:rPr>
          <w:rFonts w:ascii="Segoe UI" w:eastAsia="Times New Roman" w:hAnsi="Segoe UI" w:cs="Segoe UI"/>
          <w:color w:val="24292E"/>
          <w:sz w:val="24"/>
          <w:szCs w:val="24"/>
          <w:lang w:eastAsia="en-GB"/>
        </w:rPr>
        <w:t>noticably</w:t>
      </w:r>
      <w:proofErr w:type="spellEnd"/>
      <w:r w:rsidRPr="006F30FD">
        <w:rPr>
          <w:rFonts w:ascii="Segoe UI" w:eastAsia="Times New Roman" w:hAnsi="Segoe UI" w:cs="Segoe UI"/>
          <w:color w:val="24292E"/>
          <w:sz w:val="24"/>
          <w:szCs w:val="24"/>
          <w:lang w:eastAsia="en-GB"/>
        </w:rPr>
        <w:t xml:space="preserve"> drunk and tired. They left their drinks and wished me fair well.</w:t>
      </w:r>
    </w:p>
    <w:p w14:paraId="1B1CD680"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I walked over to the group of Mariachis. I regained consciousness. One of the blokes from the Mariachi group asked me to hold a wedge of tissues to my jaw. He opened the passenger door to a taxi. I got in. The driver took me to the Sydney Hospital. I was unaware of my injuries. I sat, slumped in the taxi seat. I pulled the wedge of tissue away from my chin. I felt the warm trickle of blood. I reapplied the tissue. The taxi driver asked if I was okay. </w:t>
      </w:r>
      <w:proofErr w:type="gramStart"/>
      <w:r w:rsidRPr="006F30FD">
        <w:rPr>
          <w:rFonts w:ascii="Segoe UI" w:eastAsia="Times New Roman" w:hAnsi="Segoe UI" w:cs="Segoe UI"/>
          <w:color w:val="24292E"/>
          <w:sz w:val="24"/>
          <w:szCs w:val="24"/>
          <w:lang w:eastAsia="en-GB"/>
        </w:rPr>
        <w:t>Thankfully</w:t>
      </w:r>
      <w:proofErr w:type="gramEnd"/>
      <w:r w:rsidRPr="006F30FD">
        <w:rPr>
          <w:rFonts w:ascii="Segoe UI" w:eastAsia="Times New Roman" w:hAnsi="Segoe UI" w:cs="Segoe UI"/>
          <w:color w:val="24292E"/>
          <w:sz w:val="24"/>
          <w:szCs w:val="24"/>
          <w:lang w:eastAsia="en-GB"/>
        </w:rPr>
        <w:t xml:space="preserve"> my senses were numbed to the pain. I indicated all was okay. "Where we were going?", I asked. "We are heading to Sydney Hospital mate. Hang in there. You need someone to look at that chin.", he said.</w:t>
      </w:r>
    </w:p>
    <w:p w14:paraId="3C5DA5D2"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The taxi pulled up outside the sleek looking hospital A&amp;E entrance. I handed the driver a red coloured note. I hobbled through the first set of doors and into the waiting area. Immediately I was attended to. A nurse asked to see a form of ID. Thankfully, I had my Medicare card in my wallet. She made a note on a piece of paper and looked at my chin. "What happened to you then?", she asked. "Fell over, I think", was my belaboured response. "Remove the tissue and let me take a closer look", she asked. The nurse winced. "You’ll be needing stitches!", she exclaimed. "Come on </w:t>
      </w:r>
      <w:proofErr w:type="spellStart"/>
      <w:r w:rsidRPr="006F30FD">
        <w:rPr>
          <w:rFonts w:ascii="Segoe UI" w:eastAsia="Times New Roman" w:hAnsi="Segoe UI" w:cs="Segoe UI"/>
          <w:color w:val="24292E"/>
          <w:sz w:val="24"/>
          <w:szCs w:val="24"/>
          <w:lang w:eastAsia="en-GB"/>
        </w:rPr>
        <w:t>though</w:t>
      </w:r>
      <w:proofErr w:type="spellEnd"/>
      <w:r w:rsidRPr="006F30FD">
        <w:rPr>
          <w:rFonts w:ascii="Segoe UI" w:eastAsia="Times New Roman" w:hAnsi="Segoe UI" w:cs="Segoe UI"/>
          <w:color w:val="24292E"/>
          <w:sz w:val="24"/>
          <w:szCs w:val="24"/>
          <w:lang w:eastAsia="en-GB"/>
        </w:rPr>
        <w:t xml:space="preserve"> to the ward, we’ll get you a bed", she said. The nurse sped off, returning with a large plaster. She applied it to </w:t>
      </w:r>
      <w:proofErr w:type="spellStart"/>
      <w:r w:rsidRPr="006F30FD">
        <w:rPr>
          <w:rFonts w:ascii="Segoe UI" w:eastAsia="Times New Roman" w:hAnsi="Segoe UI" w:cs="Segoe UI"/>
          <w:color w:val="24292E"/>
          <w:sz w:val="24"/>
          <w:szCs w:val="24"/>
          <w:lang w:eastAsia="en-GB"/>
        </w:rPr>
        <w:t>to</w:t>
      </w:r>
      <w:proofErr w:type="spellEnd"/>
      <w:r w:rsidRPr="006F30FD">
        <w:rPr>
          <w:rFonts w:ascii="Segoe UI" w:eastAsia="Times New Roman" w:hAnsi="Segoe UI" w:cs="Segoe UI"/>
          <w:color w:val="24292E"/>
          <w:sz w:val="24"/>
          <w:szCs w:val="24"/>
          <w:lang w:eastAsia="en-GB"/>
        </w:rPr>
        <w:t xml:space="preserve"> my chin with care. "There, is that better? Let me grab you a gown." she said. A distinctive blue uniform was presented to me. The nurse pulled thinly veiled curtains around my bed giving me privacy. It was a relief to remove my blood and alcohol-soaked clothes. I put the gown on and lay in bed. I stared at the ceiling, taking a moment to think about the enormity of the situation. As I yawned and closed my mouth, my top and bottom teeth </w:t>
      </w:r>
      <w:proofErr w:type="gramStart"/>
      <w:r w:rsidRPr="006F30FD">
        <w:rPr>
          <w:rFonts w:ascii="Segoe UI" w:eastAsia="Times New Roman" w:hAnsi="Segoe UI" w:cs="Segoe UI"/>
          <w:color w:val="24292E"/>
          <w:sz w:val="24"/>
          <w:szCs w:val="24"/>
          <w:lang w:eastAsia="en-GB"/>
        </w:rPr>
        <w:t>weren't</w:t>
      </w:r>
      <w:proofErr w:type="gramEnd"/>
      <w:r w:rsidRPr="006F30FD">
        <w:rPr>
          <w:rFonts w:ascii="Segoe UI" w:eastAsia="Times New Roman" w:hAnsi="Segoe UI" w:cs="Segoe UI"/>
          <w:color w:val="24292E"/>
          <w:sz w:val="24"/>
          <w:szCs w:val="24"/>
          <w:lang w:eastAsia="en-GB"/>
        </w:rPr>
        <w:t xml:space="preserve"> stacking atop one another. I strained my jaw muscles on the right-</w:t>
      </w:r>
      <w:proofErr w:type="spellStart"/>
      <w:r w:rsidRPr="006F30FD">
        <w:rPr>
          <w:rFonts w:ascii="Segoe UI" w:eastAsia="Times New Roman" w:hAnsi="Segoe UI" w:cs="Segoe UI"/>
          <w:color w:val="24292E"/>
          <w:sz w:val="24"/>
          <w:szCs w:val="24"/>
          <w:lang w:eastAsia="en-GB"/>
        </w:rPr>
        <w:t>handside</w:t>
      </w:r>
      <w:proofErr w:type="spellEnd"/>
      <w:r w:rsidRPr="006F30FD">
        <w:rPr>
          <w:rFonts w:ascii="Segoe UI" w:eastAsia="Times New Roman" w:hAnsi="Segoe UI" w:cs="Segoe UI"/>
          <w:color w:val="24292E"/>
          <w:sz w:val="24"/>
          <w:szCs w:val="24"/>
          <w:lang w:eastAsia="en-GB"/>
        </w:rPr>
        <w:t xml:space="preserve"> of my mouth to correct the problem. My jaw ached. I used my tongue to probe the condition of my teeth. Some were jagged, others were loose. What the hell happened to me!?</w:t>
      </w:r>
    </w:p>
    <w:p w14:paraId="6FAF4167"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The nurse was a welcome distraction. She asked me to sit up. The plaster was gently removed from my chin, the area was cleaned and injected with anaesthetic. A plastic stitch was laced through with a large needle. The procedure was performed quickly. A large bandage was applied over the stitching. "Please lie back", she asked. It went deathly quiet. I wondered if I was okay to leave. A young male nurse flung open the curtains surrounding my bed and closed them quickly </w:t>
      </w:r>
      <w:proofErr w:type="spellStart"/>
      <w:r w:rsidRPr="006F30FD">
        <w:rPr>
          <w:rFonts w:ascii="Segoe UI" w:eastAsia="Times New Roman" w:hAnsi="Segoe UI" w:cs="Segoe UI"/>
          <w:color w:val="24292E"/>
          <w:sz w:val="24"/>
          <w:szCs w:val="24"/>
          <w:lang w:eastAsia="en-GB"/>
        </w:rPr>
        <w:t>behing</w:t>
      </w:r>
      <w:proofErr w:type="spellEnd"/>
      <w:r w:rsidRPr="006F30FD">
        <w:rPr>
          <w:rFonts w:ascii="Segoe UI" w:eastAsia="Times New Roman" w:hAnsi="Segoe UI" w:cs="Segoe UI"/>
          <w:color w:val="24292E"/>
          <w:sz w:val="24"/>
          <w:szCs w:val="24"/>
          <w:lang w:eastAsia="en-GB"/>
        </w:rPr>
        <w:t xml:space="preserve"> him. He asked me to show my forearm. He warned I might feel discomfort. A large needled IV drip was inserted into the arm. It didn't bother </w:t>
      </w:r>
      <w:proofErr w:type="gramStart"/>
      <w:r w:rsidRPr="006F30FD">
        <w:rPr>
          <w:rFonts w:ascii="Segoe UI" w:eastAsia="Times New Roman" w:hAnsi="Segoe UI" w:cs="Segoe UI"/>
          <w:color w:val="24292E"/>
          <w:sz w:val="24"/>
          <w:szCs w:val="24"/>
          <w:lang w:eastAsia="en-GB"/>
        </w:rPr>
        <w:t>me,</w:t>
      </w:r>
      <w:proofErr w:type="gramEnd"/>
      <w:r w:rsidRPr="006F30FD">
        <w:rPr>
          <w:rFonts w:ascii="Segoe UI" w:eastAsia="Times New Roman" w:hAnsi="Segoe UI" w:cs="Segoe UI"/>
          <w:color w:val="24292E"/>
          <w:sz w:val="24"/>
          <w:szCs w:val="24"/>
          <w:lang w:eastAsia="en-GB"/>
        </w:rPr>
        <w:t xml:space="preserve"> I had grown up on local anaesthetics for dental treatments. The male nurse asked if I felt any discomfort other than the obvious IV puncture wound. The alcoholic affects were slowly wearing off. The pain from my leg and jaw was becoming uncomfortable. I winced, nodded my head then </w:t>
      </w:r>
      <w:r w:rsidRPr="006F30FD">
        <w:rPr>
          <w:rFonts w:ascii="Segoe UI" w:eastAsia="Times New Roman" w:hAnsi="Segoe UI" w:cs="Segoe UI"/>
          <w:color w:val="24292E"/>
          <w:sz w:val="24"/>
          <w:szCs w:val="24"/>
          <w:lang w:eastAsia="en-GB"/>
        </w:rPr>
        <w:lastRenderedPageBreak/>
        <w:t xml:space="preserve">deeply exhaled. "Okay, I’ll apply a dose of morphine via the drip", the male nurse said. Out the corner of my eye I could see the male nurse attach something to the drip and squeeze a syringe. I felt euphoria. The pain evaporated. The endorphin rush was on a scale beyond anything I had ever experienced. I was left breathless. My eyelids became heavy. I woke up hours later. The morphine had worn off and the pain had resurfaced. Not only had the pain returned, </w:t>
      </w:r>
      <w:proofErr w:type="gramStart"/>
      <w:r w:rsidRPr="006F30FD">
        <w:rPr>
          <w:rFonts w:ascii="Segoe UI" w:eastAsia="Times New Roman" w:hAnsi="Segoe UI" w:cs="Segoe UI"/>
          <w:color w:val="24292E"/>
          <w:sz w:val="24"/>
          <w:szCs w:val="24"/>
          <w:lang w:eastAsia="en-GB"/>
        </w:rPr>
        <w:t>another patient had</w:t>
      </w:r>
      <w:proofErr w:type="gramEnd"/>
      <w:r w:rsidRPr="006F30FD">
        <w:rPr>
          <w:rFonts w:ascii="Segoe UI" w:eastAsia="Times New Roman" w:hAnsi="Segoe UI" w:cs="Segoe UI"/>
          <w:color w:val="24292E"/>
          <w:sz w:val="24"/>
          <w:szCs w:val="24"/>
          <w:lang w:eastAsia="en-GB"/>
        </w:rPr>
        <w:t xml:space="preserve"> too.</w:t>
      </w:r>
    </w:p>
    <w:p w14:paraId="316CFDA3"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There was a lot of commotion from the people surrounding the bed next door. My situation was clearly nothing in comparison to hers. I gathered from the </w:t>
      </w:r>
      <w:proofErr w:type="gramStart"/>
      <w:r w:rsidRPr="006F30FD">
        <w:rPr>
          <w:rFonts w:ascii="Segoe UI" w:eastAsia="Times New Roman" w:hAnsi="Segoe UI" w:cs="Segoe UI"/>
          <w:color w:val="24292E"/>
          <w:sz w:val="24"/>
          <w:szCs w:val="24"/>
          <w:lang w:eastAsia="en-GB"/>
        </w:rPr>
        <w:t>conversation,</w:t>
      </w:r>
      <w:proofErr w:type="gramEnd"/>
      <w:r w:rsidRPr="006F30FD">
        <w:rPr>
          <w:rFonts w:ascii="Segoe UI" w:eastAsia="Times New Roman" w:hAnsi="Segoe UI" w:cs="Segoe UI"/>
          <w:color w:val="24292E"/>
          <w:sz w:val="24"/>
          <w:szCs w:val="24"/>
          <w:lang w:eastAsia="en-GB"/>
        </w:rPr>
        <w:t xml:space="preserve"> my neighbour was a young party goer. She had inadvertently overdosed. The family was present, offering a prayer. Initially, it </w:t>
      </w:r>
      <w:proofErr w:type="gramStart"/>
      <w:r w:rsidRPr="006F30FD">
        <w:rPr>
          <w:rFonts w:ascii="Segoe UI" w:eastAsia="Times New Roman" w:hAnsi="Segoe UI" w:cs="Segoe UI"/>
          <w:color w:val="24292E"/>
          <w:sz w:val="24"/>
          <w:szCs w:val="24"/>
          <w:lang w:eastAsia="en-GB"/>
        </w:rPr>
        <w:t>wasn’t</w:t>
      </w:r>
      <w:proofErr w:type="gramEnd"/>
      <w:r w:rsidRPr="006F30FD">
        <w:rPr>
          <w:rFonts w:ascii="Segoe UI" w:eastAsia="Times New Roman" w:hAnsi="Segoe UI" w:cs="Segoe UI"/>
          <w:color w:val="24292E"/>
          <w:sz w:val="24"/>
          <w:szCs w:val="24"/>
          <w:lang w:eastAsia="en-GB"/>
        </w:rPr>
        <w:t xml:space="preserve"> looking good. The noise from next door was drowned out by the discomforting pain originating from my bladder. I swung my legs to the side of the bed, grabbed my mobile IV unit and flung the curtains open. I located the bathroom, looked </w:t>
      </w:r>
      <w:proofErr w:type="gramStart"/>
      <w:r w:rsidRPr="006F30FD">
        <w:rPr>
          <w:rFonts w:ascii="Segoe UI" w:eastAsia="Times New Roman" w:hAnsi="Segoe UI" w:cs="Segoe UI"/>
          <w:color w:val="24292E"/>
          <w:sz w:val="24"/>
          <w:szCs w:val="24"/>
          <w:lang w:eastAsia="en-GB"/>
        </w:rPr>
        <w:t>inside</w:t>
      </w:r>
      <w:proofErr w:type="gramEnd"/>
      <w:r w:rsidRPr="006F30FD">
        <w:rPr>
          <w:rFonts w:ascii="Segoe UI" w:eastAsia="Times New Roman" w:hAnsi="Segoe UI" w:cs="Segoe UI"/>
          <w:color w:val="24292E"/>
          <w:sz w:val="24"/>
          <w:szCs w:val="24"/>
          <w:lang w:eastAsia="en-GB"/>
        </w:rPr>
        <w:t xml:space="preserve"> and admired its many mirrors. Like an inquisitive child, I stared at myself. It was more an </w:t>
      </w:r>
      <w:proofErr w:type="spellStart"/>
      <w:r w:rsidRPr="006F30FD">
        <w:rPr>
          <w:rFonts w:ascii="Segoe UI" w:eastAsia="Times New Roman" w:hAnsi="Segoe UI" w:cs="Segoe UI"/>
          <w:color w:val="24292E"/>
          <w:sz w:val="24"/>
          <w:szCs w:val="24"/>
          <w:lang w:eastAsia="en-GB"/>
        </w:rPr>
        <w:t>an</w:t>
      </w:r>
      <w:proofErr w:type="spellEnd"/>
      <w:r w:rsidRPr="006F30FD">
        <w:rPr>
          <w:rFonts w:ascii="Segoe UI" w:eastAsia="Times New Roman" w:hAnsi="Segoe UI" w:cs="Segoe UI"/>
          <w:color w:val="24292E"/>
          <w:sz w:val="24"/>
          <w:szCs w:val="24"/>
          <w:lang w:eastAsia="en-GB"/>
        </w:rPr>
        <w:t xml:space="preserve"> assessment than a shallow admiration. I noticed the plaster on my bloody chin. My glasses look slightly damaged. As I suspected, my jaw was skewed. My teeth appeared to look okay, which was a relief.</w:t>
      </w:r>
    </w:p>
    <w:p w14:paraId="3D4B1B60"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I made my way back to bed and lay there, awake. I was tired, but the commotion from next door and the pain from my injuries was keeping me awake. I heard the cries of relief from the family as my </w:t>
      </w:r>
      <w:proofErr w:type="gramStart"/>
      <w:r w:rsidRPr="006F30FD">
        <w:rPr>
          <w:rFonts w:ascii="Segoe UI" w:eastAsia="Times New Roman" w:hAnsi="Segoe UI" w:cs="Segoe UI"/>
          <w:color w:val="24292E"/>
          <w:sz w:val="24"/>
          <w:szCs w:val="24"/>
          <w:lang w:eastAsia="en-GB"/>
        </w:rPr>
        <w:t>next door</w:t>
      </w:r>
      <w:proofErr w:type="gramEnd"/>
      <w:r w:rsidRPr="006F30FD">
        <w:rPr>
          <w:rFonts w:ascii="Segoe UI" w:eastAsia="Times New Roman" w:hAnsi="Segoe UI" w:cs="Segoe UI"/>
          <w:color w:val="24292E"/>
          <w:sz w:val="24"/>
          <w:szCs w:val="24"/>
          <w:lang w:eastAsia="en-GB"/>
        </w:rPr>
        <w:t xml:space="preserve"> neighbour woke from her drug induced slumber. It was only the pain that was now keeping me awake. Thankfully, I passed out. The hospital became enshrined in light as dawn broke. This angelic call made me stir and wince as I tried to open my eyes. The pain immediately returned. I was rested, but tired, tired of being in this hospital bed. I wanted to be back home. I knew my flat mate </w:t>
      </w:r>
      <w:proofErr w:type="spellStart"/>
      <w:r w:rsidRPr="006F30FD">
        <w:rPr>
          <w:rFonts w:ascii="Segoe UI" w:eastAsia="Times New Roman" w:hAnsi="Segoe UI" w:cs="Segoe UI"/>
          <w:color w:val="24292E"/>
          <w:sz w:val="24"/>
          <w:szCs w:val="24"/>
          <w:lang w:eastAsia="en-GB"/>
        </w:rPr>
        <w:t>Becs</w:t>
      </w:r>
      <w:proofErr w:type="spellEnd"/>
      <w:r w:rsidRPr="006F30FD">
        <w:rPr>
          <w:rFonts w:ascii="Segoe UI" w:eastAsia="Times New Roman" w:hAnsi="Segoe UI" w:cs="Segoe UI"/>
          <w:color w:val="24292E"/>
          <w:sz w:val="24"/>
          <w:szCs w:val="24"/>
          <w:lang w:eastAsia="en-GB"/>
        </w:rPr>
        <w:t xml:space="preserve"> would be worried.</w:t>
      </w:r>
    </w:p>
    <w:p w14:paraId="0565FE75"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A male nurse appeared. "How are you feeling?", he asked. Given my desperation for a reprieve, I enthusiastically indicated I was physically and mentally tip-top, never better. He asked a few general questions about my current state of health. A discharge form and pen </w:t>
      </w:r>
      <w:proofErr w:type="gramStart"/>
      <w:r w:rsidRPr="006F30FD">
        <w:rPr>
          <w:rFonts w:ascii="Segoe UI" w:eastAsia="Times New Roman" w:hAnsi="Segoe UI" w:cs="Segoe UI"/>
          <w:color w:val="24292E"/>
          <w:sz w:val="24"/>
          <w:szCs w:val="24"/>
          <w:lang w:eastAsia="en-GB"/>
        </w:rPr>
        <w:t>was</w:t>
      </w:r>
      <w:proofErr w:type="gramEnd"/>
      <w:r w:rsidRPr="006F30FD">
        <w:rPr>
          <w:rFonts w:ascii="Segoe UI" w:eastAsia="Times New Roman" w:hAnsi="Segoe UI" w:cs="Segoe UI"/>
          <w:color w:val="24292E"/>
          <w:sz w:val="24"/>
          <w:szCs w:val="24"/>
          <w:lang w:eastAsia="en-GB"/>
        </w:rPr>
        <w:t xml:space="preserve"> handed to me. "Right, sign here and you’re good to leave!", he said. I was shocked, I can </w:t>
      </w:r>
      <w:proofErr w:type="gramStart"/>
      <w:r w:rsidRPr="006F30FD">
        <w:rPr>
          <w:rFonts w:ascii="Segoe UI" w:eastAsia="Times New Roman" w:hAnsi="Segoe UI" w:cs="Segoe UI"/>
          <w:color w:val="24292E"/>
          <w:sz w:val="24"/>
          <w:szCs w:val="24"/>
          <w:lang w:eastAsia="en-GB"/>
        </w:rPr>
        <w:t>go?</w:t>
      </w:r>
      <w:proofErr w:type="gramEnd"/>
      <w:r w:rsidRPr="006F30FD">
        <w:rPr>
          <w:rFonts w:ascii="Segoe UI" w:eastAsia="Times New Roman" w:hAnsi="Segoe UI" w:cs="Segoe UI"/>
          <w:color w:val="24292E"/>
          <w:sz w:val="24"/>
          <w:szCs w:val="24"/>
          <w:lang w:eastAsia="en-GB"/>
        </w:rPr>
        <w:t xml:space="preserve"> I sheepishly looked around. Moments later the nurse returned with my worldly possessions. They were marked with blood, dirty and abrasion. Still, I was happy to see the items of clothing. I changed and attempted to walk to the reception area. I could hear the clop of my hard-soled shoes on the bare hospital floor. At reception I handed over my discharge form and thanked the staff dearly for the care they provided. The sun made me squint as I approached the large glass door exit. Once outside the fresh morning air filled my lungs. </w:t>
      </w:r>
      <w:proofErr w:type="gramStart"/>
      <w:r w:rsidRPr="006F30FD">
        <w:rPr>
          <w:rFonts w:ascii="Segoe UI" w:eastAsia="Times New Roman" w:hAnsi="Segoe UI" w:cs="Segoe UI"/>
          <w:color w:val="24292E"/>
          <w:sz w:val="24"/>
          <w:szCs w:val="24"/>
          <w:lang w:eastAsia="en-GB"/>
        </w:rPr>
        <w:t>Thankfully</w:t>
      </w:r>
      <w:proofErr w:type="gramEnd"/>
      <w:r w:rsidRPr="006F30FD">
        <w:rPr>
          <w:rFonts w:ascii="Segoe UI" w:eastAsia="Times New Roman" w:hAnsi="Segoe UI" w:cs="Segoe UI"/>
          <w:color w:val="24292E"/>
          <w:sz w:val="24"/>
          <w:szCs w:val="24"/>
          <w:lang w:eastAsia="en-GB"/>
        </w:rPr>
        <w:t xml:space="preserve"> the alcohol levels in my blood stream had lowered substantially. The hangover, the come-down from excess alcohol consumption, was now coming into </w:t>
      </w:r>
      <w:proofErr w:type="spellStart"/>
      <w:proofErr w:type="gramStart"/>
      <w:r w:rsidRPr="006F30FD">
        <w:rPr>
          <w:rFonts w:ascii="Segoe UI" w:eastAsia="Times New Roman" w:hAnsi="Segoe UI" w:cs="Segoe UI"/>
          <w:color w:val="24292E"/>
          <w:sz w:val="24"/>
          <w:szCs w:val="24"/>
          <w:lang w:eastAsia="en-GB"/>
        </w:rPr>
        <w:t>effect.As</w:t>
      </w:r>
      <w:proofErr w:type="spellEnd"/>
      <w:proofErr w:type="gramEnd"/>
      <w:r w:rsidRPr="006F30FD">
        <w:rPr>
          <w:rFonts w:ascii="Segoe UI" w:eastAsia="Times New Roman" w:hAnsi="Segoe UI" w:cs="Segoe UI"/>
          <w:color w:val="24292E"/>
          <w:sz w:val="24"/>
          <w:szCs w:val="24"/>
          <w:lang w:eastAsia="en-GB"/>
        </w:rPr>
        <w:t xml:space="preserve"> they say, the more you drink, the more you suffer.</w:t>
      </w:r>
    </w:p>
    <w:p w14:paraId="34DF740B"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lastRenderedPageBreak/>
        <w:t xml:space="preserve">I hobbled and winced as I walked the streets of Sydney CBD. I was reacting to both the pain of shame and my injuries. I tried to recollect what happened the night before. Unfortunately, there was too much I did not know. I could, at best, vaguely recall what happened immediately after the fall. I had an inspired thought. I rummaged through all my pockets like a hungry ferret. I stopped and emptied all possessions from the front trouser pockets. Nothing. </w:t>
      </w:r>
      <w:proofErr w:type="spellStart"/>
      <w:r w:rsidRPr="006F30FD">
        <w:rPr>
          <w:rFonts w:ascii="Segoe UI" w:eastAsia="Times New Roman" w:hAnsi="Segoe UI" w:cs="Segoe UI"/>
          <w:color w:val="24292E"/>
          <w:sz w:val="24"/>
          <w:szCs w:val="24"/>
          <w:lang w:eastAsia="en-GB"/>
        </w:rPr>
        <w:t>Coatpockets</w:t>
      </w:r>
      <w:proofErr w:type="spellEnd"/>
      <w:r w:rsidRPr="006F30FD">
        <w:rPr>
          <w:rFonts w:ascii="Segoe UI" w:eastAsia="Times New Roman" w:hAnsi="Segoe UI" w:cs="Segoe UI"/>
          <w:color w:val="24292E"/>
          <w:sz w:val="24"/>
          <w:szCs w:val="24"/>
          <w:lang w:eastAsia="en-GB"/>
        </w:rPr>
        <w:t xml:space="preserve">? Nothing. Back jean pockets? "What do we have here?", I whispered. It felt like a business card. I slowly extracted it and took a glance. The place name was flamboyantly printed in gold under a laminated exterior. I read the name, Velvet Underground. I got my phone out and Google-d it. A strip </w:t>
      </w:r>
      <w:proofErr w:type="gramStart"/>
      <w:r w:rsidRPr="006F30FD">
        <w:rPr>
          <w:rFonts w:ascii="Segoe UI" w:eastAsia="Times New Roman" w:hAnsi="Segoe UI" w:cs="Segoe UI"/>
          <w:color w:val="24292E"/>
          <w:sz w:val="24"/>
          <w:szCs w:val="24"/>
          <w:lang w:eastAsia="en-GB"/>
        </w:rPr>
        <w:t>club</w:t>
      </w:r>
      <w:proofErr w:type="gramEnd"/>
      <w:r w:rsidRPr="006F30FD">
        <w:rPr>
          <w:rFonts w:ascii="Segoe UI" w:eastAsia="Times New Roman" w:hAnsi="Segoe UI" w:cs="Segoe UI"/>
          <w:color w:val="24292E"/>
          <w:sz w:val="24"/>
          <w:szCs w:val="24"/>
          <w:lang w:eastAsia="en-GB"/>
        </w:rPr>
        <w:t xml:space="preserve">. Did I visit </w:t>
      </w:r>
      <w:proofErr w:type="gramStart"/>
      <w:r w:rsidRPr="006F30FD">
        <w:rPr>
          <w:rFonts w:ascii="Segoe UI" w:eastAsia="Times New Roman" w:hAnsi="Segoe UI" w:cs="Segoe UI"/>
          <w:color w:val="24292E"/>
          <w:sz w:val="24"/>
          <w:szCs w:val="24"/>
          <w:lang w:eastAsia="en-GB"/>
        </w:rPr>
        <w:t>there</w:t>
      </w:r>
      <w:proofErr w:type="gramEnd"/>
      <w:r w:rsidRPr="006F30FD">
        <w:rPr>
          <w:rFonts w:ascii="Segoe UI" w:eastAsia="Times New Roman" w:hAnsi="Segoe UI" w:cs="Segoe UI"/>
          <w:color w:val="24292E"/>
          <w:sz w:val="24"/>
          <w:szCs w:val="24"/>
          <w:lang w:eastAsia="en-GB"/>
        </w:rPr>
        <w:t xml:space="preserve"> or did I pick up the card as I passed by? I was happier I knew my location between the time I left James Squire, to the time I entered the Taxi.</w:t>
      </w:r>
    </w:p>
    <w:p w14:paraId="7B73A3E8"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I returned to the Rose Bay flat. The journey from the hospital felt like minutes, such was my pre-occupation with my thoughts. </w:t>
      </w:r>
      <w:proofErr w:type="gramStart"/>
      <w:r w:rsidRPr="006F30FD">
        <w:rPr>
          <w:rFonts w:ascii="Segoe UI" w:eastAsia="Times New Roman" w:hAnsi="Segoe UI" w:cs="Segoe UI"/>
          <w:color w:val="24292E"/>
          <w:sz w:val="24"/>
          <w:szCs w:val="24"/>
          <w:lang w:eastAsia="en-GB"/>
        </w:rPr>
        <w:t>In reality, the</w:t>
      </w:r>
      <w:proofErr w:type="gramEnd"/>
      <w:r w:rsidRPr="006F30FD">
        <w:rPr>
          <w:rFonts w:ascii="Segoe UI" w:eastAsia="Times New Roman" w:hAnsi="Segoe UI" w:cs="Segoe UI"/>
          <w:color w:val="24292E"/>
          <w:sz w:val="24"/>
          <w:szCs w:val="24"/>
          <w:lang w:eastAsia="en-GB"/>
        </w:rPr>
        <w:t xml:space="preserve"> walk spanned over 2 hours. I collapsed on the sofa in the lounge and stared vacantly at the white ceiling. I realised I was on my own. Where was </w:t>
      </w:r>
      <w:proofErr w:type="spellStart"/>
      <w:r w:rsidRPr="006F30FD">
        <w:rPr>
          <w:rFonts w:ascii="Segoe UI" w:eastAsia="Times New Roman" w:hAnsi="Segoe UI" w:cs="Segoe UI"/>
          <w:color w:val="24292E"/>
          <w:sz w:val="24"/>
          <w:szCs w:val="24"/>
          <w:lang w:eastAsia="en-GB"/>
        </w:rPr>
        <w:t>Becs</w:t>
      </w:r>
      <w:proofErr w:type="spellEnd"/>
      <w:r w:rsidRPr="006F30FD">
        <w:rPr>
          <w:rFonts w:ascii="Segoe UI" w:eastAsia="Times New Roman" w:hAnsi="Segoe UI" w:cs="Segoe UI"/>
          <w:color w:val="24292E"/>
          <w:sz w:val="24"/>
          <w:szCs w:val="24"/>
          <w:lang w:eastAsia="en-GB"/>
        </w:rPr>
        <w:t xml:space="preserve">? I wanted her to know that I was okay. I played out what she would say when she saw me. "Where were you last night? You dirty stop out.", she would likely say. </w:t>
      </w:r>
      <w:proofErr w:type="gramStart"/>
      <w:r w:rsidRPr="006F30FD">
        <w:rPr>
          <w:rFonts w:ascii="Segoe UI" w:eastAsia="Times New Roman" w:hAnsi="Segoe UI" w:cs="Segoe UI"/>
          <w:color w:val="24292E"/>
          <w:sz w:val="24"/>
          <w:szCs w:val="24"/>
          <w:lang w:eastAsia="en-GB"/>
        </w:rPr>
        <w:t>She'd</w:t>
      </w:r>
      <w:proofErr w:type="gramEnd"/>
      <w:r w:rsidRPr="006F30FD">
        <w:rPr>
          <w:rFonts w:ascii="Segoe UI" w:eastAsia="Times New Roman" w:hAnsi="Segoe UI" w:cs="Segoe UI"/>
          <w:color w:val="24292E"/>
          <w:sz w:val="24"/>
          <w:szCs w:val="24"/>
          <w:lang w:eastAsia="en-GB"/>
        </w:rPr>
        <w:t xml:space="preserve"> be right. I needed a shower and a night spent in the flat for a change. Before then I needed to rest and handle my </w:t>
      </w:r>
      <w:proofErr w:type="gramStart"/>
      <w:r w:rsidRPr="006F30FD">
        <w:rPr>
          <w:rFonts w:ascii="Segoe UI" w:eastAsia="Times New Roman" w:hAnsi="Segoe UI" w:cs="Segoe UI"/>
          <w:color w:val="24292E"/>
          <w:sz w:val="24"/>
          <w:szCs w:val="24"/>
          <w:lang w:eastAsia="en-GB"/>
        </w:rPr>
        <w:t>thoughts</w:t>
      </w:r>
      <w:proofErr w:type="gramEnd"/>
      <w:r w:rsidRPr="006F30FD">
        <w:rPr>
          <w:rFonts w:ascii="Segoe UI" w:eastAsia="Times New Roman" w:hAnsi="Segoe UI" w:cs="Segoe UI"/>
          <w:color w:val="24292E"/>
          <w:sz w:val="24"/>
          <w:szCs w:val="24"/>
          <w:lang w:eastAsia="en-GB"/>
        </w:rPr>
        <w:t xml:space="preserve"> I knew I didn't respect myself. I had a problem with the drinking side of socially drinking. I had been lucky, until now. This moment was to bring change in my relationship with alcohol.</w:t>
      </w:r>
    </w:p>
    <w:p w14:paraId="1E63FA49"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My curiosity got the better of me. I wanted to see the state of my face. I got up from the sofa and looked in the mirror. My chin looked like a congealed mess criss-crossed with scabs and stitching. I moved my lower jaw in a clockwise motion. It ached. My teeth still felt alien. At least my </w:t>
      </w:r>
      <w:proofErr w:type="spellStart"/>
      <w:r w:rsidRPr="006F30FD">
        <w:rPr>
          <w:rFonts w:ascii="Segoe UI" w:eastAsia="Times New Roman" w:hAnsi="Segoe UI" w:cs="Segoe UI"/>
          <w:color w:val="24292E"/>
          <w:sz w:val="24"/>
          <w:szCs w:val="24"/>
          <w:lang w:eastAsia="en-GB"/>
        </w:rPr>
        <w:t>designerware</w:t>
      </w:r>
      <w:proofErr w:type="spellEnd"/>
      <w:r w:rsidRPr="006F30FD">
        <w:rPr>
          <w:rFonts w:ascii="Segoe UI" w:eastAsia="Times New Roman" w:hAnsi="Segoe UI" w:cs="Segoe UI"/>
          <w:color w:val="24292E"/>
          <w:sz w:val="24"/>
          <w:szCs w:val="24"/>
          <w:lang w:eastAsia="en-GB"/>
        </w:rPr>
        <w:t xml:space="preserve"> glasses were looking as sharp as ever. I took photos of my head from various angles to ensure there were no other surprise cuts and bruises. Thankfully, the only damage was where I expected it, to my mouth and chin.</w:t>
      </w:r>
    </w:p>
    <w:p w14:paraId="7C8597DC"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My life over the coming weeks and months was an uncomfortable one. My jaw needed to be examined by a medical professional. A phone call, a bus journey to hospital and an X-Ray later, all was clear. My lower jaw had nearly broke in half at the chin. The doctor was amazed, she pointed at the X-Ray to show a hair’s breadth of bone holding the jaw together. My teeth ached. I asked the doctor if she could </w:t>
      </w:r>
      <w:proofErr w:type="gramStart"/>
      <w:r w:rsidRPr="006F30FD">
        <w:rPr>
          <w:rFonts w:ascii="Segoe UI" w:eastAsia="Times New Roman" w:hAnsi="Segoe UI" w:cs="Segoe UI"/>
          <w:color w:val="24292E"/>
          <w:sz w:val="24"/>
          <w:szCs w:val="24"/>
          <w:lang w:eastAsia="en-GB"/>
        </w:rPr>
        <w:t>take a look</w:t>
      </w:r>
      <w:proofErr w:type="gramEnd"/>
      <w:r w:rsidRPr="006F30FD">
        <w:rPr>
          <w:rFonts w:ascii="Segoe UI" w:eastAsia="Times New Roman" w:hAnsi="Segoe UI" w:cs="Segoe UI"/>
          <w:color w:val="24292E"/>
          <w:sz w:val="24"/>
          <w:szCs w:val="24"/>
          <w:lang w:eastAsia="en-GB"/>
        </w:rPr>
        <w:t>. She recommended I see a dental specialist immediately.</w:t>
      </w:r>
    </w:p>
    <w:p w14:paraId="2C1FCEDB"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proofErr w:type="spellStart"/>
      <w:r w:rsidRPr="006F30FD">
        <w:rPr>
          <w:rFonts w:ascii="Segoe UI" w:eastAsia="Times New Roman" w:hAnsi="Segoe UI" w:cs="Segoe UI"/>
          <w:color w:val="24292E"/>
          <w:sz w:val="24"/>
          <w:szCs w:val="24"/>
          <w:lang w:eastAsia="en-GB"/>
        </w:rPr>
        <w:t>Becs</w:t>
      </w:r>
      <w:proofErr w:type="spellEnd"/>
      <w:r w:rsidRPr="006F30FD">
        <w:rPr>
          <w:rFonts w:ascii="Segoe UI" w:eastAsia="Times New Roman" w:hAnsi="Segoe UI" w:cs="Segoe UI"/>
          <w:color w:val="24292E"/>
          <w:sz w:val="24"/>
          <w:szCs w:val="24"/>
          <w:lang w:eastAsia="en-GB"/>
        </w:rPr>
        <w:t xml:space="preserve"> recommended I visit her private dentist, located a couple of blocks from the flat. I booked an emergency appointment and visited the next day. On entering, I was warmly welcomed by receptionist, wife and aide to dentist, Mr </w:t>
      </w:r>
      <w:proofErr w:type="spellStart"/>
      <w:r w:rsidRPr="006F30FD">
        <w:rPr>
          <w:rFonts w:ascii="Segoe UI" w:eastAsia="Times New Roman" w:hAnsi="Segoe UI" w:cs="Segoe UI"/>
          <w:color w:val="24292E"/>
          <w:sz w:val="24"/>
          <w:szCs w:val="24"/>
          <w:lang w:eastAsia="en-GB"/>
        </w:rPr>
        <w:t>Weinstien</w:t>
      </w:r>
      <w:proofErr w:type="spellEnd"/>
      <w:r w:rsidRPr="006F30FD">
        <w:rPr>
          <w:rFonts w:ascii="Segoe UI" w:eastAsia="Times New Roman" w:hAnsi="Segoe UI" w:cs="Segoe UI"/>
          <w:color w:val="24292E"/>
          <w:sz w:val="24"/>
          <w:szCs w:val="24"/>
          <w:lang w:eastAsia="en-GB"/>
        </w:rPr>
        <w:t xml:space="preserve">. "Do you have health insurance?", she asked. "No", I </w:t>
      </w:r>
      <w:proofErr w:type="spellStart"/>
      <w:r w:rsidRPr="006F30FD">
        <w:rPr>
          <w:rFonts w:ascii="Segoe UI" w:eastAsia="Times New Roman" w:hAnsi="Segoe UI" w:cs="Segoe UI"/>
          <w:color w:val="24292E"/>
          <w:sz w:val="24"/>
          <w:szCs w:val="24"/>
          <w:lang w:eastAsia="en-GB"/>
        </w:rPr>
        <w:t>embarrasingly</w:t>
      </w:r>
      <w:proofErr w:type="spellEnd"/>
      <w:r w:rsidRPr="006F30FD">
        <w:rPr>
          <w:rFonts w:ascii="Segoe UI" w:eastAsia="Times New Roman" w:hAnsi="Segoe UI" w:cs="Segoe UI"/>
          <w:color w:val="24292E"/>
          <w:sz w:val="24"/>
          <w:szCs w:val="24"/>
          <w:lang w:eastAsia="en-GB"/>
        </w:rPr>
        <w:t xml:space="preserve"> replied. The receptionist was surprised by my answer. Most Australians had health insurance because of the </w:t>
      </w:r>
      <w:r w:rsidRPr="006F30FD">
        <w:rPr>
          <w:rFonts w:ascii="Segoe UI" w:eastAsia="Times New Roman" w:hAnsi="Segoe UI" w:cs="Segoe UI"/>
          <w:color w:val="24292E"/>
          <w:sz w:val="24"/>
          <w:szCs w:val="24"/>
          <w:lang w:eastAsia="en-GB"/>
        </w:rPr>
        <w:lastRenderedPageBreak/>
        <w:t>end of year tax benefit it provided. She warned that dental appointments were going to be expensive without health insurance. "Please take a seat in reception. The dentist will be with you shortly.", she said.</w:t>
      </w:r>
    </w:p>
    <w:p w14:paraId="5B4F6BD1"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Dentist, Mr </w:t>
      </w:r>
      <w:proofErr w:type="spellStart"/>
      <w:r w:rsidRPr="006F30FD">
        <w:rPr>
          <w:rFonts w:ascii="Segoe UI" w:eastAsia="Times New Roman" w:hAnsi="Segoe UI" w:cs="Segoe UI"/>
          <w:color w:val="24292E"/>
          <w:sz w:val="24"/>
          <w:szCs w:val="24"/>
          <w:lang w:eastAsia="en-GB"/>
        </w:rPr>
        <w:t>Weinstien</w:t>
      </w:r>
      <w:proofErr w:type="spellEnd"/>
      <w:r w:rsidRPr="006F30FD">
        <w:rPr>
          <w:rFonts w:ascii="Segoe UI" w:eastAsia="Times New Roman" w:hAnsi="Segoe UI" w:cs="Segoe UI"/>
          <w:color w:val="24292E"/>
          <w:sz w:val="24"/>
          <w:szCs w:val="24"/>
          <w:lang w:eastAsia="en-GB"/>
        </w:rPr>
        <w:t xml:space="preserve"> appeared in the waiting room and welcomed me. His positive body language was unusual. It was midday. Sweat should have been dripping from his brow and he should have looked stressed. "David?", he asked, with a calm air of confidence. I smiled, got to my </w:t>
      </w:r>
      <w:proofErr w:type="gramStart"/>
      <w:r w:rsidRPr="006F30FD">
        <w:rPr>
          <w:rFonts w:ascii="Segoe UI" w:eastAsia="Times New Roman" w:hAnsi="Segoe UI" w:cs="Segoe UI"/>
          <w:color w:val="24292E"/>
          <w:sz w:val="24"/>
          <w:szCs w:val="24"/>
          <w:lang w:eastAsia="en-GB"/>
        </w:rPr>
        <w:t>feet</w:t>
      </w:r>
      <w:proofErr w:type="gramEnd"/>
      <w:r w:rsidRPr="006F30FD">
        <w:rPr>
          <w:rFonts w:ascii="Segoe UI" w:eastAsia="Times New Roman" w:hAnsi="Segoe UI" w:cs="Segoe UI"/>
          <w:color w:val="24292E"/>
          <w:sz w:val="24"/>
          <w:szCs w:val="24"/>
          <w:lang w:eastAsia="en-GB"/>
        </w:rPr>
        <w:t xml:space="preserve"> and shook his out-reached hand. The 50-something dental surgeon looked every bit the professional advertised on the plaque that donned the surgery entrance. "Come this way and take a seat in the dental chair", he said. I felt at ease. The dental chair was very comfy. He stood next to me, eyes on the computer screen, tapping away on the keyboard. "What is your </w:t>
      </w:r>
      <w:proofErr w:type="spellStart"/>
      <w:r w:rsidRPr="006F30FD">
        <w:rPr>
          <w:rFonts w:ascii="Segoe UI" w:eastAsia="Times New Roman" w:hAnsi="Segoe UI" w:cs="Segoe UI"/>
          <w:color w:val="24292E"/>
          <w:sz w:val="24"/>
          <w:szCs w:val="24"/>
          <w:lang w:eastAsia="en-GB"/>
        </w:rPr>
        <w:t>fullname</w:t>
      </w:r>
      <w:proofErr w:type="spellEnd"/>
      <w:r w:rsidRPr="006F30FD">
        <w:rPr>
          <w:rFonts w:ascii="Segoe UI" w:eastAsia="Times New Roman" w:hAnsi="Segoe UI" w:cs="Segoe UI"/>
          <w:color w:val="24292E"/>
          <w:sz w:val="24"/>
          <w:szCs w:val="24"/>
          <w:lang w:eastAsia="en-GB"/>
        </w:rPr>
        <w:t xml:space="preserve">, date of birth, address including postal code...", he asked. Mr </w:t>
      </w:r>
      <w:proofErr w:type="spellStart"/>
      <w:r w:rsidRPr="006F30FD">
        <w:rPr>
          <w:rFonts w:ascii="Segoe UI" w:eastAsia="Times New Roman" w:hAnsi="Segoe UI" w:cs="Segoe UI"/>
          <w:color w:val="24292E"/>
          <w:sz w:val="24"/>
          <w:szCs w:val="24"/>
          <w:lang w:eastAsia="en-GB"/>
        </w:rPr>
        <w:t>Weinstien</w:t>
      </w:r>
      <w:proofErr w:type="spellEnd"/>
      <w:r w:rsidRPr="006F30FD">
        <w:rPr>
          <w:rFonts w:ascii="Segoe UI" w:eastAsia="Times New Roman" w:hAnsi="Segoe UI" w:cs="Segoe UI"/>
          <w:color w:val="24292E"/>
          <w:sz w:val="24"/>
          <w:szCs w:val="24"/>
          <w:lang w:eastAsia="en-GB"/>
        </w:rPr>
        <w:t xml:space="preserve"> paused. "So how can I help you Mr Clarke?", he said. I grimaced, "I recently fell and hurt my jaw. My flat mate recommended you.", I replied.</w:t>
      </w:r>
    </w:p>
    <w:p w14:paraId="10E81CFA"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"Ah, okay, well </w:t>
      </w:r>
      <w:proofErr w:type="gramStart"/>
      <w:r w:rsidRPr="006F30FD">
        <w:rPr>
          <w:rFonts w:ascii="Segoe UI" w:eastAsia="Times New Roman" w:hAnsi="Segoe UI" w:cs="Segoe UI"/>
          <w:color w:val="24292E"/>
          <w:sz w:val="24"/>
          <w:szCs w:val="24"/>
          <w:lang w:eastAsia="en-GB"/>
        </w:rPr>
        <w:t>let’s</w:t>
      </w:r>
      <w:proofErr w:type="gramEnd"/>
      <w:r w:rsidRPr="006F30FD">
        <w:rPr>
          <w:rFonts w:ascii="Segoe UI" w:eastAsia="Times New Roman" w:hAnsi="Segoe UI" w:cs="Segoe UI"/>
          <w:color w:val="24292E"/>
          <w:sz w:val="24"/>
          <w:szCs w:val="24"/>
          <w:lang w:eastAsia="en-GB"/>
        </w:rPr>
        <w:t xml:space="preserve"> have a quick look, shall we? Open your mouth as wide as you can", he instructed. I tried, an inch gap between the top and bottom sets of teeth was all I could manage. "Is that the widest you can open your mouth?", he asked with concern. I nodded. "Ok, let’s see.", he said. Mr </w:t>
      </w:r>
      <w:proofErr w:type="spellStart"/>
      <w:r w:rsidRPr="006F30FD">
        <w:rPr>
          <w:rFonts w:ascii="Segoe UI" w:eastAsia="Times New Roman" w:hAnsi="Segoe UI" w:cs="Segoe UI"/>
          <w:color w:val="24292E"/>
          <w:sz w:val="24"/>
          <w:szCs w:val="24"/>
          <w:lang w:eastAsia="en-GB"/>
        </w:rPr>
        <w:t>Weinstien</w:t>
      </w:r>
      <w:proofErr w:type="spellEnd"/>
      <w:r w:rsidRPr="006F30FD">
        <w:rPr>
          <w:rFonts w:ascii="Segoe UI" w:eastAsia="Times New Roman" w:hAnsi="Segoe UI" w:cs="Segoe UI"/>
          <w:color w:val="24292E"/>
          <w:sz w:val="24"/>
          <w:szCs w:val="24"/>
          <w:lang w:eastAsia="en-GB"/>
        </w:rPr>
        <w:t xml:space="preserve"> began to prod my teeth gently with his index finger. I could clearly feel some of my teeth moving. I indicated my discomfort with short, sharp breaths. Mr Weinstein recoiled. "Fuck!", he said. He retracted his finger from my mouth. I felt edgy and concerned. I had never heard a dentist use profanity before. "Ok David, I’ll be blunt. It doesn’t look good in there.", he said. I </w:t>
      </w:r>
      <w:proofErr w:type="gramStart"/>
      <w:r w:rsidRPr="006F30FD">
        <w:rPr>
          <w:rFonts w:ascii="Segoe UI" w:eastAsia="Times New Roman" w:hAnsi="Segoe UI" w:cs="Segoe UI"/>
          <w:color w:val="24292E"/>
          <w:sz w:val="24"/>
          <w:szCs w:val="24"/>
          <w:lang w:eastAsia="en-GB"/>
        </w:rPr>
        <w:t>looked into</w:t>
      </w:r>
      <w:proofErr w:type="gramEnd"/>
      <w:r w:rsidRPr="006F30FD">
        <w:rPr>
          <w:rFonts w:ascii="Segoe UI" w:eastAsia="Times New Roman" w:hAnsi="Segoe UI" w:cs="Segoe UI"/>
          <w:color w:val="24292E"/>
          <w:sz w:val="24"/>
          <w:szCs w:val="24"/>
          <w:lang w:eastAsia="en-GB"/>
        </w:rPr>
        <w:t xml:space="preserve"> an empty space, silent, concerned. "We need to take X-Rays to better understand the state of your jaw.", he added. I was led to a booth. I stood still while a device scanned my jaw. A few moments later the X-Rays were shown to me on a lit board. "As I suspected, given my initial analysis, there is major trauma here, here, here and here. Luckily, your front teeth and rear molars, which have sustained little impact, appear to be fine. What is very concerning is the state of your jaw. I </w:t>
      </w:r>
      <w:proofErr w:type="gramStart"/>
      <w:r w:rsidRPr="006F30FD">
        <w:rPr>
          <w:rFonts w:ascii="Segoe UI" w:eastAsia="Times New Roman" w:hAnsi="Segoe UI" w:cs="Segoe UI"/>
          <w:color w:val="24292E"/>
          <w:sz w:val="24"/>
          <w:szCs w:val="24"/>
          <w:lang w:eastAsia="en-GB"/>
        </w:rPr>
        <w:t>don’t</w:t>
      </w:r>
      <w:proofErr w:type="gramEnd"/>
      <w:r w:rsidRPr="006F30FD">
        <w:rPr>
          <w:rFonts w:ascii="Segoe UI" w:eastAsia="Times New Roman" w:hAnsi="Segoe UI" w:cs="Segoe UI"/>
          <w:color w:val="24292E"/>
          <w:sz w:val="24"/>
          <w:szCs w:val="24"/>
          <w:lang w:eastAsia="en-GB"/>
        </w:rPr>
        <w:t xml:space="preserve"> understand. Given the details from the X-Ray there appears to be a fracture that cuts right through the centre. Apart from the obvious broken tooth, there are a few cracks and chips that need attention.", Dr </w:t>
      </w:r>
      <w:proofErr w:type="spellStart"/>
      <w:r w:rsidRPr="006F30FD">
        <w:rPr>
          <w:rFonts w:ascii="Segoe UI" w:eastAsia="Times New Roman" w:hAnsi="Segoe UI" w:cs="Segoe UI"/>
          <w:color w:val="24292E"/>
          <w:sz w:val="24"/>
          <w:szCs w:val="24"/>
          <w:lang w:eastAsia="en-GB"/>
        </w:rPr>
        <w:t>Weinstien</w:t>
      </w:r>
      <w:proofErr w:type="spellEnd"/>
      <w:r w:rsidRPr="006F30FD">
        <w:rPr>
          <w:rFonts w:ascii="Segoe UI" w:eastAsia="Times New Roman" w:hAnsi="Segoe UI" w:cs="Segoe UI"/>
          <w:color w:val="24292E"/>
          <w:sz w:val="24"/>
          <w:szCs w:val="24"/>
          <w:lang w:eastAsia="en-GB"/>
        </w:rPr>
        <w:t xml:space="preserve"> said. He turned off the back-lit board and asked me to escort him back to the waiting area.</w:t>
      </w:r>
    </w:p>
    <w:p w14:paraId="33AC5373"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proofErr w:type="gramStart"/>
      <w:r w:rsidRPr="006F30FD">
        <w:rPr>
          <w:rFonts w:ascii="Segoe UI" w:eastAsia="Times New Roman" w:hAnsi="Segoe UI" w:cs="Segoe UI"/>
          <w:color w:val="24292E"/>
          <w:sz w:val="24"/>
          <w:szCs w:val="24"/>
          <w:lang w:eastAsia="en-GB"/>
        </w:rPr>
        <w:t>"Ok Mr Clarke",</w:t>
      </w:r>
      <w:proofErr w:type="gramEnd"/>
      <w:r w:rsidRPr="006F30FD">
        <w:rPr>
          <w:rFonts w:ascii="Segoe UI" w:eastAsia="Times New Roman" w:hAnsi="Segoe UI" w:cs="Segoe UI"/>
          <w:color w:val="24292E"/>
          <w:sz w:val="24"/>
          <w:szCs w:val="24"/>
          <w:lang w:eastAsia="en-GB"/>
        </w:rPr>
        <w:t xml:space="preserve"> said the receptionist. I heard a mouse click followed by the rustle of paper. "How would you like to pay?", she asked. I pulled the invoice towards me and peered at the cost break down. My jaw, that failed to open wide earlier, nearly dropped, as my eyes scrolled to the bottom of the bill. I uncomfortably smiled and shifted my position to get a different angle of the cost. It remained an uncomfortably high $100. "Er, do I get a Medicare discount?", I asked. The receptionist smiled. "Unfortunately, we only accept private medical insurance", she said. I pulled my lips tort as I entered my PIN into the card reader. The receptionist tore off the receipt and </w:t>
      </w:r>
      <w:r w:rsidRPr="006F30FD">
        <w:rPr>
          <w:rFonts w:ascii="Segoe UI" w:eastAsia="Times New Roman" w:hAnsi="Segoe UI" w:cs="Segoe UI"/>
          <w:color w:val="24292E"/>
          <w:sz w:val="24"/>
          <w:szCs w:val="24"/>
          <w:lang w:eastAsia="en-GB"/>
        </w:rPr>
        <w:lastRenderedPageBreak/>
        <w:t xml:space="preserve">handed me a copy. I booked a follow-up appointment. </w:t>
      </w:r>
      <w:proofErr w:type="gramStart"/>
      <w:r w:rsidRPr="006F30FD">
        <w:rPr>
          <w:rFonts w:ascii="Segoe UI" w:eastAsia="Times New Roman" w:hAnsi="Segoe UI" w:cs="Segoe UI"/>
          <w:color w:val="24292E"/>
          <w:sz w:val="24"/>
          <w:szCs w:val="24"/>
          <w:lang w:eastAsia="en-GB"/>
        </w:rPr>
        <w:t>It's</w:t>
      </w:r>
      <w:proofErr w:type="gramEnd"/>
      <w:r w:rsidRPr="006F30FD">
        <w:rPr>
          <w:rFonts w:ascii="Segoe UI" w:eastAsia="Times New Roman" w:hAnsi="Segoe UI" w:cs="Segoe UI"/>
          <w:color w:val="24292E"/>
          <w:sz w:val="24"/>
          <w:szCs w:val="24"/>
          <w:lang w:eastAsia="en-GB"/>
        </w:rPr>
        <w:t xml:space="preserve"> aim was to run through a plan of action. More to the point, a plan of extraction.</w:t>
      </w:r>
    </w:p>
    <w:p w14:paraId="750A3831"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The dental consultation day had finally arrived. I was ready to agree on the extraction plan. As I waited in the dental chair for </w:t>
      </w:r>
      <w:proofErr w:type="gramStart"/>
      <w:r w:rsidRPr="006F30FD">
        <w:rPr>
          <w:rFonts w:ascii="Segoe UI" w:eastAsia="Times New Roman" w:hAnsi="Segoe UI" w:cs="Segoe UI"/>
          <w:color w:val="24292E"/>
          <w:sz w:val="24"/>
          <w:szCs w:val="24"/>
          <w:lang w:eastAsia="en-GB"/>
        </w:rPr>
        <w:t>Dr Weinstein</w:t>
      </w:r>
      <w:proofErr w:type="gramEnd"/>
      <w:r w:rsidRPr="006F30FD">
        <w:rPr>
          <w:rFonts w:ascii="Segoe UI" w:eastAsia="Times New Roman" w:hAnsi="Segoe UI" w:cs="Segoe UI"/>
          <w:color w:val="24292E"/>
          <w:sz w:val="24"/>
          <w:szCs w:val="24"/>
          <w:lang w:eastAsia="en-GB"/>
        </w:rPr>
        <w:t xml:space="preserve"> I felt relieved. A plan, however long, was going to result in my quality of life improving. "Right", Dr </w:t>
      </w:r>
      <w:proofErr w:type="spellStart"/>
      <w:r w:rsidRPr="006F30FD">
        <w:rPr>
          <w:rFonts w:ascii="Segoe UI" w:eastAsia="Times New Roman" w:hAnsi="Segoe UI" w:cs="Segoe UI"/>
          <w:color w:val="24292E"/>
          <w:sz w:val="24"/>
          <w:szCs w:val="24"/>
          <w:lang w:eastAsia="en-GB"/>
        </w:rPr>
        <w:t>Weinstien</w:t>
      </w:r>
      <w:proofErr w:type="spellEnd"/>
      <w:r w:rsidRPr="006F30FD">
        <w:rPr>
          <w:rFonts w:ascii="Segoe UI" w:eastAsia="Times New Roman" w:hAnsi="Segoe UI" w:cs="Segoe UI"/>
          <w:color w:val="24292E"/>
          <w:sz w:val="24"/>
          <w:szCs w:val="24"/>
          <w:lang w:eastAsia="en-GB"/>
        </w:rPr>
        <w:t xml:space="preserve"> sighed heavily as he brought the X-Rays to my attention. He referred to 4 teeth. "The 3 here will need to be drilled out. This broken canine… I discussed with a colleague. I believe he has </w:t>
      </w:r>
      <w:proofErr w:type="gramStart"/>
      <w:r w:rsidRPr="006F30FD">
        <w:rPr>
          <w:rFonts w:ascii="Segoe UI" w:eastAsia="Times New Roman" w:hAnsi="Segoe UI" w:cs="Segoe UI"/>
          <w:color w:val="24292E"/>
          <w:sz w:val="24"/>
          <w:szCs w:val="24"/>
          <w:lang w:eastAsia="en-GB"/>
        </w:rPr>
        <w:t>a</w:t>
      </w:r>
      <w:proofErr w:type="gramEnd"/>
      <w:r w:rsidRPr="006F30FD">
        <w:rPr>
          <w:rFonts w:ascii="Segoe UI" w:eastAsia="Times New Roman" w:hAnsi="Segoe UI" w:cs="Segoe UI"/>
          <w:color w:val="24292E"/>
          <w:sz w:val="24"/>
          <w:szCs w:val="24"/>
          <w:lang w:eastAsia="en-GB"/>
        </w:rPr>
        <w:t xml:space="preserve"> extraction device I can utilise. </w:t>
      </w:r>
      <w:proofErr w:type="gramStart"/>
      <w:r w:rsidRPr="006F30FD">
        <w:rPr>
          <w:rFonts w:ascii="Segoe UI" w:eastAsia="Times New Roman" w:hAnsi="Segoe UI" w:cs="Segoe UI"/>
          <w:color w:val="24292E"/>
          <w:sz w:val="24"/>
          <w:szCs w:val="24"/>
          <w:lang w:eastAsia="en-GB"/>
        </w:rPr>
        <w:t>It's</w:t>
      </w:r>
      <w:proofErr w:type="gramEnd"/>
      <w:r w:rsidRPr="006F30FD">
        <w:rPr>
          <w:rFonts w:ascii="Segoe UI" w:eastAsia="Times New Roman" w:hAnsi="Segoe UI" w:cs="Segoe UI"/>
          <w:color w:val="24292E"/>
          <w:sz w:val="24"/>
          <w:szCs w:val="24"/>
          <w:lang w:eastAsia="en-GB"/>
        </w:rPr>
        <w:t xml:space="preserve"> straightforward: </w:t>
      </w:r>
      <w:proofErr w:type="spellStart"/>
      <w:r w:rsidRPr="006F30FD">
        <w:rPr>
          <w:rFonts w:ascii="Segoe UI" w:eastAsia="Times New Roman" w:hAnsi="Segoe UI" w:cs="Segoe UI"/>
          <w:color w:val="24292E"/>
          <w:sz w:val="24"/>
          <w:szCs w:val="24"/>
          <w:lang w:eastAsia="en-GB"/>
        </w:rPr>
        <w:t>Lasoo</w:t>
      </w:r>
      <w:proofErr w:type="spellEnd"/>
      <w:r w:rsidRPr="006F30FD">
        <w:rPr>
          <w:rFonts w:ascii="Segoe UI" w:eastAsia="Times New Roman" w:hAnsi="Segoe UI" w:cs="Segoe UI"/>
          <w:color w:val="24292E"/>
          <w:sz w:val="24"/>
          <w:szCs w:val="24"/>
          <w:lang w:eastAsia="en-GB"/>
        </w:rPr>
        <w:t xml:space="preserve"> tooth, tighten. The tooth should dislodge, with a </w:t>
      </w:r>
      <w:proofErr w:type="spellStart"/>
      <w:r w:rsidRPr="006F30FD">
        <w:rPr>
          <w:rFonts w:ascii="Segoe UI" w:eastAsia="Times New Roman" w:hAnsi="Segoe UI" w:cs="Segoe UI"/>
          <w:color w:val="24292E"/>
          <w:sz w:val="24"/>
          <w:szCs w:val="24"/>
          <w:lang w:eastAsia="en-GB"/>
        </w:rPr>
        <w:t>velcro</w:t>
      </w:r>
      <w:proofErr w:type="spellEnd"/>
      <w:r w:rsidRPr="006F30FD">
        <w:rPr>
          <w:rFonts w:ascii="Segoe UI" w:eastAsia="Times New Roman" w:hAnsi="Segoe UI" w:cs="Segoe UI"/>
          <w:color w:val="24292E"/>
          <w:sz w:val="24"/>
          <w:szCs w:val="24"/>
          <w:lang w:eastAsia="en-GB"/>
        </w:rPr>
        <w:t xml:space="preserve">-like action. You are looking at 2 visits. If </w:t>
      </w:r>
      <w:proofErr w:type="gramStart"/>
      <w:r w:rsidRPr="006F30FD">
        <w:rPr>
          <w:rFonts w:ascii="Segoe UI" w:eastAsia="Times New Roman" w:hAnsi="Segoe UI" w:cs="Segoe UI"/>
          <w:color w:val="24292E"/>
          <w:sz w:val="24"/>
          <w:szCs w:val="24"/>
          <w:lang w:eastAsia="en-GB"/>
        </w:rPr>
        <w:t>you’d</w:t>
      </w:r>
      <w:proofErr w:type="gramEnd"/>
      <w:r w:rsidRPr="006F30FD">
        <w:rPr>
          <w:rFonts w:ascii="Segoe UI" w:eastAsia="Times New Roman" w:hAnsi="Segoe UI" w:cs="Segoe UI"/>
          <w:color w:val="24292E"/>
          <w:sz w:val="24"/>
          <w:szCs w:val="24"/>
          <w:lang w:eastAsia="en-GB"/>
        </w:rPr>
        <w:t xml:space="preserve"> like, we can take care of the 3 molars now. The next session we can extract the canine. My wife informs me that you don’t have health insurance?", said Mr </w:t>
      </w:r>
      <w:proofErr w:type="spellStart"/>
      <w:r w:rsidRPr="006F30FD">
        <w:rPr>
          <w:rFonts w:ascii="Segoe UI" w:eastAsia="Times New Roman" w:hAnsi="Segoe UI" w:cs="Segoe UI"/>
          <w:color w:val="24292E"/>
          <w:sz w:val="24"/>
          <w:szCs w:val="24"/>
          <w:lang w:eastAsia="en-GB"/>
        </w:rPr>
        <w:t>Weinstien</w:t>
      </w:r>
      <w:proofErr w:type="spellEnd"/>
      <w:r w:rsidRPr="006F30FD">
        <w:rPr>
          <w:rFonts w:ascii="Segoe UI" w:eastAsia="Times New Roman" w:hAnsi="Segoe UI" w:cs="Segoe UI"/>
          <w:color w:val="24292E"/>
          <w:sz w:val="24"/>
          <w:szCs w:val="24"/>
          <w:lang w:eastAsia="en-GB"/>
        </w:rPr>
        <w:t xml:space="preserve">. I shook my head. "These procedures will be expensive. I will try to keep the procedure time and cost to a minimum. Still, I estimate it will be </w:t>
      </w:r>
      <w:proofErr w:type="gramStart"/>
      <w:r w:rsidRPr="006F30FD">
        <w:rPr>
          <w:rFonts w:ascii="Segoe UI" w:eastAsia="Times New Roman" w:hAnsi="Segoe UI" w:cs="Segoe UI"/>
          <w:color w:val="24292E"/>
          <w:sz w:val="24"/>
          <w:szCs w:val="24"/>
          <w:lang w:eastAsia="en-GB"/>
        </w:rPr>
        <w:t>in excess of</w:t>
      </w:r>
      <w:proofErr w:type="gramEnd"/>
      <w:r w:rsidRPr="006F30FD">
        <w:rPr>
          <w:rFonts w:ascii="Segoe UI" w:eastAsia="Times New Roman" w:hAnsi="Segoe UI" w:cs="Segoe UI"/>
          <w:color w:val="24292E"/>
          <w:sz w:val="24"/>
          <w:szCs w:val="24"/>
          <w:lang w:eastAsia="en-GB"/>
        </w:rPr>
        <w:t xml:space="preserve"> AU$1000. If complications arise during the procedure. The cost will naturally increase." he said.</w:t>
      </w:r>
    </w:p>
    <w:p w14:paraId="241AB2B4"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Early that morning, the consultation ended in 2 fractured back teeth being removed. The procedure took an hour and half. Thankfully, the anaesthetic shielded me from a lot of pain. The open gum wounds were sewed using a synthetic material to help the </w:t>
      </w:r>
      <w:proofErr w:type="gramStart"/>
      <w:r w:rsidRPr="006F30FD">
        <w:rPr>
          <w:rFonts w:ascii="Segoe UI" w:eastAsia="Times New Roman" w:hAnsi="Segoe UI" w:cs="Segoe UI"/>
          <w:color w:val="24292E"/>
          <w:sz w:val="24"/>
          <w:szCs w:val="24"/>
          <w:lang w:eastAsia="en-GB"/>
        </w:rPr>
        <w:t>jaw bone</w:t>
      </w:r>
      <w:proofErr w:type="gramEnd"/>
      <w:r w:rsidRPr="006F30FD">
        <w:rPr>
          <w:rFonts w:ascii="Segoe UI" w:eastAsia="Times New Roman" w:hAnsi="Segoe UI" w:cs="Segoe UI"/>
          <w:color w:val="24292E"/>
          <w:sz w:val="24"/>
          <w:szCs w:val="24"/>
          <w:lang w:eastAsia="en-GB"/>
        </w:rPr>
        <w:t xml:space="preserve"> heal. I had several gausses placed in between the 2 bloody gaps. The receptionist handed me a shopping bag of pain killers, advising me how frequently I should take them.</w:t>
      </w:r>
    </w:p>
    <w:p w14:paraId="2F466375"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I exited the dentist AU$960 down and under the influence of pain killers. I immediately headed to work. The anaesthetic slowly wore off. By 4pm the nerve endings in my mouth woke up. The pain I endured for the next two days was debilitating. It would frequently wake me up at night. </w:t>
      </w:r>
      <w:proofErr w:type="spellStart"/>
      <w:r w:rsidRPr="006F30FD">
        <w:rPr>
          <w:rFonts w:ascii="Segoe UI" w:eastAsia="Times New Roman" w:hAnsi="Segoe UI" w:cs="Segoe UI"/>
          <w:color w:val="24292E"/>
          <w:sz w:val="24"/>
          <w:szCs w:val="24"/>
          <w:lang w:eastAsia="en-GB"/>
        </w:rPr>
        <w:t>Neurofen</w:t>
      </w:r>
      <w:proofErr w:type="spellEnd"/>
      <w:r w:rsidRPr="006F30FD">
        <w:rPr>
          <w:rFonts w:ascii="Segoe UI" w:eastAsia="Times New Roman" w:hAnsi="Segoe UI" w:cs="Segoe UI"/>
          <w:color w:val="24292E"/>
          <w:sz w:val="24"/>
          <w:szCs w:val="24"/>
          <w:lang w:eastAsia="en-GB"/>
        </w:rPr>
        <w:t xml:space="preserve"> was my saving grace on many </w:t>
      </w:r>
      <w:proofErr w:type="spellStart"/>
      <w:r w:rsidRPr="006F30FD">
        <w:rPr>
          <w:rFonts w:ascii="Segoe UI" w:eastAsia="Times New Roman" w:hAnsi="Segoe UI" w:cs="Segoe UI"/>
          <w:color w:val="24292E"/>
          <w:sz w:val="24"/>
          <w:szCs w:val="24"/>
          <w:lang w:eastAsia="en-GB"/>
        </w:rPr>
        <w:t>ocassions</w:t>
      </w:r>
      <w:proofErr w:type="spellEnd"/>
      <w:r w:rsidRPr="006F30FD">
        <w:rPr>
          <w:rFonts w:ascii="Segoe UI" w:eastAsia="Times New Roman" w:hAnsi="Segoe UI" w:cs="Segoe UI"/>
          <w:color w:val="24292E"/>
          <w:sz w:val="24"/>
          <w:szCs w:val="24"/>
          <w:lang w:eastAsia="en-GB"/>
        </w:rPr>
        <w:t>.</w:t>
      </w:r>
    </w:p>
    <w:p w14:paraId="3A623E98"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During the second procedure I had a $160 filling and the most intricate tooth extraction I have ever experienced. </w:t>
      </w:r>
      <w:proofErr w:type="gramStart"/>
      <w:r w:rsidRPr="006F30FD">
        <w:rPr>
          <w:rFonts w:ascii="Segoe UI" w:eastAsia="Times New Roman" w:hAnsi="Segoe UI" w:cs="Segoe UI"/>
          <w:color w:val="24292E"/>
          <w:sz w:val="24"/>
          <w:szCs w:val="24"/>
          <w:lang w:eastAsia="en-GB"/>
        </w:rPr>
        <w:t>I’d</w:t>
      </w:r>
      <w:proofErr w:type="gramEnd"/>
      <w:r w:rsidRPr="006F30FD">
        <w:rPr>
          <w:rFonts w:ascii="Segoe UI" w:eastAsia="Times New Roman" w:hAnsi="Segoe UI" w:cs="Segoe UI"/>
          <w:color w:val="24292E"/>
          <w:sz w:val="24"/>
          <w:szCs w:val="24"/>
          <w:lang w:eastAsia="en-GB"/>
        </w:rPr>
        <w:t xml:space="preserve"> never seen a dentist so elated by the outcome of dental work. "Wait till I tell my colleague when I next see him. I'm sure he’ll be very happy his extraction tool was put to good use.", De Weinstein said. "With extractions completed, you will need to consider future options:</w:t>
      </w:r>
    </w:p>
    <w:p w14:paraId="660824CF" w14:textId="77777777" w:rsidR="006F30FD" w:rsidRPr="006F30FD" w:rsidRDefault="006F30FD" w:rsidP="006F30FD">
      <w:pPr>
        <w:numPr>
          <w:ilvl w:val="0"/>
          <w:numId w:val="33"/>
        </w:numPr>
        <w:shd w:val="clear" w:color="auto" w:fill="FFFFFF"/>
        <w:spacing w:before="100" w:beforeAutospacing="1"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Have nothing done.</w:t>
      </w:r>
    </w:p>
    <w:p w14:paraId="61790000" w14:textId="77777777" w:rsidR="006F30FD" w:rsidRPr="006F30FD" w:rsidRDefault="006F30FD" w:rsidP="006F30FD">
      <w:pPr>
        <w:numPr>
          <w:ilvl w:val="0"/>
          <w:numId w:val="33"/>
        </w:numPr>
        <w:shd w:val="clear" w:color="auto" w:fill="FFFFFF"/>
        <w:spacing w:before="60"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Removable false teeth.</w:t>
      </w:r>
    </w:p>
    <w:p w14:paraId="7A01E1EE" w14:textId="77777777" w:rsidR="006F30FD" w:rsidRPr="006F30FD" w:rsidRDefault="006F30FD" w:rsidP="006F30FD">
      <w:pPr>
        <w:numPr>
          <w:ilvl w:val="0"/>
          <w:numId w:val="33"/>
        </w:numPr>
        <w:shd w:val="clear" w:color="auto" w:fill="FFFFFF"/>
        <w:spacing w:before="60"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Permanent prosthetics.</w:t>
      </w:r>
    </w:p>
    <w:p w14:paraId="354550D0"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I highly recommend Option 3. The procedure involves drilling a hole into the jaw, inserting a </w:t>
      </w:r>
      <w:proofErr w:type="gramStart"/>
      <w:r w:rsidRPr="006F30FD">
        <w:rPr>
          <w:rFonts w:ascii="Segoe UI" w:eastAsia="Times New Roman" w:hAnsi="Segoe UI" w:cs="Segoe UI"/>
          <w:color w:val="24292E"/>
          <w:sz w:val="24"/>
          <w:szCs w:val="24"/>
          <w:lang w:eastAsia="en-GB"/>
        </w:rPr>
        <w:t>plug</w:t>
      </w:r>
      <w:proofErr w:type="gramEnd"/>
      <w:r w:rsidRPr="006F30FD">
        <w:rPr>
          <w:rFonts w:ascii="Segoe UI" w:eastAsia="Times New Roman" w:hAnsi="Segoe UI" w:cs="Segoe UI"/>
          <w:color w:val="24292E"/>
          <w:sz w:val="24"/>
          <w:szCs w:val="24"/>
          <w:lang w:eastAsia="en-GB"/>
        </w:rPr>
        <w:t xml:space="preserve"> and screwing a prosthetic into it. If you </w:t>
      </w:r>
      <w:proofErr w:type="gramStart"/>
      <w:r w:rsidRPr="006F30FD">
        <w:rPr>
          <w:rFonts w:ascii="Segoe UI" w:eastAsia="Times New Roman" w:hAnsi="Segoe UI" w:cs="Segoe UI"/>
          <w:color w:val="24292E"/>
          <w:sz w:val="24"/>
          <w:szCs w:val="24"/>
          <w:lang w:eastAsia="en-GB"/>
        </w:rPr>
        <w:t>do</w:t>
      </w:r>
      <w:proofErr w:type="gramEnd"/>
      <w:r w:rsidRPr="006F30FD">
        <w:rPr>
          <w:rFonts w:ascii="Segoe UI" w:eastAsia="Times New Roman" w:hAnsi="Segoe UI" w:cs="Segoe UI"/>
          <w:color w:val="24292E"/>
          <w:sz w:val="24"/>
          <w:szCs w:val="24"/>
          <w:lang w:eastAsia="en-GB"/>
        </w:rPr>
        <w:t xml:space="preserve"> consider having prosthetics you will have to wait at least 4 months. The </w:t>
      </w:r>
      <w:proofErr w:type="gramStart"/>
      <w:r w:rsidRPr="006F30FD">
        <w:rPr>
          <w:rFonts w:ascii="Segoe UI" w:eastAsia="Times New Roman" w:hAnsi="Segoe UI" w:cs="Segoe UI"/>
          <w:color w:val="24292E"/>
          <w:sz w:val="24"/>
          <w:szCs w:val="24"/>
          <w:lang w:eastAsia="en-GB"/>
        </w:rPr>
        <w:t>jaw bone</w:t>
      </w:r>
      <w:proofErr w:type="gramEnd"/>
      <w:r w:rsidRPr="006F30FD">
        <w:rPr>
          <w:rFonts w:ascii="Segoe UI" w:eastAsia="Times New Roman" w:hAnsi="Segoe UI" w:cs="Segoe UI"/>
          <w:color w:val="24292E"/>
          <w:sz w:val="24"/>
          <w:szCs w:val="24"/>
          <w:lang w:eastAsia="en-GB"/>
        </w:rPr>
        <w:t xml:space="preserve"> needs to fully heal before any false teeth can be attached. If you do opt for the permanent prosthetics </w:t>
      </w:r>
      <w:r w:rsidRPr="006F30FD">
        <w:rPr>
          <w:rFonts w:ascii="Segoe UI" w:eastAsia="Times New Roman" w:hAnsi="Segoe UI" w:cs="Segoe UI"/>
          <w:color w:val="24292E"/>
          <w:sz w:val="24"/>
          <w:szCs w:val="24"/>
          <w:lang w:eastAsia="en-GB"/>
        </w:rPr>
        <w:lastRenderedPageBreak/>
        <w:t xml:space="preserve">option, please be aware that you could pay as much as $4500 per tooth!", Dr </w:t>
      </w:r>
      <w:proofErr w:type="spellStart"/>
      <w:r w:rsidRPr="006F30FD">
        <w:rPr>
          <w:rFonts w:ascii="Segoe UI" w:eastAsia="Times New Roman" w:hAnsi="Segoe UI" w:cs="Segoe UI"/>
          <w:color w:val="24292E"/>
          <w:sz w:val="24"/>
          <w:szCs w:val="24"/>
          <w:lang w:eastAsia="en-GB"/>
        </w:rPr>
        <w:t>Weinstien</w:t>
      </w:r>
      <w:proofErr w:type="spellEnd"/>
      <w:r w:rsidRPr="006F30FD">
        <w:rPr>
          <w:rFonts w:ascii="Segoe UI" w:eastAsia="Times New Roman" w:hAnsi="Segoe UI" w:cs="Segoe UI"/>
          <w:color w:val="24292E"/>
          <w:sz w:val="24"/>
          <w:szCs w:val="24"/>
          <w:lang w:eastAsia="en-GB"/>
        </w:rPr>
        <w:t xml:space="preserve"> said. I took a mental picture of </w:t>
      </w:r>
      <w:proofErr w:type="gramStart"/>
      <w:r w:rsidRPr="006F30FD">
        <w:rPr>
          <w:rFonts w:ascii="Segoe UI" w:eastAsia="Times New Roman" w:hAnsi="Segoe UI" w:cs="Segoe UI"/>
          <w:color w:val="24292E"/>
          <w:sz w:val="24"/>
          <w:szCs w:val="24"/>
          <w:lang w:eastAsia="en-GB"/>
        </w:rPr>
        <w:t>my</w:t>
      </w:r>
      <w:proofErr w:type="gramEnd"/>
      <w:r w:rsidRPr="006F30FD">
        <w:rPr>
          <w:rFonts w:ascii="Segoe UI" w:eastAsia="Times New Roman" w:hAnsi="Segoe UI" w:cs="Segoe UI"/>
          <w:color w:val="24292E"/>
          <w:sz w:val="24"/>
          <w:szCs w:val="24"/>
          <w:lang w:eastAsia="en-GB"/>
        </w:rPr>
        <w:t xml:space="preserve"> soon to be pillaged bank balance and sighed. </w:t>
      </w:r>
      <w:proofErr w:type="gramStart"/>
      <w:r w:rsidRPr="006F30FD">
        <w:rPr>
          <w:rFonts w:ascii="Segoe UI" w:eastAsia="Times New Roman" w:hAnsi="Segoe UI" w:cs="Segoe UI"/>
          <w:color w:val="24292E"/>
          <w:sz w:val="24"/>
          <w:szCs w:val="24"/>
          <w:lang w:eastAsia="en-GB"/>
        </w:rPr>
        <w:t>Thankfully</w:t>
      </w:r>
      <w:proofErr w:type="gramEnd"/>
      <w:r w:rsidRPr="006F30FD">
        <w:rPr>
          <w:rFonts w:ascii="Segoe UI" w:eastAsia="Times New Roman" w:hAnsi="Segoe UI" w:cs="Segoe UI"/>
          <w:color w:val="24292E"/>
          <w:sz w:val="24"/>
          <w:szCs w:val="24"/>
          <w:lang w:eastAsia="en-GB"/>
        </w:rPr>
        <w:t xml:space="preserve"> I didn't need to consider taking action now. What would be the consequence of living without prosthetics? It was too early to make a call. Now the work to remove my teeth was complete, I was looking forward to eating without discomfort. I had taken that pleasure for granted far too often in the past.</w:t>
      </w:r>
    </w:p>
    <w:p w14:paraId="3F39FE06" w14:textId="77777777" w:rsidR="006F30FD" w:rsidRPr="006F30FD" w:rsidRDefault="006F30FD" w:rsidP="006F30FD">
      <w:pPr>
        <w:shd w:val="clear" w:color="auto" w:fill="FFFFFF"/>
        <w:spacing w:before="360" w:after="240" w:line="240" w:lineRule="auto"/>
        <w:outlineLvl w:val="1"/>
        <w:rPr>
          <w:rFonts w:ascii="Segoe UI" w:eastAsia="Times New Roman" w:hAnsi="Segoe UI" w:cs="Segoe UI"/>
          <w:b/>
          <w:bCs/>
          <w:color w:val="24292E"/>
          <w:sz w:val="36"/>
          <w:szCs w:val="36"/>
          <w:lang w:eastAsia="en-GB"/>
        </w:rPr>
      </w:pPr>
      <w:r w:rsidRPr="006F30FD">
        <w:rPr>
          <w:rFonts w:ascii="Segoe UI" w:eastAsia="Times New Roman" w:hAnsi="Segoe UI" w:cs="Segoe UI"/>
          <w:b/>
          <w:bCs/>
          <w:color w:val="24292E"/>
          <w:sz w:val="36"/>
          <w:szCs w:val="36"/>
          <w:lang w:eastAsia="en-GB"/>
        </w:rPr>
        <w:t>Chapter 11</w:t>
      </w:r>
    </w:p>
    <w:p w14:paraId="2ED30A71" w14:textId="77777777" w:rsidR="006F30FD" w:rsidRPr="006F30FD" w:rsidRDefault="006F30FD" w:rsidP="006F30FD">
      <w:pPr>
        <w:shd w:val="clear" w:color="auto" w:fill="FFFFFF"/>
        <w:spacing w:before="360" w:after="240" w:line="240" w:lineRule="auto"/>
        <w:outlineLvl w:val="2"/>
        <w:rPr>
          <w:rFonts w:ascii="Segoe UI" w:eastAsia="Times New Roman" w:hAnsi="Segoe UI" w:cs="Segoe UI"/>
          <w:b/>
          <w:bCs/>
          <w:color w:val="24292E"/>
          <w:sz w:val="30"/>
          <w:szCs w:val="30"/>
          <w:lang w:eastAsia="en-GB"/>
        </w:rPr>
      </w:pPr>
      <w:r w:rsidRPr="006F30FD">
        <w:rPr>
          <w:rFonts w:ascii="Segoe UI" w:eastAsia="Times New Roman" w:hAnsi="Segoe UI" w:cs="Segoe UI"/>
          <w:b/>
          <w:bCs/>
          <w:color w:val="24292E"/>
          <w:sz w:val="30"/>
          <w:szCs w:val="30"/>
          <w:lang w:eastAsia="en-GB"/>
        </w:rPr>
        <w:t>Melbourne's Calling</w:t>
      </w:r>
    </w:p>
    <w:p w14:paraId="714457DB"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The 6-week performance testing engagement at </w:t>
      </w:r>
      <w:proofErr w:type="spellStart"/>
      <w:r w:rsidRPr="006F30FD">
        <w:rPr>
          <w:rFonts w:ascii="Segoe UI" w:eastAsia="Times New Roman" w:hAnsi="Segoe UI" w:cs="Segoe UI"/>
          <w:color w:val="24292E"/>
          <w:sz w:val="24"/>
          <w:szCs w:val="24"/>
          <w:lang w:eastAsia="en-GB"/>
        </w:rPr>
        <w:t>at</w:t>
      </w:r>
      <w:proofErr w:type="spellEnd"/>
      <w:r w:rsidRPr="006F30FD">
        <w:rPr>
          <w:rFonts w:ascii="Segoe UI" w:eastAsia="Times New Roman" w:hAnsi="Segoe UI" w:cs="Segoe UI"/>
          <w:color w:val="24292E"/>
          <w:sz w:val="24"/>
          <w:szCs w:val="24"/>
          <w:lang w:eastAsia="en-GB"/>
        </w:rPr>
        <w:t xml:space="preserve"> another bank client was a short one, stressful and thoroughly satisfying. A highlight of my software testing career. Having to handle the pressures of work and the pressures of friendships was difficult. The friends that I cared for the most were Bruce, Andy, Andi, </w:t>
      </w:r>
      <w:proofErr w:type="spellStart"/>
      <w:r w:rsidRPr="006F30FD">
        <w:rPr>
          <w:rFonts w:ascii="Segoe UI" w:eastAsia="Times New Roman" w:hAnsi="Segoe UI" w:cs="Segoe UI"/>
          <w:color w:val="24292E"/>
          <w:sz w:val="24"/>
          <w:szCs w:val="24"/>
          <w:lang w:eastAsia="en-GB"/>
        </w:rPr>
        <w:t>Becs</w:t>
      </w:r>
      <w:proofErr w:type="spellEnd"/>
      <w:r w:rsidRPr="006F30FD">
        <w:rPr>
          <w:rFonts w:ascii="Segoe UI" w:eastAsia="Times New Roman" w:hAnsi="Segoe UI" w:cs="Segoe UI"/>
          <w:color w:val="24292E"/>
          <w:sz w:val="24"/>
          <w:szCs w:val="24"/>
          <w:lang w:eastAsia="en-GB"/>
        </w:rPr>
        <w:t xml:space="preserve">, Carl and Johnny. I still </w:t>
      </w:r>
      <w:proofErr w:type="gramStart"/>
      <w:r w:rsidRPr="006F30FD">
        <w:rPr>
          <w:rFonts w:ascii="Segoe UI" w:eastAsia="Times New Roman" w:hAnsi="Segoe UI" w:cs="Segoe UI"/>
          <w:color w:val="24292E"/>
          <w:sz w:val="24"/>
          <w:szCs w:val="24"/>
          <w:lang w:eastAsia="en-GB"/>
        </w:rPr>
        <w:t>hadn't</w:t>
      </w:r>
      <w:proofErr w:type="gramEnd"/>
      <w:r w:rsidRPr="006F30FD">
        <w:rPr>
          <w:rFonts w:ascii="Segoe UI" w:eastAsia="Times New Roman" w:hAnsi="Segoe UI" w:cs="Segoe UI"/>
          <w:color w:val="24292E"/>
          <w:sz w:val="24"/>
          <w:szCs w:val="24"/>
          <w:lang w:eastAsia="en-GB"/>
        </w:rPr>
        <w:t xml:space="preserve"> informed them of my plans to move to Melbourne. Out of respect, </w:t>
      </w:r>
      <w:proofErr w:type="spellStart"/>
      <w:r w:rsidRPr="006F30FD">
        <w:rPr>
          <w:rFonts w:ascii="Segoe UI" w:eastAsia="Times New Roman" w:hAnsi="Segoe UI" w:cs="Segoe UI"/>
          <w:color w:val="24292E"/>
          <w:sz w:val="24"/>
          <w:szCs w:val="24"/>
          <w:lang w:eastAsia="en-GB"/>
        </w:rPr>
        <w:t>i</w:t>
      </w:r>
      <w:proofErr w:type="spellEnd"/>
      <w:r w:rsidRPr="006F30FD">
        <w:rPr>
          <w:rFonts w:ascii="Segoe UI" w:eastAsia="Times New Roman" w:hAnsi="Segoe UI" w:cs="Segoe UI"/>
          <w:color w:val="24292E"/>
          <w:sz w:val="24"/>
          <w:szCs w:val="24"/>
          <w:lang w:eastAsia="en-GB"/>
        </w:rPr>
        <w:t xml:space="preserve"> wanted to tell them, one-on-one, face-to-face.</w:t>
      </w:r>
    </w:p>
    <w:p w14:paraId="65EB5F59"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I began closest to home, </w:t>
      </w:r>
      <w:proofErr w:type="spellStart"/>
      <w:r w:rsidRPr="006F30FD">
        <w:rPr>
          <w:rFonts w:ascii="Segoe UI" w:eastAsia="Times New Roman" w:hAnsi="Segoe UI" w:cs="Segoe UI"/>
          <w:color w:val="24292E"/>
          <w:sz w:val="24"/>
          <w:szCs w:val="24"/>
          <w:lang w:eastAsia="en-GB"/>
        </w:rPr>
        <w:t>Becs</w:t>
      </w:r>
      <w:proofErr w:type="spellEnd"/>
      <w:r w:rsidRPr="006F30FD">
        <w:rPr>
          <w:rFonts w:ascii="Segoe UI" w:eastAsia="Times New Roman" w:hAnsi="Segoe UI" w:cs="Segoe UI"/>
          <w:color w:val="24292E"/>
          <w:sz w:val="24"/>
          <w:szCs w:val="24"/>
          <w:lang w:eastAsia="en-GB"/>
        </w:rPr>
        <w:t xml:space="preserve">, my flatmate. I explained in the only way I knew at the time, bluntly. I tried to sell the idea of moving to Melbourne as a means of experiencing more of Australia. She was clearly saddened by what I said, which saddened me. She explained that I had a close network of friends here in Sydney. They cared for me. "Why should you move when you are clearly enjoying life in Sydney?", she argued. When I have </w:t>
      </w:r>
      <w:proofErr w:type="gramStart"/>
      <w:r w:rsidRPr="006F30FD">
        <w:rPr>
          <w:rFonts w:ascii="Segoe UI" w:eastAsia="Times New Roman" w:hAnsi="Segoe UI" w:cs="Segoe UI"/>
          <w:color w:val="24292E"/>
          <w:sz w:val="24"/>
          <w:szCs w:val="24"/>
          <w:lang w:eastAsia="en-GB"/>
        </w:rPr>
        <w:t>an my</w:t>
      </w:r>
      <w:proofErr w:type="gramEnd"/>
      <w:r w:rsidRPr="006F30FD">
        <w:rPr>
          <w:rFonts w:ascii="Segoe UI" w:eastAsia="Times New Roman" w:hAnsi="Segoe UI" w:cs="Segoe UI"/>
          <w:color w:val="24292E"/>
          <w:sz w:val="24"/>
          <w:szCs w:val="24"/>
          <w:lang w:eastAsia="en-GB"/>
        </w:rPr>
        <w:t xml:space="preserve"> mind set on a goal, I follow it through to the end.</w:t>
      </w:r>
    </w:p>
    <w:p w14:paraId="11B5BDAA"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Out of the remaining close friends, Carl and Johnny were the people hit hardest by the news. Carl was so angry he told me get away from him. He </w:t>
      </w:r>
      <w:proofErr w:type="gramStart"/>
      <w:r w:rsidRPr="006F30FD">
        <w:rPr>
          <w:rFonts w:ascii="Segoe UI" w:eastAsia="Times New Roman" w:hAnsi="Segoe UI" w:cs="Segoe UI"/>
          <w:color w:val="24292E"/>
          <w:sz w:val="24"/>
          <w:szCs w:val="24"/>
          <w:lang w:eastAsia="en-GB"/>
        </w:rPr>
        <w:t>couldn't</w:t>
      </w:r>
      <w:proofErr w:type="gramEnd"/>
      <w:r w:rsidRPr="006F30FD">
        <w:rPr>
          <w:rFonts w:ascii="Segoe UI" w:eastAsia="Times New Roman" w:hAnsi="Segoe UI" w:cs="Segoe UI"/>
          <w:color w:val="24292E"/>
          <w:sz w:val="24"/>
          <w:szCs w:val="24"/>
          <w:lang w:eastAsia="en-GB"/>
        </w:rPr>
        <w:t xml:space="preserve"> </w:t>
      </w:r>
      <w:proofErr w:type="spellStart"/>
      <w:r w:rsidRPr="006F30FD">
        <w:rPr>
          <w:rFonts w:ascii="Segoe UI" w:eastAsia="Times New Roman" w:hAnsi="Segoe UI" w:cs="Segoe UI"/>
          <w:color w:val="24292E"/>
          <w:sz w:val="24"/>
          <w:szCs w:val="24"/>
          <w:lang w:eastAsia="en-GB"/>
        </w:rPr>
        <w:t>bare</w:t>
      </w:r>
      <w:proofErr w:type="spellEnd"/>
      <w:r w:rsidRPr="006F30FD">
        <w:rPr>
          <w:rFonts w:ascii="Segoe UI" w:eastAsia="Times New Roman" w:hAnsi="Segoe UI" w:cs="Segoe UI"/>
          <w:color w:val="24292E"/>
          <w:sz w:val="24"/>
          <w:szCs w:val="24"/>
          <w:lang w:eastAsia="en-GB"/>
        </w:rPr>
        <w:t xml:space="preserve"> to be near me. I reasoned it was fine for him to have such feelings. He had invested so much time in the relationship with me. To see that </w:t>
      </w:r>
      <w:proofErr w:type="gramStart"/>
      <w:r w:rsidRPr="006F30FD">
        <w:rPr>
          <w:rFonts w:ascii="Segoe UI" w:eastAsia="Times New Roman" w:hAnsi="Segoe UI" w:cs="Segoe UI"/>
          <w:color w:val="24292E"/>
          <w:sz w:val="24"/>
          <w:szCs w:val="24"/>
          <w:lang w:eastAsia="en-GB"/>
        </w:rPr>
        <w:t>investment</w:t>
      </w:r>
      <w:proofErr w:type="gramEnd"/>
      <w:r w:rsidRPr="006F30FD">
        <w:rPr>
          <w:rFonts w:ascii="Segoe UI" w:eastAsia="Times New Roman" w:hAnsi="Segoe UI" w:cs="Segoe UI"/>
          <w:color w:val="24292E"/>
          <w:sz w:val="24"/>
          <w:szCs w:val="24"/>
          <w:lang w:eastAsia="en-GB"/>
        </w:rPr>
        <w:t xml:space="preserve"> go bad, seeing me walk away, it must have left a bitter taste in his mouth. Johnny, a more distant friend, had feelings </w:t>
      </w:r>
      <w:proofErr w:type="gramStart"/>
      <w:r w:rsidRPr="006F30FD">
        <w:rPr>
          <w:rFonts w:ascii="Segoe UI" w:eastAsia="Times New Roman" w:hAnsi="Segoe UI" w:cs="Segoe UI"/>
          <w:color w:val="24292E"/>
          <w:sz w:val="24"/>
          <w:szCs w:val="24"/>
          <w:lang w:eastAsia="en-GB"/>
        </w:rPr>
        <w:t>similar to</w:t>
      </w:r>
      <w:proofErr w:type="gramEnd"/>
      <w:r w:rsidRPr="006F30FD">
        <w:rPr>
          <w:rFonts w:ascii="Segoe UI" w:eastAsia="Times New Roman" w:hAnsi="Segoe UI" w:cs="Segoe UI"/>
          <w:color w:val="24292E"/>
          <w:sz w:val="24"/>
          <w:szCs w:val="24"/>
          <w:lang w:eastAsia="en-GB"/>
        </w:rPr>
        <w:t xml:space="preserve"> </w:t>
      </w:r>
      <w:proofErr w:type="spellStart"/>
      <w:r w:rsidRPr="006F30FD">
        <w:rPr>
          <w:rFonts w:ascii="Segoe UI" w:eastAsia="Times New Roman" w:hAnsi="Segoe UI" w:cs="Segoe UI"/>
          <w:color w:val="24292E"/>
          <w:sz w:val="24"/>
          <w:szCs w:val="24"/>
          <w:lang w:eastAsia="en-GB"/>
        </w:rPr>
        <w:t>Becs</w:t>
      </w:r>
      <w:proofErr w:type="spellEnd"/>
      <w:r w:rsidRPr="006F30FD">
        <w:rPr>
          <w:rFonts w:ascii="Segoe UI" w:eastAsia="Times New Roman" w:hAnsi="Segoe UI" w:cs="Segoe UI"/>
          <w:color w:val="24292E"/>
          <w:sz w:val="24"/>
          <w:szCs w:val="24"/>
          <w:lang w:eastAsia="en-GB"/>
        </w:rPr>
        <w:t xml:space="preserve">. My other friends were more forgiving. Their feelings about their transient futures were </w:t>
      </w:r>
      <w:proofErr w:type="gramStart"/>
      <w:r w:rsidRPr="006F30FD">
        <w:rPr>
          <w:rFonts w:ascii="Segoe UI" w:eastAsia="Times New Roman" w:hAnsi="Segoe UI" w:cs="Segoe UI"/>
          <w:color w:val="24292E"/>
          <w:sz w:val="24"/>
          <w:szCs w:val="24"/>
          <w:lang w:eastAsia="en-GB"/>
        </w:rPr>
        <w:t>similar to</w:t>
      </w:r>
      <w:proofErr w:type="gramEnd"/>
      <w:r w:rsidRPr="006F30FD">
        <w:rPr>
          <w:rFonts w:ascii="Segoe UI" w:eastAsia="Times New Roman" w:hAnsi="Segoe UI" w:cs="Segoe UI"/>
          <w:color w:val="24292E"/>
          <w:sz w:val="24"/>
          <w:szCs w:val="24"/>
          <w:lang w:eastAsia="en-GB"/>
        </w:rPr>
        <w:t xml:space="preserve"> mine. I was unaware how much people cared for me. I felt selfish. I </w:t>
      </w:r>
      <w:proofErr w:type="gramStart"/>
      <w:r w:rsidRPr="006F30FD">
        <w:rPr>
          <w:rFonts w:ascii="Segoe UI" w:eastAsia="Times New Roman" w:hAnsi="Segoe UI" w:cs="Segoe UI"/>
          <w:color w:val="24292E"/>
          <w:sz w:val="24"/>
          <w:szCs w:val="24"/>
          <w:lang w:eastAsia="en-GB"/>
        </w:rPr>
        <w:t>hadn’t</w:t>
      </w:r>
      <w:proofErr w:type="gramEnd"/>
      <w:r w:rsidRPr="006F30FD">
        <w:rPr>
          <w:rFonts w:ascii="Segoe UI" w:eastAsia="Times New Roman" w:hAnsi="Segoe UI" w:cs="Segoe UI"/>
          <w:color w:val="24292E"/>
          <w:sz w:val="24"/>
          <w:szCs w:val="24"/>
          <w:lang w:eastAsia="en-GB"/>
        </w:rPr>
        <w:t xml:space="preserve"> taken the time to consider other people’s feelings.</w:t>
      </w:r>
    </w:p>
    <w:p w14:paraId="0439DE8E"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I reflected on my friends and family back at home and how the impact of my move to Australia must have had on their lives. To think, of all the people I knew and cared for, it was my mom who had the most interest in my life. Of everyone, it was mom who would keep me up to date with news back home. It was mom who would Skype me every week. It was mom, I realised, who loved and supported me the most in my life.</w:t>
      </w:r>
    </w:p>
    <w:p w14:paraId="3B1B9F1D"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lastRenderedPageBreak/>
        <w:t>The move to Melbourne was pencilled in. Mark called to inform me it would be Monday 1st November. I crafted an email to send my network.</w:t>
      </w:r>
    </w:p>
    <w:p w14:paraId="2DB3F7D9"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'''As many of you are </w:t>
      </w:r>
      <w:proofErr w:type="gramStart"/>
      <w:r w:rsidRPr="006F30FD">
        <w:rPr>
          <w:rFonts w:ascii="Segoe UI" w:eastAsia="Times New Roman" w:hAnsi="Segoe UI" w:cs="Segoe UI"/>
          <w:color w:val="24292E"/>
          <w:sz w:val="24"/>
          <w:szCs w:val="24"/>
          <w:lang w:eastAsia="en-GB"/>
        </w:rPr>
        <w:t>aware</w:t>
      </w:r>
      <w:proofErr w:type="gramEnd"/>
      <w:r w:rsidRPr="006F30FD">
        <w:rPr>
          <w:rFonts w:ascii="Segoe UI" w:eastAsia="Times New Roman" w:hAnsi="Segoe UI" w:cs="Segoe UI"/>
          <w:color w:val="24292E"/>
          <w:sz w:val="24"/>
          <w:szCs w:val="24"/>
          <w:lang w:eastAsia="en-GB"/>
        </w:rPr>
        <w:t xml:space="preserve"> I've chosen to move to Melbourne. </w:t>
      </w:r>
      <w:proofErr w:type="gramStart"/>
      <w:r w:rsidRPr="006F30FD">
        <w:rPr>
          <w:rFonts w:ascii="Segoe UI" w:eastAsia="Times New Roman" w:hAnsi="Segoe UI" w:cs="Segoe UI"/>
          <w:color w:val="24292E"/>
          <w:sz w:val="24"/>
          <w:szCs w:val="24"/>
          <w:lang w:eastAsia="en-GB"/>
        </w:rPr>
        <w:t>I've</w:t>
      </w:r>
      <w:proofErr w:type="gramEnd"/>
      <w:r w:rsidRPr="006F30FD">
        <w:rPr>
          <w:rFonts w:ascii="Segoe UI" w:eastAsia="Times New Roman" w:hAnsi="Segoe UI" w:cs="Segoe UI"/>
          <w:color w:val="24292E"/>
          <w:sz w:val="24"/>
          <w:szCs w:val="24"/>
          <w:lang w:eastAsia="en-GB"/>
        </w:rPr>
        <w:t xml:space="preserve"> set the date for the big move, it is Sunday 31st October. It would be great if you could join me in celebrating the "Passing of the Dave" on Saturday 30th October at The London Bar at 7:00pm.'''</w:t>
      </w:r>
    </w:p>
    <w:p w14:paraId="6C381147"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With email sent, it was time to put the plan my move. I had accumulated loads of personal items since moving into the Rose Bay flat:</w:t>
      </w:r>
    </w:p>
    <w:p w14:paraId="3DFBBBA4" w14:textId="77777777" w:rsidR="006F30FD" w:rsidRPr="006F30FD" w:rsidRDefault="006F30FD" w:rsidP="006F30FD">
      <w:pPr>
        <w:numPr>
          <w:ilvl w:val="0"/>
          <w:numId w:val="34"/>
        </w:numPr>
        <w:shd w:val="clear" w:color="auto" w:fill="FFFFFF"/>
        <w:spacing w:before="100" w:beforeAutospacing="1"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One king size bed with super comfy mattress and memory foam cushions.</w:t>
      </w:r>
    </w:p>
    <w:p w14:paraId="7D5A5D50" w14:textId="77777777" w:rsidR="006F30FD" w:rsidRPr="006F30FD" w:rsidRDefault="006F30FD" w:rsidP="006F30FD">
      <w:pPr>
        <w:numPr>
          <w:ilvl w:val="0"/>
          <w:numId w:val="34"/>
        </w:numPr>
        <w:shd w:val="clear" w:color="auto" w:fill="FFFFFF"/>
        <w:spacing w:before="60"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Side table.</w:t>
      </w:r>
    </w:p>
    <w:p w14:paraId="0EBAC4FF" w14:textId="77777777" w:rsidR="006F30FD" w:rsidRPr="006F30FD" w:rsidRDefault="006F30FD" w:rsidP="006F30FD">
      <w:pPr>
        <w:numPr>
          <w:ilvl w:val="0"/>
          <w:numId w:val="34"/>
        </w:numPr>
        <w:shd w:val="clear" w:color="auto" w:fill="FFFFFF"/>
        <w:spacing w:before="60"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PS3</w:t>
      </w:r>
    </w:p>
    <w:p w14:paraId="2E2412BA" w14:textId="77777777" w:rsidR="006F30FD" w:rsidRPr="006F30FD" w:rsidRDefault="006F30FD" w:rsidP="006F30FD">
      <w:pPr>
        <w:numPr>
          <w:ilvl w:val="0"/>
          <w:numId w:val="34"/>
        </w:numPr>
        <w:shd w:val="clear" w:color="auto" w:fill="FFFFFF"/>
        <w:spacing w:before="60"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42" LG TV</w:t>
      </w:r>
    </w:p>
    <w:p w14:paraId="38EF23DE"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I wondered how much it would cost to transport everything to Melbourne. The total retail value of the items was </w:t>
      </w:r>
      <w:proofErr w:type="gramStart"/>
      <w:r w:rsidRPr="006F30FD">
        <w:rPr>
          <w:rFonts w:ascii="Segoe UI" w:eastAsia="Times New Roman" w:hAnsi="Segoe UI" w:cs="Segoe UI"/>
          <w:color w:val="24292E"/>
          <w:sz w:val="24"/>
          <w:szCs w:val="24"/>
          <w:lang w:eastAsia="en-GB"/>
        </w:rPr>
        <w:t>in excess of</w:t>
      </w:r>
      <w:proofErr w:type="gramEnd"/>
      <w:r w:rsidRPr="006F30FD">
        <w:rPr>
          <w:rFonts w:ascii="Segoe UI" w:eastAsia="Times New Roman" w:hAnsi="Segoe UI" w:cs="Segoe UI"/>
          <w:color w:val="24292E"/>
          <w:sz w:val="24"/>
          <w:szCs w:val="24"/>
          <w:lang w:eastAsia="en-GB"/>
        </w:rPr>
        <w:t xml:space="preserve"> AU$1000. Unfortunately, van hire cost was north of AU$500. This cost </w:t>
      </w:r>
      <w:proofErr w:type="gramStart"/>
      <w:r w:rsidRPr="006F30FD">
        <w:rPr>
          <w:rFonts w:ascii="Segoe UI" w:eastAsia="Times New Roman" w:hAnsi="Segoe UI" w:cs="Segoe UI"/>
          <w:color w:val="24292E"/>
          <w:sz w:val="24"/>
          <w:szCs w:val="24"/>
          <w:lang w:eastAsia="en-GB"/>
        </w:rPr>
        <w:t>didn't</w:t>
      </w:r>
      <w:proofErr w:type="gramEnd"/>
      <w:r w:rsidRPr="006F30FD">
        <w:rPr>
          <w:rFonts w:ascii="Segoe UI" w:eastAsia="Times New Roman" w:hAnsi="Segoe UI" w:cs="Segoe UI"/>
          <w:color w:val="24292E"/>
          <w:sz w:val="24"/>
          <w:szCs w:val="24"/>
          <w:lang w:eastAsia="en-GB"/>
        </w:rPr>
        <w:t xml:space="preserve"> account for:</w:t>
      </w:r>
    </w:p>
    <w:p w14:paraId="493FBB43" w14:textId="77777777" w:rsidR="006F30FD" w:rsidRPr="006F30FD" w:rsidRDefault="006F30FD" w:rsidP="006F30FD">
      <w:pPr>
        <w:numPr>
          <w:ilvl w:val="0"/>
          <w:numId w:val="35"/>
        </w:numPr>
        <w:shd w:val="clear" w:color="auto" w:fill="FFFFFF"/>
        <w:spacing w:before="100" w:beforeAutospacing="1"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handling of goods.</w:t>
      </w:r>
    </w:p>
    <w:p w14:paraId="2CFFDB59" w14:textId="77777777" w:rsidR="006F30FD" w:rsidRPr="006F30FD" w:rsidRDefault="006F30FD" w:rsidP="006F30FD">
      <w:pPr>
        <w:numPr>
          <w:ilvl w:val="0"/>
          <w:numId w:val="35"/>
        </w:numPr>
        <w:shd w:val="clear" w:color="auto" w:fill="FFFFFF"/>
        <w:spacing w:before="60"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drive time for the 900km, 600 miles journey.</w:t>
      </w:r>
    </w:p>
    <w:p w14:paraId="6E8EAF49" w14:textId="77777777" w:rsidR="006F30FD" w:rsidRPr="006F30FD" w:rsidRDefault="006F30FD" w:rsidP="006F30FD">
      <w:pPr>
        <w:numPr>
          <w:ilvl w:val="0"/>
          <w:numId w:val="35"/>
        </w:numPr>
        <w:shd w:val="clear" w:color="auto" w:fill="FFFFFF"/>
        <w:spacing w:before="60"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fuel.</w:t>
      </w:r>
    </w:p>
    <w:p w14:paraId="72E76812"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Another option was employing a removal company. Again, this would cost north of AU$500. I was out of ideas. The next step was to secure rental accommodation in Melbourne. Finding a rental property would not be a problem. The Gum Tree website had numerous listings. Unfortunately, my budget and time window in which to visit Melbourne was limited. I contacted five properties to determine availability. Of the five, two were still available. The first was situated in the Melbourne suburb of Hawthorn. The other was located further out from the city. The Hawthorn apartment seemed the most promising, given the pictures and description. It was obvious the second property was advertised by an estate agent given the cagey communications I received to my enquiries. I wanted to use the second property as a means of leverage. There was a third property. It was taken off the market a day before my flight to Melbourne.</w:t>
      </w:r>
    </w:p>
    <w:p w14:paraId="329071C0"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In the second weekend of </w:t>
      </w:r>
      <w:proofErr w:type="gramStart"/>
      <w:r w:rsidRPr="006F30FD">
        <w:rPr>
          <w:rFonts w:ascii="Segoe UI" w:eastAsia="Times New Roman" w:hAnsi="Segoe UI" w:cs="Segoe UI"/>
          <w:color w:val="24292E"/>
          <w:sz w:val="24"/>
          <w:szCs w:val="24"/>
          <w:lang w:eastAsia="en-GB"/>
        </w:rPr>
        <w:t>October</w:t>
      </w:r>
      <w:proofErr w:type="gramEnd"/>
      <w:r w:rsidRPr="006F30FD">
        <w:rPr>
          <w:rFonts w:ascii="Segoe UI" w:eastAsia="Times New Roman" w:hAnsi="Segoe UI" w:cs="Segoe UI"/>
          <w:color w:val="24292E"/>
          <w:sz w:val="24"/>
          <w:szCs w:val="24"/>
          <w:lang w:eastAsia="en-GB"/>
        </w:rPr>
        <w:t xml:space="preserve"> I organised a fly-in fly-out, one day viewing of the properties. I flew from Sydney International to Melbourne Tullamarine Airport. Tullamarine had excellent public transport links to Melbourne City. What was frightening was the distance the airport was from the city. Thankfully the Skybus was a great value, rapid option. Melbourne may not have the iconic sights of Sydney. As the Skybus approached the city outskirts, the Melbourne cityscape cast a beautiful view.</w:t>
      </w:r>
    </w:p>
    <w:p w14:paraId="6A68AC49"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lastRenderedPageBreak/>
        <w:t xml:space="preserve">We reached Southern Cross Station, the final stop on the Skybus's route. My first flat viewing was arranged in Hawthorn, an inner suburb of Melbourne. I was scheduled to meet potential flatmate </w:t>
      </w:r>
      <w:proofErr w:type="spellStart"/>
      <w:r w:rsidRPr="006F30FD">
        <w:rPr>
          <w:rFonts w:ascii="Segoe UI" w:eastAsia="Times New Roman" w:hAnsi="Segoe UI" w:cs="Segoe UI"/>
          <w:color w:val="24292E"/>
          <w:sz w:val="24"/>
          <w:szCs w:val="24"/>
          <w:lang w:eastAsia="en-GB"/>
        </w:rPr>
        <w:t>Luncinda</w:t>
      </w:r>
      <w:proofErr w:type="spellEnd"/>
      <w:r w:rsidRPr="006F30FD">
        <w:rPr>
          <w:rFonts w:ascii="Segoe UI" w:eastAsia="Times New Roman" w:hAnsi="Segoe UI" w:cs="Segoe UI"/>
          <w:color w:val="24292E"/>
          <w:sz w:val="24"/>
          <w:szCs w:val="24"/>
          <w:lang w:eastAsia="en-GB"/>
        </w:rPr>
        <w:t>, a third-generation British Australian. Melbourne had a good transport system that included trams and overground V/Line trains. Hawthorn East's Auburn train station was close by to the rental property located on Lilydale Grove.</w:t>
      </w:r>
    </w:p>
    <w:p w14:paraId="4CA66F0B"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The property numbering system used on the grove appeared non-</w:t>
      </w:r>
      <w:proofErr w:type="spellStart"/>
      <w:r w:rsidRPr="006F30FD">
        <w:rPr>
          <w:rFonts w:ascii="Segoe UI" w:eastAsia="Times New Roman" w:hAnsi="Segoe UI" w:cs="Segoe UI"/>
          <w:color w:val="24292E"/>
          <w:sz w:val="24"/>
          <w:szCs w:val="24"/>
          <w:lang w:eastAsia="en-GB"/>
        </w:rPr>
        <w:t>existant</w:t>
      </w:r>
      <w:proofErr w:type="spellEnd"/>
      <w:r w:rsidRPr="006F30FD">
        <w:rPr>
          <w:rFonts w:ascii="Segoe UI" w:eastAsia="Times New Roman" w:hAnsi="Segoe UI" w:cs="Segoe UI"/>
          <w:color w:val="24292E"/>
          <w:sz w:val="24"/>
          <w:szCs w:val="24"/>
          <w:lang w:eastAsia="en-GB"/>
        </w:rPr>
        <w:t xml:space="preserve">. I picked up the phone and called Lucinda. "Lucinda?", I asked timidly. A piercing, anglicised voice replied "Yes, is that David? Where are you?", she asked. I indicated I was outside. "It’s not easy to find this place. I’ll come downstairs and let you in.", she replied. Lucinda was out of breath as we met on the street. She smiled nervously, introducing herself with a piercing inflected tone. "Hi, my name is Lucinda, pleased to meet you.", she said. Her introduction was followed up with a nasally sounding giggle. "I can't believe you've come all the way from Sydney to Melbourne to view rental properties", she said. I was taken aback by how attractive she was: Lucinda was thin, with long black flowing hair and immaculate pale skin. She seemed </w:t>
      </w:r>
      <w:proofErr w:type="gramStart"/>
      <w:r w:rsidRPr="006F30FD">
        <w:rPr>
          <w:rFonts w:ascii="Segoe UI" w:eastAsia="Times New Roman" w:hAnsi="Segoe UI" w:cs="Segoe UI"/>
          <w:color w:val="24292E"/>
          <w:sz w:val="24"/>
          <w:szCs w:val="24"/>
          <w:lang w:eastAsia="en-GB"/>
        </w:rPr>
        <w:t>really nice</w:t>
      </w:r>
      <w:proofErr w:type="gramEnd"/>
      <w:r w:rsidRPr="006F30FD">
        <w:rPr>
          <w:rFonts w:ascii="Segoe UI" w:eastAsia="Times New Roman" w:hAnsi="Segoe UI" w:cs="Segoe UI"/>
          <w:color w:val="24292E"/>
          <w:sz w:val="24"/>
          <w:szCs w:val="24"/>
          <w:lang w:eastAsia="en-GB"/>
        </w:rPr>
        <w:t>. Why had this property listing been live on Gum Tree for so long?</w:t>
      </w:r>
    </w:p>
    <w:p w14:paraId="27FEE2DF"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I began asking questions about the tenancy agreement. She had an arrangement with the landlord very similar to Flo's (of Manly apartment fame). Lucinda guided me to the apartment and began describing the living space. The apartment was all open plan, modern and comfortable. The kitchen, dining room, and living room melded into one. I was impressed with the use of space. Lucinda giggled as she indicated her room. She gave the open door a firm pull to ensure its contents was out of sight. I was sold, it felt homely. It </w:t>
      </w:r>
      <w:proofErr w:type="gramStart"/>
      <w:r w:rsidRPr="006F30FD">
        <w:rPr>
          <w:rFonts w:ascii="Segoe UI" w:eastAsia="Times New Roman" w:hAnsi="Segoe UI" w:cs="Segoe UI"/>
          <w:color w:val="24292E"/>
          <w:sz w:val="24"/>
          <w:szCs w:val="24"/>
          <w:lang w:eastAsia="en-GB"/>
        </w:rPr>
        <w:t>wasn’t</w:t>
      </w:r>
      <w:proofErr w:type="gramEnd"/>
      <w:r w:rsidRPr="006F30FD">
        <w:rPr>
          <w:rFonts w:ascii="Segoe UI" w:eastAsia="Times New Roman" w:hAnsi="Segoe UI" w:cs="Segoe UI"/>
          <w:color w:val="24292E"/>
          <w:sz w:val="24"/>
          <w:szCs w:val="24"/>
          <w:lang w:eastAsia="en-GB"/>
        </w:rPr>
        <w:t xml:space="preserve"> as prestigious as the Rose Bay flat. Saying that, what accommodation offered views of the iconic Sydney Harbour Bridge? Lucinda's flat was close to a train station. A 15-minute journey to the CBD. For my first Melbourne accommodation viewing, I was very happy. Was there something </w:t>
      </w:r>
      <w:proofErr w:type="gramStart"/>
      <w:r w:rsidRPr="006F30FD">
        <w:rPr>
          <w:rFonts w:ascii="Segoe UI" w:eastAsia="Times New Roman" w:hAnsi="Segoe UI" w:cs="Segoe UI"/>
          <w:color w:val="24292E"/>
          <w:sz w:val="24"/>
          <w:szCs w:val="24"/>
          <w:lang w:eastAsia="en-GB"/>
        </w:rPr>
        <w:t>I'd</w:t>
      </w:r>
      <w:proofErr w:type="gramEnd"/>
      <w:r w:rsidRPr="006F30FD">
        <w:rPr>
          <w:rFonts w:ascii="Segoe UI" w:eastAsia="Times New Roman" w:hAnsi="Segoe UI" w:cs="Segoe UI"/>
          <w:color w:val="24292E"/>
          <w:sz w:val="24"/>
          <w:szCs w:val="24"/>
          <w:lang w:eastAsia="en-GB"/>
        </w:rPr>
        <w:t xml:space="preserve"> missed? "Why was the property still available?", I asked. "The previous occupant of the room for rent was made my life hell. They missed payments, were untidy and left owing rent", she said. The old tenants were still being chasing for rent owed. I warmed to her heart-felt story. I shook Lucinda's hand, </w:t>
      </w:r>
      <w:proofErr w:type="gramStart"/>
      <w:r w:rsidRPr="006F30FD">
        <w:rPr>
          <w:rFonts w:ascii="Segoe UI" w:eastAsia="Times New Roman" w:hAnsi="Segoe UI" w:cs="Segoe UI"/>
          <w:color w:val="24292E"/>
          <w:sz w:val="24"/>
          <w:szCs w:val="24"/>
          <w:lang w:eastAsia="en-GB"/>
        </w:rPr>
        <w:t>smiled</w:t>
      </w:r>
      <w:proofErr w:type="gramEnd"/>
      <w:r w:rsidRPr="006F30FD">
        <w:rPr>
          <w:rFonts w:ascii="Segoe UI" w:eastAsia="Times New Roman" w:hAnsi="Segoe UI" w:cs="Segoe UI"/>
          <w:color w:val="24292E"/>
          <w:sz w:val="24"/>
          <w:szCs w:val="24"/>
          <w:lang w:eastAsia="en-GB"/>
        </w:rPr>
        <w:t xml:space="preserve"> and made my way to Melbourne CBD.</w:t>
      </w:r>
    </w:p>
    <w:p w14:paraId="785251BC"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I had a little time to burn before the next scheduled viewing. It was lunch time. My phone suggested a pub up the road from Flinders Street Station. The battery sign </w:t>
      </w:r>
      <w:proofErr w:type="gramStart"/>
      <w:r w:rsidRPr="006F30FD">
        <w:rPr>
          <w:rFonts w:ascii="Segoe UI" w:eastAsia="Times New Roman" w:hAnsi="Segoe UI" w:cs="Segoe UI"/>
          <w:color w:val="24292E"/>
          <w:sz w:val="24"/>
          <w:szCs w:val="24"/>
          <w:lang w:eastAsia="en-GB"/>
        </w:rPr>
        <w:t>flashed,</w:t>
      </w:r>
      <w:proofErr w:type="gramEnd"/>
      <w:r w:rsidRPr="006F30FD">
        <w:rPr>
          <w:rFonts w:ascii="Segoe UI" w:eastAsia="Times New Roman" w:hAnsi="Segoe UI" w:cs="Segoe UI"/>
          <w:color w:val="24292E"/>
          <w:sz w:val="24"/>
          <w:szCs w:val="24"/>
          <w:lang w:eastAsia="en-GB"/>
        </w:rPr>
        <w:t xml:space="preserve"> the phone subsequently died. Bugger. I Looked up and noticed loads of bars. The common deal each bar offered was "a pint and a parmigiana for AU$10". I got to the top of the block, stopped, doubled </w:t>
      </w:r>
      <w:proofErr w:type="gramStart"/>
      <w:r w:rsidRPr="006F30FD">
        <w:rPr>
          <w:rFonts w:ascii="Segoe UI" w:eastAsia="Times New Roman" w:hAnsi="Segoe UI" w:cs="Segoe UI"/>
          <w:color w:val="24292E"/>
          <w:sz w:val="24"/>
          <w:szCs w:val="24"/>
          <w:lang w:eastAsia="en-GB"/>
        </w:rPr>
        <w:t>back</w:t>
      </w:r>
      <w:proofErr w:type="gramEnd"/>
      <w:r w:rsidRPr="006F30FD">
        <w:rPr>
          <w:rFonts w:ascii="Segoe UI" w:eastAsia="Times New Roman" w:hAnsi="Segoe UI" w:cs="Segoe UI"/>
          <w:color w:val="24292E"/>
          <w:sz w:val="24"/>
          <w:szCs w:val="24"/>
          <w:lang w:eastAsia="en-GB"/>
        </w:rPr>
        <w:t xml:space="preserve"> and entered the pub on the corner.</w:t>
      </w:r>
    </w:p>
    <w:p w14:paraId="09169981"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This was a proper British style pub. It was dark, chock-a-block with bar stools. The smell of stale beer lingered in the air. It had horridly designed carpets and a letter box style bar front. Perfect. I felt immediately at home. I ordered the obligatory deal, parmigiana and a pint. I set my eyes upon my powerless phone. "Do you have </w:t>
      </w:r>
      <w:proofErr w:type="gramStart"/>
      <w:r w:rsidRPr="006F30FD">
        <w:rPr>
          <w:rFonts w:ascii="Segoe UI" w:eastAsia="Times New Roman" w:hAnsi="Segoe UI" w:cs="Segoe UI"/>
          <w:color w:val="24292E"/>
          <w:sz w:val="24"/>
          <w:szCs w:val="24"/>
          <w:lang w:eastAsia="en-GB"/>
        </w:rPr>
        <w:t>an</w:t>
      </w:r>
      <w:proofErr w:type="gramEnd"/>
      <w:r w:rsidRPr="006F30FD">
        <w:rPr>
          <w:rFonts w:ascii="Segoe UI" w:eastAsia="Times New Roman" w:hAnsi="Segoe UI" w:cs="Segoe UI"/>
          <w:color w:val="24292E"/>
          <w:sz w:val="24"/>
          <w:szCs w:val="24"/>
          <w:lang w:eastAsia="en-GB"/>
        </w:rPr>
        <w:t xml:space="preserve"> </w:t>
      </w:r>
      <w:r w:rsidRPr="006F30FD">
        <w:rPr>
          <w:rFonts w:ascii="Segoe UI" w:eastAsia="Times New Roman" w:hAnsi="Segoe UI" w:cs="Segoe UI"/>
          <w:color w:val="24292E"/>
          <w:sz w:val="24"/>
          <w:szCs w:val="24"/>
          <w:lang w:eastAsia="en-GB"/>
        </w:rPr>
        <w:lastRenderedPageBreak/>
        <w:t xml:space="preserve">phone charger?", I asked the bar maid. Given their </w:t>
      </w:r>
      <w:proofErr w:type="gramStart"/>
      <w:r w:rsidRPr="006F30FD">
        <w:rPr>
          <w:rFonts w:ascii="Segoe UI" w:eastAsia="Times New Roman" w:hAnsi="Segoe UI" w:cs="Segoe UI"/>
          <w:color w:val="24292E"/>
          <w:sz w:val="24"/>
          <w:szCs w:val="24"/>
          <w:lang w:eastAsia="en-GB"/>
        </w:rPr>
        <w:t>state of the art</w:t>
      </w:r>
      <w:proofErr w:type="gramEnd"/>
      <w:r w:rsidRPr="006F30FD">
        <w:rPr>
          <w:rFonts w:ascii="Segoe UI" w:eastAsia="Times New Roman" w:hAnsi="Segoe UI" w:cs="Segoe UI"/>
          <w:color w:val="24292E"/>
          <w:sz w:val="24"/>
          <w:szCs w:val="24"/>
          <w:lang w:eastAsia="en-GB"/>
        </w:rPr>
        <w:t xml:space="preserve"> entertainment was a 4:3 box style TV, I was expecting a definitive. </w:t>
      </w:r>
      <w:proofErr w:type="spellStart"/>
      <w:r w:rsidRPr="006F30FD">
        <w:rPr>
          <w:rFonts w:ascii="Segoe UI" w:eastAsia="Times New Roman" w:hAnsi="Segoe UI" w:cs="Segoe UI"/>
          <w:color w:val="24292E"/>
          <w:sz w:val="24"/>
          <w:szCs w:val="24"/>
          <w:lang w:eastAsia="en-GB"/>
        </w:rPr>
        <w:t>Suprisingly</w:t>
      </w:r>
      <w:proofErr w:type="spellEnd"/>
      <w:r w:rsidRPr="006F30FD">
        <w:rPr>
          <w:rFonts w:ascii="Segoe UI" w:eastAsia="Times New Roman" w:hAnsi="Segoe UI" w:cs="Segoe UI"/>
          <w:color w:val="24292E"/>
          <w:sz w:val="24"/>
          <w:szCs w:val="24"/>
          <w:lang w:eastAsia="en-GB"/>
        </w:rPr>
        <w:t xml:space="preserve">, a resounding yes was received. I nearly wept tears of joy. I composed myself and handed over the phone. I walked back to the nearby table. A thought occupied my mind, work. Work had begun to spill into the chaos which was my personal life. I was working </w:t>
      </w:r>
      <w:proofErr w:type="gramStart"/>
      <w:r w:rsidRPr="006F30FD">
        <w:rPr>
          <w:rFonts w:ascii="Segoe UI" w:eastAsia="Times New Roman" w:hAnsi="Segoe UI" w:cs="Segoe UI"/>
          <w:color w:val="24292E"/>
          <w:sz w:val="24"/>
          <w:szCs w:val="24"/>
          <w:lang w:eastAsia="en-GB"/>
        </w:rPr>
        <w:t>12 hour</w:t>
      </w:r>
      <w:proofErr w:type="gramEnd"/>
      <w:r w:rsidRPr="006F30FD">
        <w:rPr>
          <w:rFonts w:ascii="Segoe UI" w:eastAsia="Times New Roman" w:hAnsi="Segoe UI" w:cs="Segoe UI"/>
          <w:color w:val="24292E"/>
          <w:sz w:val="24"/>
          <w:szCs w:val="24"/>
          <w:lang w:eastAsia="en-GB"/>
        </w:rPr>
        <w:t xml:space="preserve"> days Monday to Friday to try and meet the client's delivery dates. I </w:t>
      </w:r>
      <w:proofErr w:type="gramStart"/>
      <w:r w:rsidRPr="006F30FD">
        <w:rPr>
          <w:rFonts w:ascii="Segoe UI" w:eastAsia="Times New Roman" w:hAnsi="Segoe UI" w:cs="Segoe UI"/>
          <w:color w:val="24292E"/>
          <w:sz w:val="24"/>
          <w:szCs w:val="24"/>
          <w:lang w:eastAsia="en-GB"/>
        </w:rPr>
        <w:t>opened up</w:t>
      </w:r>
      <w:proofErr w:type="gramEnd"/>
      <w:r w:rsidRPr="006F30FD">
        <w:rPr>
          <w:rFonts w:ascii="Segoe UI" w:eastAsia="Times New Roman" w:hAnsi="Segoe UI" w:cs="Segoe UI"/>
          <w:color w:val="24292E"/>
          <w:sz w:val="24"/>
          <w:szCs w:val="24"/>
          <w:lang w:eastAsia="en-GB"/>
        </w:rPr>
        <w:t xml:space="preserve"> the laptop and connected to the pub </w:t>
      </w:r>
      <w:proofErr w:type="spellStart"/>
      <w:r w:rsidRPr="006F30FD">
        <w:rPr>
          <w:rFonts w:ascii="Segoe UI" w:eastAsia="Times New Roman" w:hAnsi="Segoe UI" w:cs="Segoe UI"/>
          <w:color w:val="24292E"/>
          <w:sz w:val="24"/>
          <w:szCs w:val="24"/>
          <w:lang w:eastAsia="en-GB"/>
        </w:rPr>
        <w:t>wifi</w:t>
      </w:r>
      <w:proofErr w:type="spellEnd"/>
      <w:r w:rsidRPr="006F30FD">
        <w:rPr>
          <w:rFonts w:ascii="Segoe UI" w:eastAsia="Times New Roman" w:hAnsi="Segoe UI" w:cs="Segoe UI"/>
          <w:color w:val="24292E"/>
          <w:sz w:val="24"/>
          <w:szCs w:val="24"/>
          <w:lang w:eastAsia="en-GB"/>
        </w:rPr>
        <w:t xml:space="preserve">. An email from the client sat in front of me asking questions. I baulked, fired up the spreadsheet. Took a closer look at the numbers, calmed my </w:t>
      </w:r>
      <w:proofErr w:type="gramStart"/>
      <w:r w:rsidRPr="006F30FD">
        <w:rPr>
          <w:rFonts w:ascii="Segoe UI" w:eastAsia="Times New Roman" w:hAnsi="Segoe UI" w:cs="Segoe UI"/>
          <w:color w:val="24292E"/>
          <w:sz w:val="24"/>
          <w:szCs w:val="24"/>
          <w:lang w:eastAsia="en-GB"/>
        </w:rPr>
        <w:t>thoughts</w:t>
      </w:r>
      <w:proofErr w:type="gramEnd"/>
      <w:r w:rsidRPr="006F30FD">
        <w:rPr>
          <w:rFonts w:ascii="Segoe UI" w:eastAsia="Times New Roman" w:hAnsi="Segoe UI" w:cs="Segoe UI"/>
          <w:color w:val="24292E"/>
          <w:sz w:val="24"/>
          <w:szCs w:val="24"/>
          <w:lang w:eastAsia="en-GB"/>
        </w:rPr>
        <w:t xml:space="preserve"> and answered the queries. After 10 minutes of typing I clicked the send button and felt a huge sense of relief.</w:t>
      </w:r>
    </w:p>
    <w:p w14:paraId="430B953F"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My gaze was diverted from the glow of the laptop screen to the dish that was placed next to it. I closed the laptop and placed it in my rucksack. I slid the plate of Chicken Parmigiana into view and took a closer look. It consisted of a thin piece of breaded chicken, a tomato-based sauce and a portion of oven cooked frozen chips. There was a lot of hype surrounding this iconic Melbourne dish. Was it a taste sensation? No. I checked the time on the wall-side clock, got to my feet and downed the pint. I grabbed my phone and rushed to the high street.</w:t>
      </w:r>
    </w:p>
    <w:p w14:paraId="2E69723F"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I was happy to see my fully charged phone. It my only means of navigating me to my next property viewing. My pessimistic assistant informed me I would reach the viewing 5 minutes later than scheduled. No dramas, 5 kilometres and 1 hour to go. A message appeared on my phone. The sender, the Estate Agent. I read the message repeatedly to fully grasp its meaning. "I’m really sorry mate, I’m not going to be able to make the viewing we have scheduled this afternoon. Really, </w:t>
      </w:r>
      <w:proofErr w:type="gramStart"/>
      <w:r w:rsidRPr="006F30FD">
        <w:rPr>
          <w:rFonts w:ascii="Segoe UI" w:eastAsia="Times New Roman" w:hAnsi="Segoe UI" w:cs="Segoe UI"/>
          <w:color w:val="24292E"/>
          <w:sz w:val="24"/>
          <w:szCs w:val="24"/>
          <w:lang w:eastAsia="en-GB"/>
        </w:rPr>
        <w:t>really sorry</w:t>
      </w:r>
      <w:proofErr w:type="gramEnd"/>
      <w:r w:rsidRPr="006F30FD">
        <w:rPr>
          <w:rFonts w:ascii="Segoe UI" w:eastAsia="Times New Roman" w:hAnsi="Segoe UI" w:cs="Segoe UI"/>
          <w:color w:val="24292E"/>
          <w:sz w:val="24"/>
          <w:szCs w:val="24"/>
          <w:lang w:eastAsia="en-GB"/>
        </w:rPr>
        <w:t xml:space="preserve">.", it read. I was </w:t>
      </w:r>
      <w:proofErr w:type="spellStart"/>
      <w:r w:rsidRPr="006F30FD">
        <w:rPr>
          <w:rFonts w:ascii="Segoe UI" w:eastAsia="Times New Roman" w:hAnsi="Segoe UI" w:cs="Segoe UI"/>
          <w:color w:val="24292E"/>
          <w:sz w:val="24"/>
          <w:szCs w:val="24"/>
          <w:lang w:eastAsia="en-GB"/>
        </w:rPr>
        <w:t>angry."As</w:t>
      </w:r>
      <w:proofErr w:type="spellEnd"/>
      <w:r w:rsidRPr="006F30FD">
        <w:rPr>
          <w:rFonts w:ascii="Segoe UI" w:eastAsia="Times New Roman" w:hAnsi="Segoe UI" w:cs="Segoe UI"/>
          <w:color w:val="24292E"/>
          <w:sz w:val="24"/>
          <w:szCs w:val="24"/>
          <w:lang w:eastAsia="en-GB"/>
        </w:rPr>
        <w:t xml:space="preserve"> you are </w:t>
      </w:r>
      <w:proofErr w:type="gramStart"/>
      <w:r w:rsidRPr="006F30FD">
        <w:rPr>
          <w:rFonts w:ascii="Segoe UI" w:eastAsia="Times New Roman" w:hAnsi="Segoe UI" w:cs="Segoe UI"/>
          <w:color w:val="24292E"/>
          <w:sz w:val="24"/>
          <w:szCs w:val="24"/>
          <w:lang w:eastAsia="en-GB"/>
        </w:rPr>
        <w:t>aware</w:t>
      </w:r>
      <w:proofErr w:type="gramEnd"/>
      <w:r w:rsidRPr="006F30FD">
        <w:rPr>
          <w:rFonts w:ascii="Segoe UI" w:eastAsia="Times New Roman" w:hAnsi="Segoe UI" w:cs="Segoe UI"/>
          <w:color w:val="24292E"/>
          <w:sz w:val="24"/>
          <w:szCs w:val="24"/>
          <w:lang w:eastAsia="en-GB"/>
        </w:rPr>
        <w:t xml:space="preserve"> I’m heading back to Sydney this evening. I have no time today to reschedule, is there no way to make the arranged viewing?", I pleaded. "The next time I see you I’ll buy you a crate of beer." he replied. I felt, if I ever did see him, like throwing a crate of beer in his direction. One thing that the house viewing cancellation did give me was time. I would be able to get over to Melbourne Airport with plenty to spare. One day in Melbourne, one house viewing and lots of travelling. Lucinda's flat was nice, but it was my only option.</w:t>
      </w:r>
    </w:p>
    <w:p w14:paraId="1E50A4FE"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The week after visiting Melbourne my boss called. He had great news of an upcoming role in Sydney. To </w:t>
      </w:r>
      <w:proofErr w:type="spellStart"/>
      <w:r w:rsidRPr="006F30FD">
        <w:rPr>
          <w:rFonts w:ascii="Segoe UI" w:eastAsia="Times New Roman" w:hAnsi="Segoe UI" w:cs="Segoe UI"/>
          <w:color w:val="24292E"/>
          <w:sz w:val="24"/>
          <w:szCs w:val="24"/>
          <w:lang w:eastAsia="en-GB"/>
        </w:rPr>
        <w:t>sweeeten</w:t>
      </w:r>
      <w:proofErr w:type="spellEnd"/>
      <w:r w:rsidRPr="006F30FD">
        <w:rPr>
          <w:rFonts w:ascii="Segoe UI" w:eastAsia="Times New Roman" w:hAnsi="Segoe UI" w:cs="Segoe UI"/>
          <w:color w:val="24292E"/>
          <w:sz w:val="24"/>
          <w:szCs w:val="24"/>
          <w:lang w:eastAsia="en-GB"/>
        </w:rPr>
        <w:t xml:space="preserve"> the deal he said accommodation and any storage needs would be expensed to the consultancy. It was an offer was too good to refuse. Having informed my </w:t>
      </w:r>
      <w:proofErr w:type="gramStart"/>
      <w:r w:rsidRPr="006F30FD">
        <w:rPr>
          <w:rFonts w:ascii="Segoe UI" w:eastAsia="Times New Roman" w:hAnsi="Segoe UI" w:cs="Segoe UI"/>
          <w:color w:val="24292E"/>
          <w:sz w:val="24"/>
          <w:szCs w:val="24"/>
          <w:lang w:eastAsia="en-GB"/>
        </w:rPr>
        <w:t>friends</w:t>
      </w:r>
      <w:proofErr w:type="gramEnd"/>
      <w:r w:rsidRPr="006F30FD">
        <w:rPr>
          <w:rFonts w:ascii="Segoe UI" w:eastAsia="Times New Roman" w:hAnsi="Segoe UI" w:cs="Segoe UI"/>
          <w:color w:val="24292E"/>
          <w:sz w:val="24"/>
          <w:szCs w:val="24"/>
          <w:lang w:eastAsia="en-GB"/>
        </w:rPr>
        <w:t xml:space="preserve"> I was </w:t>
      </w:r>
      <w:proofErr w:type="spellStart"/>
      <w:r w:rsidRPr="006F30FD">
        <w:rPr>
          <w:rFonts w:ascii="Segoe UI" w:eastAsia="Times New Roman" w:hAnsi="Segoe UI" w:cs="Segoe UI"/>
          <w:color w:val="24292E"/>
          <w:sz w:val="24"/>
          <w:szCs w:val="24"/>
          <w:lang w:eastAsia="en-GB"/>
        </w:rPr>
        <w:t>immenently</w:t>
      </w:r>
      <w:proofErr w:type="spellEnd"/>
      <w:r w:rsidRPr="006F30FD">
        <w:rPr>
          <w:rFonts w:ascii="Segoe UI" w:eastAsia="Times New Roman" w:hAnsi="Segoe UI" w:cs="Segoe UI"/>
          <w:color w:val="24292E"/>
          <w:sz w:val="24"/>
          <w:szCs w:val="24"/>
          <w:lang w:eastAsia="en-GB"/>
        </w:rPr>
        <w:t xml:space="preserve"> due to leave for Melbourne, I felt like the boy who cried wolf. I contacted Andy, Carl, Johnny and </w:t>
      </w:r>
      <w:proofErr w:type="spellStart"/>
      <w:r w:rsidRPr="006F30FD">
        <w:rPr>
          <w:rFonts w:ascii="Segoe UI" w:eastAsia="Times New Roman" w:hAnsi="Segoe UI" w:cs="Segoe UI"/>
          <w:color w:val="24292E"/>
          <w:sz w:val="24"/>
          <w:szCs w:val="24"/>
          <w:lang w:eastAsia="en-GB"/>
        </w:rPr>
        <w:t>Becs</w:t>
      </w:r>
      <w:proofErr w:type="spellEnd"/>
      <w:r w:rsidRPr="006F30FD">
        <w:rPr>
          <w:rFonts w:ascii="Segoe UI" w:eastAsia="Times New Roman" w:hAnsi="Segoe UI" w:cs="Segoe UI"/>
          <w:color w:val="24292E"/>
          <w:sz w:val="24"/>
          <w:szCs w:val="24"/>
          <w:lang w:eastAsia="en-GB"/>
        </w:rPr>
        <w:t xml:space="preserve"> to inform them that my leaving party was going to be a staying party instead.</w:t>
      </w:r>
    </w:p>
    <w:p w14:paraId="16D67067"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I spoke to my boss to discuss the finer details of the new role. There was still much to organise. Where would my furniture be stored? Where would I be staying? I was due to move out of the Rose Bay flat at the end of October. Mark agreed to the following plan:</w:t>
      </w:r>
    </w:p>
    <w:p w14:paraId="3BA2E7E0" w14:textId="77777777" w:rsidR="006F30FD" w:rsidRPr="006F30FD" w:rsidRDefault="006F30FD" w:rsidP="006F30FD">
      <w:pPr>
        <w:numPr>
          <w:ilvl w:val="0"/>
          <w:numId w:val="36"/>
        </w:numPr>
        <w:shd w:val="clear" w:color="auto" w:fill="FFFFFF"/>
        <w:spacing w:before="100" w:beforeAutospacing="1"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lastRenderedPageBreak/>
        <w:t>flat move day</w:t>
      </w:r>
    </w:p>
    <w:p w14:paraId="73A648A6" w14:textId="77777777" w:rsidR="006F30FD" w:rsidRPr="006F30FD" w:rsidRDefault="006F30FD" w:rsidP="006F30FD">
      <w:pPr>
        <w:numPr>
          <w:ilvl w:val="1"/>
          <w:numId w:val="36"/>
        </w:numPr>
        <w:shd w:val="clear" w:color="auto" w:fill="FFFFFF"/>
        <w:spacing w:before="100" w:beforeAutospacing="1"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The storage company would take my furniture.</w:t>
      </w:r>
    </w:p>
    <w:p w14:paraId="4D3E050F" w14:textId="77777777" w:rsidR="006F30FD" w:rsidRPr="006F30FD" w:rsidRDefault="006F30FD" w:rsidP="006F30FD">
      <w:pPr>
        <w:numPr>
          <w:ilvl w:val="1"/>
          <w:numId w:val="36"/>
        </w:numPr>
        <w:shd w:val="clear" w:color="auto" w:fill="FFFFFF"/>
        <w:spacing w:before="60"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Move into a hotel in the Potts Point suburb.</w:t>
      </w:r>
    </w:p>
    <w:p w14:paraId="5F54FAEC" w14:textId="77777777" w:rsidR="006F30FD" w:rsidRPr="006F30FD" w:rsidRDefault="006F30FD" w:rsidP="006F30FD">
      <w:pPr>
        <w:numPr>
          <w:ilvl w:val="0"/>
          <w:numId w:val="36"/>
        </w:numPr>
        <w:shd w:val="clear" w:color="auto" w:fill="FFFFFF"/>
        <w:spacing w:before="60"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week one</w:t>
      </w:r>
    </w:p>
    <w:p w14:paraId="5A2B0DD8" w14:textId="77777777" w:rsidR="006F30FD" w:rsidRPr="006F30FD" w:rsidRDefault="006F30FD" w:rsidP="006F30FD">
      <w:pPr>
        <w:numPr>
          <w:ilvl w:val="1"/>
          <w:numId w:val="36"/>
        </w:numPr>
        <w:shd w:val="clear" w:color="auto" w:fill="FFFFFF"/>
        <w:spacing w:before="100" w:beforeAutospacing="1"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Stay at the Potts Point hotel.</w:t>
      </w:r>
    </w:p>
    <w:p w14:paraId="40BEF6B4" w14:textId="77777777" w:rsidR="006F30FD" w:rsidRPr="006F30FD" w:rsidRDefault="006F30FD" w:rsidP="006F30FD">
      <w:pPr>
        <w:numPr>
          <w:ilvl w:val="0"/>
          <w:numId w:val="36"/>
        </w:numPr>
        <w:shd w:val="clear" w:color="auto" w:fill="FFFFFF"/>
        <w:spacing w:before="60"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week two onwards</w:t>
      </w:r>
    </w:p>
    <w:p w14:paraId="790B2C0E" w14:textId="77777777" w:rsidR="006F30FD" w:rsidRPr="006F30FD" w:rsidRDefault="006F30FD" w:rsidP="006F30FD">
      <w:pPr>
        <w:numPr>
          <w:ilvl w:val="1"/>
          <w:numId w:val="36"/>
        </w:numPr>
        <w:shd w:val="clear" w:color="auto" w:fill="FFFFFF"/>
        <w:spacing w:before="100" w:beforeAutospacing="1"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Move into guest house accommodation in the Glebe suburb.</w:t>
      </w:r>
    </w:p>
    <w:p w14:paraId="3CA61F08"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On flat move day the storage company waited with a van to load my items. Their service </w:t>
      </w:r>
      <w:proofErr w:type="gramStart"/>
      <w:r w:rsidRPr="006F30FD">
        <w:rPr>
          <w:rFonts w:ascii="Segoe UI" w:eastAsia="Times New Roman" w:hAnsi="Segoe UI" w:cs="Segoe UI"/>
          <w:color w:val="24292E"/>
          <w:sz w:val="24"/>
          <w:szCs w:val="24"/>
          <w:lang w:eastAsia="en-GB"/>
        </w:rPr>
        <w:t>didn't</w:t>
      </w:r>
      <w:proofErr w:type="gramEnd"/>
      <w:r w:rsidRPr="006F30FD">
        <w:rPr>
          <w:rFonts w:ascii="Segoe UI" w:eastAsia="Times New Roman" w:hAnsi="Segoe UI" w:cs="Segoe UI"/>
          <w:color w:val="24292E"/>
          <w:sz w:val="24"/>
          <w:szCs w:val="24"/>
          <w:lang w:eastAsia="en-GB"/>
        </w:rPr>
        <w:t xml:space="preserve"> include moving of items. This task was left to me. It was an arduous task. My clothes were soaked in sweat on completing the exercise. When it was time to say goodbye to </w:t>
      </w:r>
      <w:proofErr w:type="spellStart"/>
      <w:r w:rsidRPr="006F30FD">
        <w:rPr>
          <w:rFonts w:ascii="Segoe UI" w:eastAsia="Times New Roman" w:hAnsi="Segoe UI" w:cs="Segoe UI"/>
          <w:color w:val="24292E"/>
          <w:sz w:val="24"/>
          <w:szCs w:val="24"/>
          <w:lang w:eastAsia="en-GB"/>
        </w:rPr>
        <w:t>Becs</w:t>
      </w:r>
      <w:proofErr w:type="spellEnd"/>
      <w:r w:rsidRPr="006F30FD">
        <w:rPr>
          <w:rFonts w:ascii="Segoe UI" w:eastAsia="Times New Roman" w:hAnsi="Segoe UI" w:cs="Segoe UI"/>
          <w:color w:val="24292E"/>
          <w:sz w:val="24"/>
          <w:szCs w:val="24"/>
          <w:lang w:eastAsia="en-GB"/>
        </w:rPr>
        <w:t xml:space="preserve">, we hugged tentatively. My natural fragrance was a little too strong for </w:t>
      </w:r>
      <w:proofErr w:type="spellStart"/>
      <w:r w:rsidRPr="006F30FD">
        <w:rPr>
          <w:rFonts w:ascii="Segoe UI" w:eastAsia="Times New Roman" w:hAnsi="Segoe UI" w:cs="Segoe UI"/>
          <w:color w:val="24292E"/>
          <w:sz w:val="24"/>
          <w:szCs w:val="24"/>
          <w:lang w:eastAsia="en-GB"/>
        </w:rPr>
        <w:t>Becs's</w:t>
      </w:r>
      <w:proofErr w:type="spellEnd"/>
      <w:r w:rsidRPr="006F30FD">
        <w:rPr>
          <w:rFonts w:ascii="Segoe UI" w:eastAsia="Times New Roman" w:hAnsi="Segoe UI" w:cs="Segoe UI"/>
          <w:color w:val="24292E"/>
          <w:sz w:val="24"/>
          <w:szCs w:val="24"/>
          <w:lang w:eastAsia="en-GB"/>
        </w:rPr>
        <w:t xml:space="preserve"> nose. I made my way to the budget accommodation in Potts Point. I was happy to be inconvenienced by temporary accommodation. The work gig was planned to be short-term. My plan was still to move to Melbourne. I began getting tired of the consultancy's hr department moving me from pillar to post during my time at the new client. I took searching for accommodation into my own hands. I found a </w:t>
      </w:r>
      <w:proofErr w:type="gramStart"/>
      <w:r w:rsidRPr="006F30FD">
        <w:rPr>
          <w:rFonts w:ascii="Segoe UI" w:eastAsia="Times New Roman" w:hAnsi="Segoe UI" w:cs="Segoe UI"/>
          <w:color w:val="24292E"/>
          <w:sz w:val="24"/>
          <w:szCs w:val="24"/>
          <w:lang w:eastAsia="en-GB"/>
        </w:rPr>
        <w:t>fully-furnished</w:t>
      </w:r>
      <w:proofErr w:type="gramEnd"/>
      <w:r w:rsidRPr="006F30FD">
        <w:rPr>
          <w:rFonts w:ascii="Segoe UI" w:eastAsia="Times New Roman" w:hAnsi="Segoe UI" w:cs="Segoe UI"/>
          <w:color w:val="24292E"/>
          <w:sz w:val="24"/>
          <w:szCs w:val="24"/>
          <w:lang w:eastAsia="en-GB"/>
        </w:rPr>
        <w:t xml:space="preserve"> apartment that was cheap, plush and available long-term. The apartment </w:t>
      </w:r>
      <w:proofErr w:type="gramStart"/>
      <w:r w:rsidRPr="006F30FD">
        <w:rPr>
          <w:rFonts w:ascii="Segoe UI" w:eastAsia="Times New Roman" w:hAnsi="Segoe UI" w:cs="Segoe UI"/>
          <w:color w:val="24292E"/>
          <w:sz w:val="24"/>
          <w:szCs w:val="24"/>
          <w:lang w:eastAsia="en-GB"/>
        </w:rPr>
        <w:t>was located in</w:t>
      </w:r>
      <w:proofErr w:type="gramEnd"/>
      <w:r w:rsidRPr="006F30FD">
        <w:rPr>
          <w:rFonts w:ascii="Segoe UI" w:eastAsia="Times New Roman" w:hAnsi="Segoe UI" w:cs="Segoe UI"/>
          <w:color w:val="24292E"/>
          <w:sz w:val="24"/>
          <w:szCs w:val="24"/>
          <w:lang w:eastAsia="en-GB"/>
        </w:rPr>
        <w:t xml:space="preserve"> </w:t>
      </w:r>
      <w:proofErr w:type="spellStart"/>
      <w:r w:rsidRPr="006F30FD">
        <w:rPr>
          <w:rFonts w:ascii="Segoe UI" w:eastAsia="Times New Roman" w:hAnsi="Segoe UI" w:cs="Segoe UI"/>
          <w:color w:val="24292E"/>
          <w:sz w:val="24"/>
          <w:szCs w:val="24"/>
          <w:lang w:eastAsia="en-GB"/>
        </w:rPr>
        <w:t>Crows</w:t>
      </w:r>
      <w:proofErr w:type="spellEnd"/>
      <w:r w:rsidRPr="006F30FD">
        <w:rPr>
          <w:rFonts w:ascii="Segoe UI" w:eastAsia="Times New Roman" w:hAnsi="Segoe UI" w:cs="Segoe UI"/>
          <w:color w:val="24292E"/>
          <w:sz w:val="24"/>
          <w:szCs w:val="24"/>
          <w:lang w:eastAsia="en-GB"/>
        </w:rPr>
        <w:t xml:space="preserve"> Nest.</w:t>
      </w:r>
    </w:p>
    <w:p w14:paraId="4C0138D1"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My personal life continued as normal before the move to Melbourne. I was in frequent contact with Carl, </w:t>
      </w:r>
      <w:proofErr w:type="gramStart"/>
      <w:r w:rsidRPr="006F30FD">
        <w:rPr>
          <w:rFonts w:ascii="Segoe UI" w:eastAsia="Times New Roman" w:hAnsi="Segoe UI" w:cs="Segoe UI"/>
          <w:color w:val="24292E"/>
          <w:sz w:val="24"/>
          <w:szCs w:val="24"/>
          <w:lang w:eastAsia="en-GB"/>
        </w:rPr>
        <w:t>Johnny</w:t>
      </w:r>
      <w:proofErr w:type="gramEnd"/>
      <w:r w:rsidRPr="006F30FD">
        <w:rPr>
          <w:rFonts w:ascii="Segoe UI" w:eastAsia="Times New Roman" w:hAnsi="Segoe UI" w:cs="Segoe UI"/>
          <w:color w:val="24292E"/>
          <w:sz w:val="24"/>
          <w:szCs w:val="24"/>
          <w:lang w:eastAsia="en-GB"/>
        </w:rPr>
        <w:t xml:space="preserve"> and Andy to organise social drinking meetups in the suburb of Paddington, </w:t>
      </w:r>
      <w:proofErr w:type="spellStart"/>
      <w:r w:rsidRPr="006F30FD">
        <w:rPr>
          <w:rFonts w:ascii="Segoe UI" w:eastAsia="Times New Roman" w:hAnsi="Segoe UI" w:cs="Segoe UI"/>
          <w:color w:val="24292E"/>
          <w:sz w:val="24"/>
          <w:szCs w:val="24"/>
          <w:lang w:eastAsia="en-GB"/>
        </w:rPr>
        <w:t>Coogee</w:t>
      </w:r>
      <w:proofErr w:type="spellEnd"/>
      <w:r w:rsidRPr="006F30FD">
        <w:rPr>
          <w:rFonts w:ascii="Segoe UI" w:eastAsia="Times New Roman" w:hAnsi="Segoe UI" w:cs="Segoe UI"/>
          <w:color w:val="24292E"/>
          <w:sz w:val="24"/>
          <w:szCs w:val="24"/>
          <w:lang w:eastAsia="en-GB"/>
        </w:rPr>
        <w:t xml:space="preserve"> and the city. My view on social drinking </w:t>
      </w:r>
      <w:proofErr w:type="gramStart"/>
      <w:r w:rsidRPr="006F30FD">
        <w:rPr>
          <w:rFonts w:ascii="Segoe UI" w:eastAsia="Times New Roman" w:hAnsi="Segoe UI" w:cs="Segoe UI"/>
          <w:color w:val="24292E"/>
          <w:sz w:val="24"/>
          <w:szCs w:val="24"/>
          <w:lang w:eastAsia="en-GB"/>
        </w:rPr>
        <w:t>hadn't</w:t>
      </w:r>
      <w:proofErr w:type="gramEnd"/>
      <w:r w:rsidRPr="006F30FD">
        <w:rPr>
          <w:rFonts w:ascii="Segoe UI" w:eastAsia="Times New Roman" w:hAnsi="Segoe UI" w:cs="Segoe UI"/>
          <w:color w:val="24292E"/>
          <w:sz w:val="24"/>
          <w:szCs w:val="24"/>
          <w:lang w:eastAsia="en-GB"/>
        </w:rPr>
        <w:t xml:space="preserve"> changed following the fractured jaw incident. As the wounds began to </w:t>
      </w:r>
      <w:proofErr w:type="gramStart"/>
      <w:r w:rsidRPr="006F30FD">
        <w:rPr>
          <w:rFonts w:ascii="Segoe UI" w:eastAsia="Times New Roman" w:hAnsi="Segoe UI" w:cs="Segoe UI"/>
          <w:color w:val="24292E"/>
          <w:sz w:val="24"/>
          <w:szCs w:val="24"/>
          <w:lang w:eastAsia="en-GB"/>
        </w:rPr>
        <w:t>heal</w:t>
      </w:r>
      <w:proofErr w:type="gramEnd"/>
      <w:r w:rsidRPr="006F30FD">
        <w:rPr>
          <w:rFonts w:ascii="Segoe UI" w:eastAsia="Times New Roman" w:hAnsi="Segoe UI" w:cs="Segoe UI"/>
          <w:color w:val="24292E"/>
          <w:sz w:val="24"/>
          <w:szCs w:val="24"/>
          <w:lang w:eastAsia="en-GB"/>
        </w:rPr>
        <w:t xml:space="preserve"> I continued drinking excessively. It was easy to consume large quantities of alcohol in a social setting, given all my colleagues were drinkers.</w:t>
      </w:r>
    </w:p>
    <w:p w14:paraId="65ED8BA1"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Teresa, Andy, Elliot, </w:t>
      </w:r>
      <w:proofErr w:type="gramStart"/>
      <w:r w:rsidRPr="006F30FD">
        <w:rPr>
          <w:rFonts w:ascii="Segoe UI" w:eastAsia="Times New Roman" w:hAnsi="Segoe UI" w:cs="Segoe UI"/>
          <w:color w:val="24292E"/>
          <w:sz w:val="24"/>
          <w:szCs w:val="24"/>
          <w:lang w:eastAsia="en-GB"/>
        </w:rPr>
        <w:t>Bruce</w:t>
      </w:r>
      <w:proofErr w:type="gramEnd"/>
      <w:r w:rsidRPr="006F30FD">
        <w:rPr>
          <w:rFonts w:ascii="Segoe UI" w:eastAsia="Times New Roman" w:hAnsi="Segoe UI" w:cs="Segoe UI"/>
          <w:color w:val="24292E"/>
          <w:sz w:val="24"/>
          <w:szCs w:val="24"/>
          <w:lang w:eastAsia="en-GB"/>
        </w:rPr>
        <w:t xml:space="preserve"> and I socialised at a bar located close to the office at lunch time. It started with relaxed conversation. Bruce and Elliot made their excuses headed home. Andy, </w:t>
      </w:r>
      <w:proofErr w:type="gramStart"/>
      <w:r w:rsidRPr="006F30FD">
        <w:rPr>
          <w:rFonts w:ascii="Segoe UI" w:eastAsia="Times New Roman" w:hAnsi="Segoe UI" w:cs="Segoe UI"/>
          <w:color w:val="24292E"/>
          <w:sz w:val="24"/>
          <w:szCs w:val="24"/>
          <w:lang w:eastAsia="en-GB"/>
        </w:rPr>
        <w:t>Teresa</w:t>
      </w:r>
      <w:proofErr w:type="gramEnd"/>
      <w:r w:rsidRPr="006F30FD">
        <w:rPr>
          <w:rFonts w:ascii="Segoe UI" w:eastAsia="Times New Roman" w:hAnsi="Segoe UI" w:cs="Segoe UI"/>
          <w:color w:val="24292E"/>
          <w:sz w:val="24"/>
          <w:szCs w:val="24"/>
          <w:lang w:eastAsia="en-GB"/>
        </w:rPr>
        <w:t xml:space="preserve"> and I decided to not return to the office. Teresa talked about her sons. Both were living with the couple at their new Manly house. The eldest, Brad, was in his early 20s. He was new to Sydney, and available to meet us. Teresa gave him a call and asked to head to the Lowenbrau Keller in the Rocks. "I love that pub", she said after finishing her call.</w:t>
      </w:r>
    </w:p>
    <w:p w14:paraId="65129A4B"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Teresa, </w:t>
      </w:r>
      <w:proofErr w:type="gramStart"/>
      <w:r w:rsidRPr="006F30FD">
        <w:rPr>
          <w:rFonts w:ascii="Segoe UI" w:eastAsia="Times New Roman" w:hAnsi="Segoe UI" w:cs="Segoe UI"/>
          <w:color w:val="24292E"/>
          <w:sz w:val="24"/>
          <w:szCs w:val="24"/>
          <w:lang w:eastAsia="en-GB"/>
        </w:rPr>
        <w:t>Andy</w:t>
      </w:r>
      <w:proofErr w:type="gramEnd"/>
      <w:r w:rsidRPr="006F30FD">
        <w:rPr>
          <w:rFonts w:ascii="Segoe UI" w:eastAsia="Times New Roman" w:hAnsi="Segoe UI" w:cs="Segoe UI"/>
          <w:color w:val="24292E"/>
          <w:sz w:val="24"/>
          <w:szCs w:val="24"/>
          <w:lang w:eastAsia="en-GB"/>
        </w:rPr>
        <w:t xml:space="preserve"> and I were already drunk by the time we had reached the rocks. Teresa saw a small wine store on the high street. "That's cute. </w:t>
      </w:r>
      <w:proofErr w:type="gramStart"/>
      <w:r w:rsidRPr="006F30FD">
        <w:rPr>
          <w:rFonts w:ascii="Segoe UI" w:eastAsia="Times New Roman" w:hAnsi="Segoe UI" w:cs="Segoe UI"/>
          <w:color w:val="24292E"/>
          <w:sz w:val="24"/>
          <w:szCs w:val="24"/>
          <w:lang w:eastAsia="en-GB"/>
        </w:rPr>
        <w:t>Let's</w:t>
      </w:r>
      <w:proofErr w:type="gramEnd"/>
      <w:r w:rsidRPr="006F30FD">
        <w:rPr>
          <w:rFonts w:ascii="Segoe UI" w:eastAsia="Times New Roman" w:hAnsi="Segoe UI" w:cs="Segoe UI"/>
          <w:color w:val="24292E"/>
          <w:sz w:val="24"/>
          <w:szCs w:val="24"/>
          <w:lang w:eastAsia="en-GB"/>
        </w:rPr>
        <w:t xml:space="preserve"> pop in and take a look.", she said. It offered a wine tasting experience in 3 steps:</w:t>
      </w:r>
    </w:p>
    <w:p w14:paraId="15B62449" w14:textId="77777777" w:rsidR="006F30FD" w:rsidRPr="006F30FD" w:rsidRDefault="006F30FD" w:rsidP="006F30FD">
      <w:pPr>
        <w:numPr>
          <w:ilvl w:val="0"/>
          <w:numId w:val="37"/>
        </w:numPr>
        <w:shd w:val="clear" w:color="auto" w:fill="FFFFFF"/>
        <w:spacing w:before="100" w:beforeAutospacing="1"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Pay your money.</w:t>
      </w:r>
    </w:p>
    <w:p w14:paraId="079AD3B9" w14:textId="77777777" w:rsidR="006F30FD" w:rsidRPr="006F30FD" w:rsidRDefault="006F30FD" w:rsidP="006F30FD">
      <w:pPr>
        <w:numPr>
          <w:ilvl w:val="0"/>
          <w:numId w:val="37"/>
        </w:numPr>
        <w:shd w:val="clear" w:color="auto" w:fill="FFFFFF"/>
        <w:spacing w:before="60"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Collect your tokens.</w:t>
      </w:r>
    </w:p>
    <w:p w14:paraId="59B91375" w14:textId="77777777" w:rsidR="006F30FD" w:rsidRPr="006F30FD" w:rsidRDefault="006F30FD" w:rsidP="006F30FD">
      <w:pPr>
        <w:numPr>
          <w:ilvl w:val="0"/>
          <w:numId w:val="37"/>
        </w:numPr>
        <w:shd w:val="clear" w:color="auto" w:fill="FFFFFF"/>
        <w:spacing w:before="60"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Exchange tokens for wine samples.</w:t>
      </w:r>
    </w:p>
    <w:p w14:paraId="2C2C52A3"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lastRenderedPageBreak/>
        <w:t>Each wine was stuck to the wall along with its tasting notes. Staff members were on hand to guide us through the drinking process. The process involved:</w:t>
      </w:r>
    </w:p>
    <w:p w14:paraId="3B6AF69B" w14:textId="77777777" w:rsidR="006F30FD" w:rsidRPr="006F30FD" w:rsidRDefault="006F30FD" w:rsidP="006F30FD">
      <w:pPr>
        <w:numPr>
          <w:ilvl w:val="0"/>
          <w:numId w:val="38"/>
        </w:numPr>
        <w:shd w:val="clear" w:color="auto" w:fill="FFFFFF"/>
        <w:spacing w:before="100" w:beforeAutospacing="1"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Smelling</w:t>
      </w:r>
    </w:p>
    <w:p w14:paraId="1183656A" w14:textId="77777777" w:rsidR="006F30FD" w:rsidRPr="006F30FD" w:rsidRDefault="006F30FD" w:rsidP="006F30FD">
      <w:pPr>
        <w:numPr>
          <w:ilvl w:val="0"/>
          <w:numId w:val="38"/>
        </w:numPr>
        <w:shd w:val="clear" w:color="auto" w:fill="FFFFFF"/>
        <w:spacing w:before="60"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Swirling</w:t>
      </w:r>
    </w:p>
    <w:p w14:paraId="78D64375" w14:textId="77777777" w:rsidR="006F30FD" w:rsidRPr="006F30FD" w:rsidRDefault="006F30FD" w:rsidP="006F30FD">
      <w:pPr>
        <w:numPr>
          <w:ilvl w:val="0"/>
          <w:numId w:val="38"/>
        </w:numPr>
        <w:shd w:val="clear" w:color="auto" w:fill="FFFFFF"/>
        <w:spacing w:before="60"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Sampling.</w:t>
      </w:r>
    </w:p>
    <w:p w14:paraId="4EE6E94C"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From the cultured conversation they had with the staff, Andy and Teresa were in their element. As a novice, I went with the flow. I was happy to try whichever wines the staff recommended. When questioned about my thoughts on flavour, I gave a default response, "nice", which highlighted my lack of wine drinking experience. Andy and Teresa purchased 2 bottles before we made our way to the High Street.</w:t>
      </w:r>
    </w:p>
    <w:p w14:paraId="0B90E3F3"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Teresa's took charge when she got drunk. She strained her wine saturated vocals. "Right, to the Lowenbrau Keller!", she said. The fresh air mixed with the alcohol in my bloodstream. It was a repeat of the moment I disembarked the booze cruise. I again found it difficult to walk straight. The cobbled, slippery streets made walking even more treacherous.</w:t>
      </w:r>
    </w:p>
    <w:p w14:paraId="5085A4DD"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The entrance to the Lowenbrau Keller was unassuming. We entered and walked down the stone staircase leading to a large room. The ceiling was low. The support beams were decorated with </w:t>
      </w:r>
      <w:proofErr w:type="spellStart"/>
      <w:r w:rsidRPr="006F30FD">
        <w:rPr>
          <w:rFonts w:ascii="Segoe UI" w:eastAsia="Times New Roman" w:hAnsi="Segoe UI" w:cs="Segoe UI"/>
          <w:color w:val="24292E"/>
          <w:sz w:val="24"/>
          <w:szCs w:val="24"/>
          <w:lang w:eastAsia="en-GB"/>
        </w:rPr>
        <w:t>placquards</w:t>
      </w:r>
      <w:proofErr w:type="spellEnd"/>
      <w:r w:rsidRPr="006F30FD">
        <w:rPr>
          <w:rFonts w:ascii="Segoe UI" w:eastAsia="Times New Roman" w:hAnsi="Segoe UI" w:cs="Segoe UI"/>
          <w:color w:val="24292E"/>
          <w:sz w:val="24"/>
          <w:szCs w:val="24"/>
          <w:lang w:eastAsia="en-GB"/>
        </w:rPr>
        <w:t xml:space="preserve"> indicating it was built shortly after the first British arrived. It took concentration to avoid the tables, beams, low </w:t>
      </w:r>
      <w:proofErr w:type="gramStart"/>
      <w:r w:rsidRPr="006F30FD">
        <w:rPr>
          <w:rFonts w:ascii="Segoe UI" w:eastAsia="Times New Roman" w:hAnsi="Segoe UI" w:cs="Segoe UI"/>
          <w:color w:val="24292E"/>
          <w:sz w:val="24"/>
          <w:szCs w:val="24"/>
          <w:lang w:eastAsia="en-GB"/>
        </w:rPr>
        <w:t>ceiling</w:t>
      </w:r>
      <w:proofErr w:type="gramEnd"/>
      <w:r w:rsidRPr="006F30FD">
        <w:rPr>
          <w:rFonts w:ascii="Segoe UI" w:eastAsia="Times New Roman" w:hAnsi="Segoe UI" w:cs="Segoe UI"/>
          <w:color w:val="24292E"/>
          <w:sz w:val="24"/>
          <w:szCs w:val="24"/>
          <w:lang w:eastAsia="en-GB"/>
        </w:rPr>
        <w:t xml:space="preserve"> and trip hazards.</w:t>
      </w:r>
    </w:p>
    <w:p w14:paraId="321285FB"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Teresa, in her inebriated state, shouted at the top of her lungs "Brad!". She flung her arms open, tilted her head back and rushed towards the long, bench where Brad and a random gent were sat. Andy and I tottered over like a couple of uncoordinated Cockatoos. Teresa embraced her son and gave him an </w:t>
      </w:r>
      <w:proofErr w:type="spellStart"/>
      <w:r w:rsidRPr="006F30FD">
        <w:rPr>
          <w:rFonts w:ascii="Segoe UI" w:eastAsia="Times New Roman" w:hAnsi="Segoe UI" w:cs="Segoe UI"/>
          <w:color w:val="24292E"/>
          <w:sz w:val="24"/>
          <w:szCs w:val="24"/>
          <w:lang w:eastAsia="en-GB"/>
        </w:rPr>
        <w:t>exageratted</w:t>
      </w:r>
      <w:proofErr w:type="spellEnd"/>
      <w:r w:rsidRPr="006F30FD">
        <w:rPr>
          <w:rFonts w:ascii="Segoe UI" w:eastAsia="Times New Roman" w:hAnsi="Segoe UI" w:cs="Segoe UI"/>
          <w:color w:val="24292E"/>
          <w:sz w:val="24"/>
          <w:szCs w:val="24"/>
          <w:lang w:eastAsia="en-GB"/>
        </w:rPr>
        <w:t xml:space="preserve"> kiss on the cheek. Brad, bemused, looked at Andy. "How many has she had?", he asked. Andy gave Brad a glazed glance. Andy's face immediately lit up. "Brad, my boy.", he said. Andy </w:t>
      </w:r>
      <w:proofErr w:type="gramStart"/>
      <w:r w:rsidRPr="006F30FD">
        <w:rPr>
          <w:rFonts w:ascii="Segoe UI" w:eastAsia="Times New Roman" w:hAnsi="Segoe UI" w:cs="Segoe UI"/>
          <w:color w:val="24292E"/>
          <w:sz w:val="24"/>
          <w:szCs w:val="24"/>
          <w:lang w:eastAsia="en-GB"/>
        </w:rPr>
        <w:t>entered into</w:t>
      </w:r>
      <w:proofErr w:type="gramEnd"/>
      <w:r w:rsidRPr="006F30FD">
        <w:rPr>
          <w:rFonts w:ascii="Segoe UI" w:eastAsia="Times New Roman" w:hAnsi="Segoe UI" w:cs="Segoe UI"/>
          <w:color w:val="24292E"/>
          <w:sz w:val="24"/>
          <w:szCs w:val="24"/>
          <w:lang w:eastAsia="en-GB"/>
        </w:rPr>
        <w:t xml:space="preserve"> a fit of giggles. Brad looked astonished. "How many have you all had?", he said.</w:t>
      </w:r>
    </w:p>
    <w:p w14:paraId="0BAAC3E8"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We all sat down on the bench as introductions were made. "For those who don’t know. This is my gorgeous son Brad", Teresa proclaimed. Brad nodded sheepishly. "This is Dave, my work mate at the consultancy". I raised my hand slowly and nodded. "This is Andy, the love of my life,". Andy enthusiastically said "yeah", before </w:t>
      </w:r>
      <w:proofErr w:type="gramStart"/>
      <w:r w:rsidRPr="006F30FD">
        <w:rPr>
          <w:rFonts w:ascii="Segoe UI" w:eastAsia="Times New Roman" w:hAnsi="Segoe UI" w:cs="Segoe UI"/>
          <w:color w:val="24292E"/>
          <w:sz w:val="24"/>
          <w:szCs w:val="24"/>
          <w:lang w:eastAsia="en-GB"/>
        </w:rPr>
        <w:t>entering into</w:t>
      </w:r>
      <w:proofErr w:type="gramEnd"/>
      <w:r w:rsidRPr="006F30FD">
        <w:rPr>
          <w:rFonts w:ascii="Segoe UI" w:eastAsia="Times New Roman" w:hAnsi="Segoe UI" w:cs="Segoe UI"/>
          <w:color w:val="24292E"/>
          <w:sz w:val="24"/>
          <w:szCs w:val="24"/>
          <w:lang w:eastAsia="en-GB"/>
        </w:rPr>
        <w:t xml:space="preserve"> a fit of giggles. "This is Jon, an old work mate of mine. Right, everyone knows who I am", she said.</w:t>
      </w:r>
    </w:p>
    <w:p w14:paraId="312A46F7"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Teressa looked around. "How do we get drinks around here?", she asked. Brad spoke up, "It’s table service mom. Some bloke dressed like a German will turn up and take our orders.", he said. Sure enough, a rotund Bavarian with brown braced shorts and </w:t>
      </w:r>
      <w:r w:rsidRPr="006F30FD">
        <w:rPr>
          <w:rFonts w:ascii="Segoe UI" w:eastAsia="Times New Roman" w:hAnsi="Segoe UI" w:cs="Segoe UI"/>
          <w:color w:val="24292E"/>
          <w:sz w:val="24"/>
          <w:szCs w:val="24"/>
          <w:lang w:eastAsia="en-GB"/>
        </w:rPr>
        <w:lastRenderedPageBreak/>
        <w:t>white shorts appeared. Teresa took charge. "</w:t>
      </w:r>
      <w:proofErr w:type="spellStart"/>
      <w:r w:rsidRPr="006F30FD">
        <w:rPr>
          <w:rFonts w:ascii="Segoe UI" w:eastAsia="Times New Roman" w:hAnsi="Segoe UI" w:cs="Segoe UI"/>
          <w:color w:val="24292E"/>
          <w:sz w:val="24"/>
          <w:szCs w:val="24"/>
          <w:lang w:eastAsia="en-GB"/>
        </w:rPr>
        <w:t>Shhh</w:t>
      </w:r>
      <w:proofErr w:type="spellEnd"/>
      <w:r w:rsidRPr="006F30FD">
        <w:rPr>
          <w:rFonts w:ascii="Segoe UI" w:eastAsia="Times New Roman" w:hAnsi="Segoe UI" w:cs="Segoe UI"/>
          <w:color w:val="24292E"/>
          <w:sz w:val="24"/>
          <w:szCs w:val="24"/>
          <w:lang w:eastAsia="en-GB"/>
        </w:rPr>
        <w:t xml:space="preserve">, I’m getting the drinks in. What does everyone want?", she asked. The drinks menu had an extensive range of beers and </w:t>
      </w:r>
      <w:proofErr w:type="spellStart"/>
      <w:r w:rsidRPr="006F30FD">
        <w:rPr>
          <w:rFonts w:ascii="Segoe UI" w:eastAsia="Times New Roman" w:hAnsi="Segoe UI" w:cs="Segoe UI"/>
          <w:color w:val="24292E"/>
          <w:sz w:val="24"/>
          <w:szCs w:val="24"/>
          <w:lang w:eastAsia="en-GB"/>
        </w:rPr>
        <w:t>liqeurs</w:t>
      </w:r>
      <w:proofErr w:type="spellEnd"/>
      <w:r w:rsidRPr="006F30FD">
        <w:rPr>
          <w:rFonts w:ascii="Segoe UI" w:eastAsia="Times New Roman" w:hAnsi="Segoe UI" w:cs="Segoe UI"/>
          <w:color w:val="24292E"/>
          <w:sz w:val="24"/>
          <w:szCs w:val="24"/>
          <w:lang w:eastAsia="en-GB"/>
        </w:rPr>
        <w:t xml:space="preserve">. The schnapps came in a </w:t>
      </w:r>
      <w:proofErr w:type="spellStart"/>
      <w:r w:rsidRPr="006F30FD">
        <w:rPr>
          <w:rFonts w:ascii="Segoe UI" w:eastAsia="Times New Roman" w:hAnsi="Segoe UI" w:cs="Segoe UI"/>
          <w:color w:val="24292E"/>
          <w:sz w:val="24"/>
          <w:szCs w:val="24"/>
          <w:lang w:eastAsia="en-GB"/>
        </w:rPr>
        <w:t>bewidlering</w:t>
      </w:r>
      <w:proofErr w:type="spellEnd"/>
      <w:r w:rsidRPr="006F30FD">
        <w:rPr>
          <w:rFonts w:ascii="Segoe UI" w:eastAsia="Times New Roman" w:hAnsi="Segoe UI" w:cs="Segoe UI"/>
          <w:color w:val="24292E"/>
          <w:sz w:val="24"/>
          <w:szCs w:val="24"/>
          <w:lang w:eastAsia="en-GB"/>
        </w:rPr>
        <w:t xml:space="preserve"> variety of flavours to suit all tastes. We opted for a selection to share. Personally, I was excited to order a 1 litre "stein" of my favourite beer, </w:t>
      </w:r>
      <w:proofErr w:type="spellStart"/>
      <w:r w:rsidRPr="006F30FD">
        <w:rPr>
          <w:rFonts w:ascii="Segoe UI" w:eastAsia="Times New Roman" w:hAnsi="Segoe UI" w:cs="Segoe UI"/>
          <w:color w:val="24292E"/>
          <w:sz w:val="24"/>
          <w:szCs w:val="24"/>
          <w:lang w:eastAsia="en-GB"/>
        </w:rPr>
        <w:t>Hofbrau</w:t>
      </w:r>
      <w:proofErr w:type="spellEnd"/>
      <w:r w:rsidRPr="006F30FD">
        <w:rPr>
          <w:rFonts w:ascii="Segoe UI" w:eastAsia="Times New Roman" w:hAnsi="Segoe UI" w:cs="Segoe UI"/>
          <w:color w:val="24292E"/>
          <w:sz w:val="24"/>
          <w:szCs w:val="24"/>
          <w:lang w:eastAsia="en-GB"/>
        </w:rPr>
        <w:t xml:space="preserve"> Dunkel. It made me smile saying it.</w:t>
      </w:r>
    </w:p>
    <w:p w14:paraId="3DF14799"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The drinks arrived quickly, delivered in Bavarian fashion i.e., one waiter/waitress, many drinks. It was an effort to lift the stein of beer: 1kg of liquid and a glass weighing over twice that. It took fists of focus to raise the drinking </w:t>
      </w:r>
      <w:proofErr w:type="spellStart"/>
      <w:r w:rsidRPr="006F30FD">
        <w:rPr>
          <w:rFonts w:ascii="Segoe UI" w:eastAsia="Times New Roman" w:hAnsi="Segoe UI" w:cs="Segoe UI"/>
          <w:color w:val="24292E"/>
          <w:sz w:val="24"/>
          <w:szCs w:val="24"/>
          <w:lang w:eastAsia="en-GB"/>
        </w:rPr>
        <w:t>receptical</w:t>
      </w:r>
      <w:proofErr w:type="spellEnd"/>
      <w:r w:rsidRPr="006F30FD">
        <w:rPr>
          <w:rFonts w:ascii="Segoe UI" w:eastAsia="Times New Roman" w:hAnsi="Segoe UI" w:cs="Segoe UI"/>
          <w:color w:val="24292E"/>
          <w:sz w:val="24"/>
          <w:szCs w:val="24"/>
          <w:lang w:eastAsia="en-GB"/>
        </w:rPr>
        <w:t xml:space="preserve"> to my mouth. I aimed to drink a mouthful. Unfortunately, more than that ended up on my </w:t>
      </w:r>
      <w:proofErr w:type="gramStart"/>
      <w:r w:rsidRPr="006F30FD">
        <w:rPr>
          <w:rFonts w:ascii="Segoe UI" w:eastAsia="Times New Roman" w:hAnsi="Segoe UI" w:cs="Segoe UI"/>
          <w:color w:val="24292E"/>
          <w:sz w:val="24"/>
          <w:szCs w:val="24"/>
          <w:lang w:eastAsia="en-GB"/>
        </w:rPr>
        <w:t>light coloured</w:t>
      </w:r>
      <w:proofErr w:type="gramEnd"/>
      <w:r w:rsidRPr="006F30FD">
        <w:rPr>
          <w:rFonts w:ascii="Segoe UI" w:eastAsia="Times New Roman" w:hAnsi="Segoe UI" w:cs="Segoe UI"/>
          <w:color w:val="24292E"/>
          <w:sz w:val="24"/>
          <w:szCs w:val="24"/>
          <w:lang w:eastAsia="en-GB"/>
        </w:rPr>
        <w:t xml:space="preserve"> work shirt. Light beer leaves a light stain. Dark beer... I leave that to you to work out. I </w:t>
      </w:r>
      <w:proofErr w:type="gramStart"/>
      <w:r w:rsidRPr="006F30FD">
        <w:rPr>
          <w:rFonts w:ascii="Segoe UI" w:eastAsia="Times New Roman" w:hAnsi="Segoe UI" w:cs="Segoe UI"/>
          <w:color w:val="24292E"/>
          <w:sz w:val="24"/>
          <w:szCs w:val="24"/>
          <w:lang w:eastAsia="en-GB"/>
        </w:rPr>
        <w:t>wasn’t</w:t>
      </w:r>
      <w:proofErr w:type="gramEnd"/>
      <w:r w:rsidRPr="006F30FD">
        <w:rPr>
          <w:rFonts w:ascii="Segoe UI" w:eastAsia="Times New Roman" w:hAnsi="Segoe UI" w:cs="Segoe UI"/>
          <w:color w:val="24292E"/>
          <w:sz w:val="24"/>
          <w:szCs w:val="24"/>
          <w:lang w:eastAsia="en-GB"/>
        </w:rPr>
        <w:t xml:space="preserve"> overly bothered. I was quite happy with my efforts. Unfortunately, my efforts were noticed by everyone on the table. Andy, with fits of giggles, tried his best to coordinate his thoughts. "Dave, ha </w:t>
      </w:r>
      <w:proofErr w:type="spellStart"/>
      <w:r w:rsidRPr="006F30FD">
        <w:rPr>
          <w:rFonts w:ascii="Segoe UI" w:eastAsia="Times New Roman" w:hAnsi="Segoe UI" w:cs="Segoe UI"/>
          <w:color w:val="24292E"/>
          <w:sz w:val="24"/>
          <w:szCs w:val="24"/>
          <w:lang w:eastAsia="en-GB"/>
        </w:rPr>
        <w:t>ha</w:t>
      </w:r>
      <w:proofErr w:type="spellEnd"/>
      <w:r w:rsidRPr="006F30FD">
        <w:rPr>
          <w:rFonts w:ascii="Segoe UI" w:eastAsia="Times New Roman" w:hAnsi="Segoe UI" w:cs="Segoe UI"/>
          <w:color w:val="24292E"/>
          <w:sz w:val="24"/>
          <w:szCs w:val="24"/>
          <w:lang w:eastAsia="en-GB"/>
        </w:rPr>
        <w:t>, next time you should bring a bib!", he said. His chuckle turned into a cough, which lead to him spilling his beer. It was like a badly coordinated tennis match. This time, I returned a serving of laughter. Our table were in raptures. Teresa piped up "right, the selection of schnapps has arrived.", she said.</w:t>
      </w:r>
    </w:p>
    <w:p w14:paraId="6C549890"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The wooden shot-glass holders were positioned in front of us. Teresa was first. She picked up the shot glass, held it aloft and paused. Everyone on the table followed her lead. "Cheers", Teresa said. We clinked our glasses and sunk the schnapps. I </w:t>
      </w:r>
      <w:proofErr w:type="gramStart"/>
      <w:r w:rsidRPr="006F30FD">
        <w:rPr>
          <w:rFonts w:ascii="Segoe UI" w:eastAsia="Times New Roman" w:hAnsi="Segoe UI" w:cs="Segoe UI"/>
          <w:color w:val="24292E"/>
          <w:sz w:val="24"/>
          <w:szCs w:val="24"/>
          <w:lang w:eastAsia="en-GB"/>
        </w:rPr>
        <w:t>took a look</w:t>
      </w:r>
      <w:proofErr w:type="gramEnd"/>
      <w:r w:rsidRPr="006F30FD">
        <w:rPr>
          <w:rFonts w:ascii="Segoe UI" w:eastAsia="Times New Roman" w:hAnsi="Segoe UI" w:cs="Segoe UI"/>
          <w:color w:val="24292E"/>
          <w:sz w:val="24"/>
          <w:szCs w:val="24"/>
          <w:lang w:eastAsia="en-GB"/>
        </w:rPr>
        <w:t xml:space="preserve"> at the facial expressions of each person on our table. It was one of elation. The sweet Peach Schnapps, a drink dangerously easy to consume, was admired by everyone. The remaining drinks </w:t>
      </w:r>
      <w:proofErr w:type="gramStart"/>
      <w:r w:rsidRPr="006F30FD">
        <w:rPr>
          <w:rFonts w:ascii="Segoe UI" w:eastAsia="Times New Roman" w:hAnsi="Segoe UI" w:cs="Segoe UI"/>
          <w:color w:val="24292E"/>
          <w:sz w:val="24"/>
          <w:szCs w:val="24"/>
          <w:lang w:eastAsia="en-GB"/>
        </w:rPr>
        <w:t>didn't</w:t>
      </w:r>
      <w:proofErr w:type="gramEnd"/>
      <w:r w:rsidRPr="006F30FD">
        <w:rPr>
          <w:rFonts w:ascii="Segoe UI" w:eastAsia="Times New Roman" w:hAnsi="Segoe UI" w:cs="Segoe UI"/>
          <w:color w:val="24292E"/>
          <w:sz w:val="24"/>
          <w:szCs w:val="24"/>
          <w:lang w:eastAsia="en-GB"/>
        </w:rPr>
        <w:t xml:space="preserve"> last long.</w:t>
      </w:r>
    </w:p>
    <w:p w14:paraId="046DC04E"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The pub began to fill up, much to our bemusement. A musical quartet arrived on stage wearing Bavarian attire. They set up their brass band. Excitement and anticipation filled the room as the band began to practice. I was used my drink glass as a head support. Teresa swayed as she turned to face the group. Her </w:t>
      </w:r>
      <w:proofErr w:type="spellStart"/>
      <w:r w:rsidRPr="006F30FD">
        <w:rPr>
          <w:rFonts w:ascii="Segoe UI" w:eastAsia="Times New Roman" w:hAnsi="Segoe UI" w:cs="Segoe UI"/>
          <w:color w:val="24292E"/>
          <w:sz w:val="24"/>
          <w:szCs w:val="24"/>
          <w:lang w:eastAsia="en-GB"/>
        </w:rPr>
        <w:t>dialated</w:t>
      </w:r>
      <w:proofErr w:type="spellEnd"/>
      <w:r w:rsidRPr="006F30FD">
        <w:rPr>
          <w:rFonts w:ascii="Segoe UI" w:eastAsia="Times New Roman" w:hAnsi="Segoe UI" w:cs="Segoe UI"/>
          <w:color w:val="24292E"/>
          <w:sz w:val="24"/>
          <w:szCs w:val="24"/>
          <w:lang w:eastAsia="en-GB"/>
        </w:rPr>
        <w:t xml:space="preserve"> pupils indicated her drunken state. "Who wants another?", she asked. Through my hazy vision I looked at my glass and over at Teresa. I slurred as I spoke. "Yeah T, another </w:t>
      </w:r>
      <w:proofErr w:type="spellStart"/>
      <w:r w:rsidRPr="006F30FD">
        <w:rPr>
          <w:rFonts w:ascii="Segoe UI" w:eastAsia="Times New Roman" w:hAnsi="Segoe UI" w:cs="Segoe UI"/>
          <w:color w:val="24292E"/>
          <w:sz w:val="24"/>
          <w:szCs w:val="24"/>
          <w:lang w:eastAsia="en-GB"/>
        </w:rPr>
        <w:t>dark’n</w:t>
      </w:r>
      <w:proofErr w:type="spellEnd"/>
      <w:r w:rsidRPr="006F30FD">
        <w:rPr>
          <w:rFonts w:ascii="Segoe UI" w:eastAsia="Times New Roman" w:hAnsi="Segoe UI" w:cs="Segoe UI"/>
          <w:color w:val="24292E"/>
          <w:sz w:val="24"/>
          <w:szCs w:val="24"/>
          <w:lang w:eastAsia="en-GB"/>
        </w:rPr>
        <w:t>, por favour.", I said. Teresa clicked her fingers to try and grab the attention of the waiter. It took a while to order, given the lack of staff and their unwillingness to serve us. The drinks eventually arrived, just in time for the first song to be played by the Bavarian band.</w:t>
      </w:r>
    </w:p>
    <w:p w14:paraId="01772AB6"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Every bench seat was now filled by a person mesmerised by the performance. We swayed in unison as the "umm </w:t>
      </w:r>
      <w:proofErr w:type="spellStart"/>
      <w:r w:rsidRPr="006F30FD">
        <w:rPr>
          <w:rFonts w:ascii="Segoe UI" w:eastAsia="Times New Roman" w:hAnsi="Segoe UI" w:cs="Segoe UI"/>
          <w:color w:val="24292E"/>
          <w:sz w:val="24"/>
          <w:szCs w:val="24"/>
          <w:lang w:eastAsia="en-GB"/>
        </w:rPr>
        <w:t>paa</w:t>
      </w:r>
      <w:proofErr w:type="spellEnd"/>
      <w:r w:rsidRPr="006F30FD">
        <w:rPr>
          <w:rFonts w:ascii="Segoe UI" w:eastAsia="Times New Roman" w:hAnsi="Segoe UI" w:cs="Segoe UI"/>
          <w:color w:val="24292E"/>
          <w:sz w:val="24"/>
          <w:szCs w:val="24"/>
          <w:lang w:eastAsia="en-GB"/>
        </w:rPr>
        <w:t xml:space="preserve"> </w:t>
      </w:r>
      <w:proofErr w:type="spellStart"/>
      <w:r w:rsidRPr="006F30FD">
        <w:rPr>
          <w:rFonts w:ascii="Segoe UI" w:eastAsia="Times New Roman" w:hAnsi="Segoe UI" w:cs="Segoe UI"/>
          <w:color w:val="24292E"/>
          <w:sz w:val="24"/>
          <w:szCs w:val="24"/>
          <w:lang w:eastAsia="en-GB"/>
        </w:rPr>
        <w:t>paa</w:t>
      </w:r>
      <w:proofErr w:type="spellEnd"/>
      <w:r w:rsidRPr="006F30FD">
        <w:rPr>
          <w:rFonts w:ascii="Segoe UI" w:eastAsia="Times New Roman" w:hAnsi="Segoe UI" w:cs="Segoe UI"/>
          <w:color w:val="24292E"/>
          <w:sz w:val="24"/>
          <w:szCs w:val="24"/>
          <w:lang w:eastAsia="en-GB"/>
        </w:rPr>
        <w:t xml:space="preserve">" rhythm took hold. We all applauded as the first song </w:t>
      </w:r>
      <w:proofErr w:type="gramStart"/>
      <w:r w:rsidRPr="006F30FD">
        <w:rPr>
          <w:rFonts w:ascii="Segoe UI" w:eastAsia="Times New Roman" w:hAnsi="Segoe UI" w:cs="Segoe UI"/>
          <w:color w:val="24292E"/>
          <w:sz w:val="24"/>
          <w:szCs w:val="24"/>
          <w:lang w:eastAsia="en-GB"/>
        </w:rPr>
        <w:t>came to a close</w:t>
      </w:r>
      <w:proofErr w:type="gramEnd"/>
      <w:r w:rsidRPr="006F30FD">
        <w:rPr>
          <w:rFonts w:ascii="Segoe UI" w:eastAsia="Times New Roman" w:hAnsi="Segoe UI" w:cs="Segoe UI"/>
          <w:color w:val="24292E"/>
          <w:sz w:val="24"/>
          <w:szCs w:val="24"/>
          <w:lang w:eastAsia="en-GB"/>
        </w:rPr>
        <w:t xml:space="preserve">. Then started the second. I recognised it instantly. "Pennsylvania Polka", which featured in Bill Murray's Ground Hog Day. I went to great lengths to show my appreciation for the song. I may have been intoxicated, but I could follow the rhythm and attempt a sing along. The problem was, I never learnt the lyrics. My efforts sounded like a baby communicating to an adult. Thankfully, I </w:t>
      </w:r>
      <w:r w:rsidRPr="006F30FD">
        <w:rPr>
          <w:rFonts w:ascii="Segoe UI" w:eastAsia="Times New Roman" w:hAnsi="Segoe UI" w:cs="Segoe UI"/>
          <w:color w:val="24292E"/>
          <w:sz w:val="24"/>
          <w:szCs w:val="24"/>
          <w:lang w:eastAsia="en-GB"/>
        </w:rPr>
        <w:lastRenderedPageBreak/>
        <w:t xml:space="preserve">avoided screaming and pooing my pants. I did manage to stand up, sway and direct my cheerful singing voice at the rest of our group. Teresa laughed. "Dave, you crack me up.", she said. To complement my merriment everyone in our group stood up and swayed with me. As the song </w:t>
      </w:r>
      <w:proofErr w:type="gramStart"/>
      <w:r w:rsidRPr="006F30FD">
        <w:rPr>
          <w:rFonts w:ascii="Segoe UI" w:eastAsia="Times New Roman" w:hAnsi="Segoe UI" w:cs="Segoe UI"/>
          <w:color w:val="24292E"/>
          <w:sz w:val="24"/>
          <w:szCs w:val="24"/>
          <w:lang w:eastAsia="en-GB"/>
        </w:rPr>
        <w:t>ended</w:t>
      </w:r>
      <w:proofErr w:type="gramEnd"/>
      <w:r w:rsidRPr="006F30FD">
        <w:rPr>
          <w:rFonts w:ascii="Segoe UI" w:eastAsia="Times New Roman" w:hAnsi="Segoe UI" w:cs="Segoe UI"/>
          <w:color w:val="24292E"/>
          <w:sz w:val="24"/>
          <w:szCs w:val="24"/>
          <w:lang w:eastAsia="en-GB"/>
        </w:rPr>
        <w:t xml:space="preserve"> I held onto the last note and collapsed back to the bench.</w:t>
      </w:r>
    </w:p>
    <w:p w14:paraId="53AE2856"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During the intermission, a band member walked over to our table. He smiled. "Are you German? You know this song, right?", he asked with a thick German accent. I was honoured to be mistaken for a fellow Bavarian. "I heard it on Bill Murray's Ground Day.", I replied. "Good, good", he said. With that band member sauntered off to the bar. "Right", Andrew said, attempting to lead the rest of the group. "Onwards to Argyle!", he exclaimed. My enthusiasm was beginning to wane. I was finding it difficult to keep awake.</w:t>
      </w:r>
    </w:p>
    <w:p w14:paraId="5B4E4921"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proofErr w:type="gramStart"/>
      <w:r w:rsidRPr="006F30FD">
        <w:rPr>
          <w:rFonts w:ascii="Segoe UI" w:eastAsia="Times New Roman" w:hAnsi="Segoe UI" w:cs="Segoe UI"/>
          <w:color w:val="24292E"/>
          <w:sz w:val="24"/>
          <w:szCs w:val="24"/>
          <w:lang w:eastAsia="en-GB"/>
        </w:rPr>
        <w:t>The Argyle,</w:t>
      </w:r>
      <w:proofErr w:type="gramEnd"/>
      <w:r w:rsidRPr="006F30FD">
        <w:rPr>
          <w:rFonts w:ascii="Segoe UI" w:eastAsia="Times New Roman" w:hAnsi="Segoe UI" w:cs="Segoe UI"/>
          <w:color w:val="24292E"/>
          <w:sz w:val="24"/>
          <w:szCs w:val="24"/>
          <w:lang w:eastAsia="en-GB"/>
        </w:rPr>
        <w:t xml:space="preserve"> located just around the corner was distinctly trendy. A bar where 2nd rate Australian celebrities were found. As we </w:t>
      </w:r>
      <w:proofErr w:type="gramStart"/>
      <w:r w:rsidRPr="006F30FD">
        <w:rPr>
          <w:rFonts w:ascii="Segoe UI" w:eastAsia="Times New Roman" w:hAnsi="Segoe UI" w:cs="Segoe UI"/>
          <w:color w:val="24292E"/>
          <w:sz w:val="24"/>
          <w:szCs w:val="24"/>
          <w:lang w:eastAsia="en-GB"/>
        </w:rPr>
        <w:t>queued</w:t>
      </w:r>
      <w:proofErr w:type="gramEnd"/>
      <w:r w:rsidRPr="006F30FD">
        <w:rPr>
          <w:rFonts w:ascii="Segoe UI" w:eastAsia="Times New Roman" w:hAnsi="Segoe UI" w:cs="Segoe UI"/>
          <w:color w:val="24292E"/>
          <w:sz w:val="24"/>
          <w:szCs w:val="24"/>
          <w:lang w:eastAsia="en-GB"/>
        </w:rPr>
        <w:t xml:space="preserve"> I was aware of the many security staff members. They looked at me with disgust. </w:t>
      </w:r>
      <w:proofErr w:type="gramStart"/>
      <w:r w:rsidRPr="006F30FD">
        <w:rPr>
          <w:rFonts w:ascii="Segoe UI" w:eastAsia="Times New Roman" w:hAnsi="Segoe UI" w:cs="Segoe UI"/>
          <w:color w:val="24292E"/>
          <w:sz w:val="24"/>
          <w:szCs w:val="24"/>
          <w:lang w:eastAsia="en-GB"/>
        </w:rPr>
        <w:t>Thankfully</w:t>
      </w:r>
      <w:proofErr w:type="gramEnd"/>
      <w:r w:rsidRPr="006F30FD">
        <w:rPr>
          <w:rFonts w:ascii="Segoe UI" w:eastAsia="Times New Roman" w:hAnsi="Segoe UI" w:cs="Segoe UI"/>
          <w:color w:val="24292E"/>
          <w:sz w:val="24"/>
          <w:szCs w:val="24"/>
          <w:lang w:eastAsia="en-GB"/>
        </w:rPr>
        <w:t xml:space="preserve"> I was still conscious. I did my best to appear sober for the brief time that we queued. "How </w:t>
      </w:r>
      <w:proofErr w:type="spellStart"/>
      <w:r w:rsidRPr="006F30FD">
        <w:rPr>
          <w:rFonts w:ascii="Segoe UI" w:eastAsia="Times New Roman" w:hAnsi="Segoe UI" w:cs="Segoe UI"/>
          <w:color w:val="24292E"/>
          <w:sz w:val="24"/>
          <w:szCs w:val="24"/>
          <w:lang w:eastAsia="en-GB"/>
        </w:rPr>
        <w:t>ya</w:t>
      </w:r>
      <w:proofErr w:type="spellEnd"/>
      <w:r w:rsidRPr="006F30FD">
        <w:rPr>
          <w:rFonts w:ascii="Segoe UI" w:eastAsia="Times New Roman" w:hAnsi="Segoe UI" w:cs="Segoe UI"/>
          <w:color w:val="24292E"/>
          <w:sz w:val="24"/>
          <w:szCs w:val="24"/>
          <w:lang w:eastAsia="en-GB"/>
        </w:rPr>
        <w:t xml:space="preserve"> going? Had a good night so far?", bouncer-one asked. "Looks like you’ve had a good night so far?", bouncer-two added. Teresa piped up, in a commanding and serious tone. "Yep, been great so far, it’ll be better when we get in. It’s </w:t>
      </w:r>
      <w:proofErr w:type="spellStart"/>
      <w:r w:rsidRPr="006F30FD">
        <w:rPr>
          <w:rFonts w:ascii="Segoe UI" w:eastAsia="Times New Roman" w:hAnsi="Segoe UI" w:cs="Segoe UI"/>
          <w:color w:val="24292E"/>
          <w:sz w:val="24"/>
          <w:szCs w:val="24"/>
          <w:lang w:eastAsia="en-GB"/>
        </w:rPr>
        <w:t>bleedin</w:t>
      </w:r>
      <w:proofErr w:type="spellEnd"/>
      <w:r w:rsidRPr="006F30FD">
        <w:rPr>
          <w:rFonts w:ascii="Segoe UI" w:eastAsia="Times New Roman" w:hAnsi="Segoe UI" w:cs="Segoe UI"/>
          <w:color w:val="24292E"/>
          <w:sz w:val="24"/>
          <w:szCs w:val="24"/>
          <w:lang w:eastAsia="en-GB"/>
        </w:rPr>
        <w:t>’ freezing out here.", she replied. The bouncers were taken aback by how confident and outspoken she was. The bouncers surrendered to the beck and call of the alpha female. The triumphant Teresa confidently turned to us. "Come on then, remember I’m buying.", she said. Her serious tone turned jovial as she winked and smiled.</w:t>
      </w:r>
    </w:p>
    <w:p w14:paraId="65584CC7"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I walked over to the nearest stand-up only table. My body slowly crumpled onto it. "Right mate, you need to put some strength into those legs else we’re not going to be able to carry you.", a voice announced. In my semi-conscious </w:t>
      </w:r>
      <w:proofErr w:type="gramStart"/>
      <w:r w:rsidRPr="006F30FD">
        <w:rPr>
          <w:rFonts w:ascii="Segoe UI" w:eastAsia="Times New Roman" w:hAnsi="Segoe UI" w:cs="Segoe UI"/>
          <w:color w:val="24292E"/>
          <w:sz w:val="24"/>
          <w:szCs w:val="24"/>
          <w:lang w:eastAsia="en-GB"/>
        </w:rPr>
        <w:t>state</w:t>
      </w:r>
      <w:proofErr w:type="gramEnd"/>
      <w:r w:rsidRPr="006F30FD">
        <w:rPr>
          <w:rFonts w:ascii="Segoe UI" w:eastAsia="Times New Roman" w:hAnsi="Segoe UI" w:cs="Segoe UI"/>
          <w:color w:val="24292E"/>
          <w:sz w:val="24"/>
          <w:szCs w:val="24"/>
          <w:lang w:eastAsia="en-GB"/>
        </w:rPr>
        <w:t xml:space="preserve"> I noticed two bouncers, one </w:t>
      </w:r>
      <w:proofErr w:type="spellStart"/>
      <w:r w:rsidRPr="006F30FD">
        <w:rPr>
          <w:rFonts w:ascii="Segoe UI" w:eastAsia="Times New Roman" w:hAnsi="Segoe UI" w:cs="Segoe UI"/>
          <w:color w:val="24292E"/>
          <w:sz w:val="24"/>
          <w:szCs w:val="24"/>
          <w:lang w:eastAsia="en-GB"/>
        </w:rPr>
        <w:t>eitherside</w:t>
      </w:r>
      <w:proofErr w:type="spellEnd"/>
      <w:r w:rsidRPr="006F30FD">
        <w:rPr>
          <w:rFonts w:ascii="Segoe UI" w:eastAsia="Times New Roman" w:hAnsi="Segoe UI" w:cs="Segoe UI"/>
          <w:color w:val="24292E"/>
          <w:sz w:val="24"/>
          <w:szCs w:val="24"/>
          <w:lang w:eastAsia="en-GB"/>
        </w:rPr>
        <w:t xml:space="preserve"> of me. It took a few seconds for me to realise I was about to be shown the exit. I blindly followed the </w:t>
      </w:r>
      <w:proofErr w:type="gramStart"/>
      <w:r w:rsidRPr="006F30FD">
        <w:rPr>
          <w:rFonts w:ascii="Segoe UI" w:eastAsia="Times New Roman" w:hAnsi="Segoe UI" w:cs="Segoe UI"/>
          <w:color w:val="24292E"/>
          <w:sz w:val="24"/>
          <w:szCs w:val="24"/>
          <w:lang w:eastAsia="en-GB"/>
        </w:rPr>
        <w:t>bouncers</w:t>
      </w:r>
      <w:proofErr w:type="gramEnd"/>
      <w:r w:rsidRPr="006F30FD">
        <w:rPr>
          <w:rFonts w:ascii="Segoe UI" w:eastAsia="Times New Roman" w:hAnsi="Segoe UI" w:cs="Segoe UI"/>
          <w:color w:val="24292E"/>
          <w:sz w:val="24"/>
          <w:szCs w:val="24"/>
          <w:lang w:eastAsia="en-GB"/>
        </w:rPr>
        <w:t xml:space="preserve"> instructions. I was escorted to the High Street where I was lain down. "Mate, best advice, take a taxi home", the bouncer said. I retorted in a sequence of slurs. "But my mates are in the club.", I said. I </w:t>
      </w:r>
      <w:proofErr w:type="gramStart"/>
      <w:r w:rsidRPr="006F30FD">
        <w:rPr>
          <w:rFonts w:ascii="Segoe UI" w:eastAsia="Times New Roman" w:hAnsi="Segoe UI" w:cs="Segoe UI"/>
          <w:color w:val="24292E"/>
          <w:sz w:val="24"/>
          <w:szCs w:val="24"/>
          <w:lang w:eastAsia="en-GB"/>
        </w:rPr>
        <w:t>didn't</w:t>
      </w:r>
      <w:proofErr w:type="gramEnd"/>
      <w:r w:rsidRPr="006F30FD">
        <w:rPr>
          <w:rFonts w:ascii="Segoe UI" w:eastAsia="Times New Roman" w:hAnsi="Segoe UI" w:cs="Segoe UI"/>
          <w:color w:val="24292E"/>
          <w:sz w:val="24"/>
          <w:szCs w:val="24"/>
          <w:lang w:eastAsia="en-GB"/>
        </w:rPr>
        <w:t xml:space="preserve"> care much about returning and I didn't care much for a taxi. Even in my drunken state I was tight on the purse strings. I needed to find cheap public transport home. Having recently moved to new accommodation I </w:t>
      </w:r>
      <w:proofErr w:type="gramStart"/>
      <w:r w:rsidRPr="006F30FD">
        <w:rPr>
          <w:rFonts w:ascii="Segoe UI" w:eastAsia="Times New Roman" w:hAnsi="Segoe UI" w:cs="Segoe UI"/>
          <w:color w:val="24292E"/>
          <w:sz w:val="24"/>
          <w:szCs w:val="24"/>
          <w:lang w:eastAsia="en-GB"/>
        </w:rPr>
        <w:t>couldn’t</w:t>
      </w:r>
      <w:proofErr w:type="gramEnd"/>
      <w:r w:rsidRPr="006F30FD">
        <w:rPr>
          <w:rFonts w:ascii="Segoe UI" w:eastAsia="Times New Roman" w:hAnsi="Segoe UI" w:cs="Segoe UI"/>
          <w:color w:val="24292E"/>
          <w:sz w:val="24"/>
          <w:szCs w:val="24"/>
          <w:lang w:eastAsia="en-GB"/>
        </w:rPr>
        <w:t xml:space="preserve"> determine where home was. I managed to get to my feet and walk to bus stops. I took a hard look at the lengthy queue that had formed at bus stop one. I concluded, length of queue = correct destination. As I entered the bus I fumbled for cash and grabbed a ticket. There was a free seat near the front. I sat down and passed out.</w:t>
      </w:r>
    </w:p>
    <w:p w14:paraId="07866DAD"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I jolted, gaining consciousness as the driver tapped me on the shoulder. "Last stop mate", he said. My state of mind was a little clearer at that point. I was able to assess my surroundings and direct a question to the driver. "Where am I?", I asked. The </w:t>
      </w:r>
      <w:r w:rsidRPr="006F30FD">
        <w:rPr>
          <w:rFonts w:ascii="Segoe UI" w:eastAsia="Times New Roman" w:hAnsi="Segoe UI" w:cs="Segoe UI"/>
          <w:color w:val="24292E"/>
          <w:sz w:val="24"/>
          <w:szCs w:val="24"/>
          <w:lang w:eastAsia="en-GB"/>
        </w:rPr>
        <w:lastRenderedPageBreak/>
        <w:t xml:space="preserve">driver indicated a suburb that I had never visited before or since. "Where do you need to get to?", he asked. I paused, putting effort into my thoughts. I pictured a crow. "Crow, crow, </w:t>
      </w:r>
      <w:proofErr w:type="spellStart"/>
      <w:r w:rsidRPr="006F30FD">
        <w:rPr>
          <w:rFonts w:ascii="Segoe UI" w:eastAsia="Times New Roman" w:hAnsi="Segoe UI" w:cs="Segoe UI"/>
          <w:color w:val="24292E"/>
          <w:sz w:val="24"/>
          <w:szCs w:val="24"/>
          <w:lang w:eastAsia="en-GB"/>
        </w:rPr>
        <w:t>Crows</w:t>
      </w:r>
      <w:proofErr w:type="spellEnd"/>
      <w:r w:rsidRPr="006F30FD">
        <w:rPr>
          <w:rFonts w:ascii="Segoe UI" w:eastAsia="Times New Roman" w:hAnsi="Segoe UI" w:cs="Segoe UI"/>
          <w:color w:val="24292E"/>
          <w:sz w:val="24"/>
          <w:szCs w:val="24"/>
          <w:lang w:eastAsia="en-GB"/>
        </w:rPr>
        <w:t xml:space="preserve"> Nest", I blurted. "Jeez mate, you’re a long way from home. </w:t>
      </w:r>
      <w:proofErr w:type="gramStart"/>
      <w:r w:rsidRPr="006F30FD">
        <w:rPr>
          <w:rFonts w:ascii="Segoe UI" w:eastAsia="Times New Roman" w:hAnsi="Segoe UI" w:cs="Segoe UI"/>
          <w:color w:val="24292E"/>
          <w:sz w:val="24"/>
          <w:szCs w:val="24"/>
          <w:lang w:eastAsia="en-GB"/>
        </w:rPr>
        <w:t>I’m</w:t>
      </w:r>
      <w:proofErr w:type="gramEnd"/>
      <w:r w:rsidRPr="006F30FD">
        <w:rPr>
          <w:rFonts w:ascii="Segoe UI" w:eastAsia="Times New Roman" w:hAnsi="Segoe UI" w:cs="Segoe UI"/>
          <w:color w:val="24292E"/>
          <w:sz w:val="24"/>
          <w:szCs w:val="24"/>
          <w:lang w:eastAsia="en-GB"/>
        </w:rPr>
        <w:t xml:space="preserve"> heading back into the city after a short break here. Stay onboard till the final stop and take a taxi.", he instructed. With that I got to my feet, </w:t>
      </w:r>
      <w:proofErr w:type="gramStart"/>
      <w:r w:rsidRPr="006F30FD">
        <w:rPr>
          <w:rFonts w:ascii="Segoe UI" w:eastAsia="Times New Roman" w:hAnsi="Segoe UI" w:cs="Segoe UI"/>
          <w:color w:val="24292E"/>
          <w:sz w:val="24"/>
          <w:szCs w:val="24"/>
          <w:lang w:eastAsia="en-GB"/>
        </w:rPr>
        <w:t>stretched</w:t>
      </w:r>
      <w:proofErr w:type="gramEnd"/>
      <w:r w:rsidRPr="006F30FD">
        <w:rPr>
          <w:rFonts w:ascii="Segoe UI" w:eastAsia="Times New Roman" w:hAnsi="Segoe UI" w:cs="Segoe UI"/>
          <w:color w:val="24292E"/>
          <w:sz w:val="24"/>
          <w:szCs w:val="24"/>
          <w:lang w:eastAsia="en-GB"/>
        </w:rPr>
        <w:t xml:space="preserve"> and exited the bus.</w:t>
      </w:r>
    </w:p>
    <w:p w14:paraId="4B2A313B"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An overwhelming urge to poo entered my thoughts. "Is there a toilet nearby?", I asked the driver. "Nah mate, there are some bushes over there if you're desperate?", he replied calmly. I </w:t>
      </w:r>
      <w:proofErr w:type="gramStart"/>
      <w:r w:rsidRPr="006F30FD">
        <w:rPr>
          <w:rFonts w:ascii="Segoe UI" w:eastAsia="Times New Roman" w:hAnsi="Segoe UI" w:cs="Segoe UI"/>
          <w:color w:val="24292E"/>
          <w:sz w:val="24"/>
          <w:szCs w:val="24"/>
          <w:lang w:eastAsia="en-GB"/>
        </w:rPr>
        <w:t>couldn't</w:t>
      </w:r>
      <w:proofErr w:type="gramEnd"/>
      <w:r w:rsidRPr="006F30FD">
        <w:rPr>
          <w:rFonts w:ascii="Segoe UI" w:eastAsia="Times New Roman" w:hAnsi="Segoe UI" w:cs="Segoe UI"/>
          <w:color w:val="24292E"/>
          <w:sz w:val="24"/>
          <w:szCs w:val="24"/>
          <w:lang w:eastAsia="en-GB"/>
        </w:rPr>
        <w:t xml:space="preserve"> work out where "over there" was. I looked at my surroundings. I could only see the entrance lights of nearby homes. The idea of knocking on someone’s door and asking to use their bathroom at gone midnight. There was the possibly the </w:t>
      </w:r>
      <w:proofErr w:type="gramStart"/>
      <w:r w:rsidRPr="006F30FD">
        <w:rPr>
          <w:rFonts w:ascii="Segoe UI" w:eastAsia="Times New Roman" w:hAnsi="Segoe UI" w:cs="Segoe UI"/>
          <w:color w:val="24292E"/>
          <w:sz w:val="24"/>
          <w:szCs w:val="24"/>
          <w:lang w:eastAsia="en-GB"/>
        </w:rPr>
        <w:t>home owner</w:t>
      </w:r>
      <w:proofErr w:type="gramEnd"/>
      <w:r w:rsidRPr="006F30FD">
        <w:rPr>
          <w:rFonts w:ascii="Segoe UI" w:eastAsia="Times New Roman" w:hAnsi="Segoe UI" w:cs="Segoe UI"/>
          <w:color w:val="24292E"/>
          <w:sz w:val="24"/>
          <w:szCs w:val="24"/>
          <w:lang w:eastAsia="en-GB"/>
        </w:rPr>
        <w:t xml:space="preserve"> could act out of character. I looked further afield. In the depths of </w:t>
      </w:r>
      <w:proofErr w:type="gramStart"/>
      <w:r w:rsidRPr="006F30FD">
        <w:rPr>
          <w:rFonts w:ascii="Segoe UI" w:eastAsia="Times New Roman" w:hAnsi="Segoe UI" w:cs="Segoe UI"/>
          <w:color w:val="24292E"/>
          <w:sz w:val="24"/>
          <w:szCs w:val="24"/>
          <w:lang w:eastAsia="en-GB"/>
        </w:rPr>
        <w:t>darkness</w:t>
      </w:r>
      <w:proofErr w:type="gramEnd"/>
      <w:r w:rsidRPr="006F30FD">
        <w:rPr>
          <w:rFonts w:ascii="Segoe UI" w:eastAsia="Times New Roman" w:hAnsi="Segoe UI" w:cs="Segoe UI"/>
          <w:color w:val="24292E"/>
          <w:sz w:val="24"/>
          <w:szCs w:val="24"/>
          <w:lang w:eastAsia="en-GB"/>
        </w:rPr>
        <w:t xml:space="preserve"> I saw a garden. A befitting place for an Englishman. Going for a number 2 in unfamiliar surroundings can be treacherous. Even in a sober state, the squat position is difficult. Getting non-essential clothing out the way and keeping a steady perch can prove difficult. When correctly coordinated, the squat is multiple times more satisfying than the sit-down. I went through the motions. The whole exercise was made a </w:t>
      </w:r>
      <w:proofErr w:type="gramStart"/>
      <w:r w:rsidRPr="006F30FD">
        <w:rPr>
          <w:rFonts w:ascii="Segoe UI" w:eastAsia="Times New Roman" w:hAnsi="Segoe UI" w:cs="Segoe UI"/>
          <w:color w:val="24292E"/>
          <w:sz w:val="24"/>
          <w:szCs w:val="24"/>
          <w:lang w:eastAsia="en-GB"/>
        </w:rPr>
        <w:t>damn</w:t>
      </w:r>
      <w:proofErr w:type="gramEnd"/>
      <w:r w:rsidRPr="006F30FD">
        <w:rPr>
          <w:rFonts w:ascii="Segoe UI" w:eastAsia="Times New Roman" w:hAnsi="Segoe UI" w:cs="Segoe UI"/>
          <w:color w:val="24292E"/>
          <w:sz w:val="24"/>
          <w:szCs w:val="24"/>
          <w:lang w:eastAsia="en-GB"/>
        </w:rPr>
        <w:t xml:space="preserve"> sight easier thanks to a fence I could hold on to. As I squatted, I clasped the metal bars firmly. It was </w:t>
      </w:r>
      <w:proofErr w:type="gramStart"/>
      <w:r w:rsidRPr="006F30FD">
        <w:rPr>
          <w:rFonts w:ascii="Segoe UI" w:eastAsia="Times New Roman" w:hAnsi="Segoe UI" w:cs="Segoe UI"/>
          <w:color w:val="24292E"/>
          <w:sz w:val="24"/>
          <w:szCs w:val="24"/>
          <w:lang w:eastAsia="en-GB"/>
        </w:rPr>
        <w:t>text book</w:t>
      </w:r>
      <w:proofErr w:type="gramEnd"/>
      <w:r w:rsidRPr="006F30FD">
        <w:rPr>
          <w:rFonts w:ascii="Segoe UI" w:eastAsia="Times New Roman" w:hAnsi="Segoe UI" w:cs="Segoe UI"/>
          <w:color w:val="24292E"/>
          <w:sz w:val="24"/>
          <w:szCs w:val="24"/>
          <w:lang w:eastAsia="en-GB"/>
        </w:rPr>
        <w:t>.</w:t>
      </w:r>
    </w:p>
    <w:p w14:paraId="2CAF84CB"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With a load off my </w:t>
      </w:r>
      <w:proofErr w:type="gramStart"/>
      <w:r w:rsidRPr="006F30FD">
        <w:rPr>
          <w:rFonts w:ascii="Segoe UI" w:eastAsia="Times New Roman" w:hAnsi="Segoe UI" w:cs="Segoe UI"/>
          <w:color w:val="24292E"/>
          <w:sz w:val="24"/>
          <w:szCs w:val="24"/>
          <w:lang w:eastAsia="en-GB"/>
        </w:rPr>
        <w:t>bowels</w:t>
      </w:r>
      <w:proofErr w:type="gramEnd"/>
      <w:r w:rsidRPr="006F30FD">
        <w:rPr>
          <w:rFonts w:ascii="Segoe UI" w:eastAsia="Times New Roman" w:hAnsi="Segoe UI" w:cs="Segoe UI"/>
          <w:color w:val="24292E"/>
          <w:sz w:val="24"/>
          <w:szCs w:val="24"/>
          <w:lang w:eastAsia="en-GB"/>
        </w:rPr>
        <w:t xml:space="preserve"> I swaggered jovially towards the bus. I hopped onboard, sat </w:t>
      </w:r>
      <w:proofErr w:type="gramStart"/>
      <w:r w:rsidRPr="006F30FD">
        <w:rPr>
          <w:rFonts w:ascii="Segoe UI" w:eastAsia="Times New Roman" w:hAnsi="Segoe UI" w:cs="Segoe UI"/>
          <w:color w:val="24292E"/>
          <w:sz w:val="24"/>
          <w:szCs w:val="24"/>
          <w:lang w:eastAsia="en-GB"/>
        </w:rPr>
        <w:t>down</w:t>
      </w:r>
      <w:proofErr w:type="gramEnd"/>
      <w:r w:rsidRPr="006F30FD">
        <w:rPr>
          <w:rFonts w:ascii="Segoe UI" w:eastAsia="Times New Roman" w:hAnsi="Segoe UI" w:cs="Segoe UI"/>
          <w:color w:val="24292E"/>
          <w:sz w:val="24"/>
          <w:szCs w:val="24"/>
          <w:lang w:eastAsia="en-GB"/>
        </w:rPr>
        <w:t xml:space="preserve"> and smiled. The silence and darkness of the interior was replaced with the flicker of internal lights and roar of the bus engine. As I headed </w:t>
      </w:r>
      <w:proofErr w:type="spellStart"/>
      <w:r w:rsidRPr="006F30FD">
        <w:rPr>
          <w:rFonts w:ascii="Segoe UI" w:eastAsia="Times New Roman" w:hAnsi="Segoe UI" w:cs="Segoe UI"/>
          <w:color w:val="24292E"/>
          <w:sz w:val="24"/>
          <w:szCs w:val="24"/>
          <w:lang w:eastAsia="en-GB"/>
        </w:rPr>
        <w:t>citywards</w:t>
      </w:r>
      <w:proofErr w:type="spellEnd"/>
      <w:r w:rsidRPr="006F30FD">
        <w:rPr>
          <w:rFonts w:ascii="Segoe UI" w:eastAsia="Times New Roman" w:hAnsi="Segoe UI" w:cs="Segoe UI"/>
          <w:color w:val="24292E"/>
          <w:sz w:val="24"/>
          <w:szCs w:val="24"/>
          <w:lang w:eastAsia="en-GB"/>
        </w:rPr>
        <w:t xml:space="preserve"> I was happy to be sobering up, unharmed and heading home.</w:t>
      </w:r>
    </w:p>
    <w:p w14:paraId="648629D9" w14:textId="77777777" w:rsidR="006F30FD" w:rsidRPr="006F30FD" w:rsidRDefault="006F30FD" w:rsidP="006F30FD">
      <w:pPr>
        <w:shd w:val="clear" w:color="auto" w:fill="FFFFFF"/>
        <w:spacing w:before="360" w:after="240" w:line="240" w:lineRule="auto"/>
        <w:outlineLvl w:val="1"/>
        <w:rPr>
          <w:rFonts w:ascii="Segoe UI" w:eastAsia="Times New Roman" w:hAnsi="Segoe UI" w:cs="Segoe UI"/>
          <w:b/>
          <w:bCs/>
          <w:color w:val="24292E"/>
          <w:sz w:val="36"/>
          <w:szCs w:val="36"/>
          <w:lang w:eastAsia="en-GB"/>
        </w:rPr>
      </w:pPr>
      <w:r w:rsidRPr="006F30FD">
        <w:rPr>
          <w:rFonts w:ascii="Segoe UI" w:eastAsia="Times New Roman" w:hAnsi="Segoe UI" w:cs="Segoe UI"/>
          <w:b/>
          <w:bCs/>
          <w:color w:val="24292E"/>
          <w:sz w:val="36"/>
          <w:szCs w:val="36"/>
          <w:lang w:eastAsia="en-GB"/>
        </w:rPr>
        <w:t>Chapter 12</w:t>
      </w:r>
    </w:p>
    <w:p w14:paraId="0A005C53" w14:textId="77777777" w:rsidR="006F30FD" w:rsidRPr="006F30FD" w:rsidRDefault="006F30FD" w:rsidP="006F30FD">
      <w:pPr>
        <w:shd w:val="clear" w:color="auto" w:fill="FFFFFF"/>
        <w:spacing w:before="360" w:after="240" w:line="240" w:lineRule="auto"/>
        <w:outlineLvl w:val="2"/>
        <w:rPr>
          <w:rFonts w:ascii="Segoe UI" w:eastAsia="Times New Roman" w:hAnsi="Segoe UI" w:cs="Segoe UI"/>
          <w:b/>
          <w:bCs/>
          <w:color w:val="24292E"/>
          <w:sz w:val="30"/>
          <w:szCs w:val="30"/>
          <w:lang w:eastAsia="en-GB"/>
        </w:rPr>
      </w:pPr>
      <w:r w:rsidRPr="006F30FD">
        <w:rPr>
          <w:rFonts w:ascii="Segoe UI" w:eastAsia="Times New Roman" w:hAnsi="Segoe UI" w:cs="Segoe UI"/>
          <w:b/>
          <w:bCs/>
          <w:color w:val="24292E"/>
          <w:sz w:val="30"/>
          <w:szCs w:val="30"/>
          <w:lang w:eastAsia="en-GB"/>
        </w:rPr>
        <w:t>The Boys Weekend</w:t>
      </w:r>
    </w:p>
    <w:p w14:paraId="4AE2A49C"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Johnny did a bloody good job of organising it for mid-October. The accommodation in a Surfers Paradise resort was for 13 of us, for 2 nights. The hotel had gathered it was a </w:t>
      </w:r>
      <w:proofErr w:type="gramStart"/>
      <w:r w:rsidRPr="006F30FD">
        <w:rPr>
          <w:rFonts w:ascii="Segoe UI" w:eastAsia="Times New Roman" w:hAnsi="Segoe UI" w:cs="Segoe UI"/>
          <w:color w:val="24292E"/>
          <w:sz w:val="24"/>
          <w:szCs w:val="24"/>
          <w:lang w:eastAsia="en-GB"/>
        </w:rPr>
        <w:t>lads</w:t>
      </w:r>
      <w:proofErr w:type="gramEnd"/>
      <w:r w:rsidRPr="006F30FD">
        <w:rPr>
          <w:rFonts w:ascii="Segoe UI" w:eastAsia="Times New Roman" w:hAnsi="Segoe UI" w:cs="Segoe UI"/>
          <w:color w:val="24292E"/>
          <w:sz w:val="24"/>
          <w:szCs w:val="24"/>
          <w:lang w:eastAsia="en-GB"/>
        </w:rPr>
        <w:t xml:space="preserve"> holiday. </w:t>
      </w:r>
      <w:proofErr w:type="gramStart"/>
      <w:r w:rsidRPr="006F30FD">
        <w:rPr>
          <w:rFonts w:ascii="Segoe UI" w:eastAsia="Times New Roman" w:hAnsi="Segoe UI" w:cs="Segoe UI"/>
          <w:color w:val="24292E"/>
          <w:sz w:val="24"/>
          <w:szCs w:val="24"/>
          <w:lang w:eastAsia="en-GB"/>
        </w:rPr>
        <w:t>A</w:t>
      </w:r>
      <w:proofErr w:type="gramEnd"/>
      <w:r w:rsidRPr="006F30FD">
        <w:rPr>
          <w:rFonts w:ascii="Segoe UI" w:eastAsia="Times New Roman" w:hAnsi="Segoe UI" w:cs="Segoe UI"/>
          <w:color w:val="24292E"/>
          <w:sz w:val="24"/>
          <w:szCs w:val="24"/>
          <w:lang w:eastAsia="en-GB"/>
        </w:rPr>
        <w:t xml:space="preserve"> AU$100 bond was required for each room. I was to share a room with my best friend Andy.</w:t>
      </w:r>
    </w:p>
    <w:p w14:paraId="73D1C0F2"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Surfers Paradise was </w:t>
      </w:r>
      <w:proofErr w:type="spellStart"/>
      <w:r w:rsidRPr="006F30FD">
        <w:rPr>
          <w:rFonts w:ascii="Segoe UI" w:eastAsia="Times New Roman" w:hAnsi="Segoe UI" w:cs="Segoe UI"/>
          <w:color w:val="24292E"/>
          <w:sz w:val="24"/>
          <w:szCs w:val="24"/>
          <w:lang w:eastAsia="en-GB"/>
        </w:rPr>
        <w:t>renown</w:t>
      </w:r>
      <w:proofErr w:type="spellEnd"/>
      <w:r w:rsidRPr="006F30FD">
        <w:rPr>
          <w:rFonts w:ascii="Segoe UI" w:eastAsia="Times New Roman" w:hAnsi="Segoe UI" w:cs="Segoe UI"/>
          <w:color w:val="24292E"/>
          <w:sz w:val="24"/>
          <w:szCs w:val="24"/>
          <w:lang w:eastAsia="en-GB"/>
        </w:rPr>
        <w:t xml:space="preserve"> for being a destination where college students would visit after finishing their exams. They would, like all teenagers, make big mistakes under the influence of alcohol. During this </w:t>
      </w:r>
      <w:proofErr w:type="gramStart"/>
      <w:r w:rsidRPr="006F30FD">
        <w:rPr>
          <w:rFonts w:ascii="Segoe UI" w:eastAsia="Times New Roman" w:hAnsi="Segoe UI" w:cs="Segoe UI"/>
          <w:color w:val="24292E"/>
          <w:sz w:val="24"/>
          <w:szCs w:val="24"/>
          <w:lang w:eastAsia="en-GB"/>
        </w:rPr>
        <w:t>time</w:t>
      </w:r>
      <w:proofErr w:type="gramEnd"/>
      <w:r w:rsidRPr="006F30FD">
        <w:rPr>
          <w:rFonts w:ascii="Segoe UI" w:eastAsia="Times New Roman" w:hAnsi="Segoe UI" w:cs="Segoe UI"/>
          <w:color w:val="24292E"/>
          <w:sz w:val="24"/>
          <w:szCs w:val="24"/>
          <w:lang w:eastAsia="en-GB"/>
        </w:rPr>
        <w:t xml:space="preserve"> it was renowned for being edgy. There were people that went to Surfers Paradise looking for trouble. It was common for violent scenes to break out on the main boulevard. This was where the big pubs and clubs were found.</w:t>
      </w:r>
    </w:p>
    <w:p w14:paraId="50E400AB"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lastRenderedPageBreak/>
        <w:t xml:space="preserve">On arrival to Surfers </w:t>
      </w:r>
      <w:proofErr w:type="gramStart"/>
      <w:r w:rsidRPr="006F30FD">
        <w:rPr>
          <w:rFonts w:ascii="Segoe UI" w:eastAsia="Times New Roman" w:hAnsi="Segoe UI" w:cs="Segoe UI"/>
          <w:color w:val="24292E"/>
          <w:sz w:val="24"/>
          <w:szCs w:val="24"/>
          <w:lang w:eastAsia="en-GB"/>
        </w:rPr>
        <w:t>Paradise</w:t>
      </w:r>
      <w:proofErr w:type="gramEnd"/>
      <w:r w:rsidRPr="006F30FD">
        <w:rPr>
          <w:rFonts w:ascii="Segoe UI" w:eastAsia="Times New Roman" w:hAnsi="Segoe UI" w:cs="Segoe UI"/>
          <w:color w:val="24292E"/>
          <w:sz w:val="24"/>
          <w:szCs w:val="24"/>
          <w:lang w:eastAsia="en-GB"/>
        </w:rPr>
        <w:t xml:space="preserve"> we threw our weekend apparel into our hotel rooms and made our way to the hotel lobby. The plan, to visit many bars and drink over the course of the day. It is commonly known in the UK as the "all-dayer". I was cautious of the plan, especially after the "Darling Harbour" incident, but I thought it would still be a good idea. The group’s thoughts were split. On the one side was "The Johnny All-Day-er", on the other was "The Carl Adventure Park Day-er". I </w:t>
      </w:r>
      <w:proofErr w:type="gramStart"/>
      <w:r w:rsidRPr="006F30FD">
        <w:rPr>
          <w:rFonts w:ascii="Segoe UI" w:eastAsia="Times New Roman" w:hAnsi="Segoe UI" w:cs="Segoe UI"/>
          <w:color w:val="24292E"/>
          <w:sz w:val="24"/>
          <w:szCs w:val="24"/>
          <w:lang w:eastAsia="en-GB"/>
        </w:rPr>
        <w:t>wasn’t</w:t>
      </w:r>
      <w:proofErr w:type="gramEnd"/>
      <w:r w:rsidRPr="006F30FD">
        <w:rPr>
          <w:rFonts w:ascii="Segoe UI" w:eastAsia="Times New Roman" w:hAnsi="Segoe UI" w:cs="Segoe UI"/>
          <w:color w:val="24292E"/>
          <w:sz w:val="24"/>
          <w:szCs w:val="24"/>
          <w:lang w:eastAsia="en-GB"/>
        </w:rPr>
        <w:t xml:space="preserve"> a huge fan of either choice. I made a last minute 3 amigos (wallet, keys, phone) check just as "The Johnny All-Day-er" group were departing. Bugger, I pictured my phone lying on the bedside table. I rushed to my room, forgetting to mention my brief disappearance to the rest of the group. I returned to lobby to find Johnny's group gone. </w:t>
      </w:r>
      <w:proofErr w:type="gramStart"/>
      <w:r w:rsidRPr="006F30FD">
        <w:rPr>
          <w:rFonts w:ascii="Segoe UI" w:eastAsia="Times New Roman" w:hAnsi="Segoe UI" w:cs="Segoe UI"/>
          <w:color w:val="24292E"/>
          <w:sz w:val="24"/>
          <w:szCs w:val="24"/>
          <w:lang w:eastAsia="en-GB"/>
        </w:rPr>
        <w:t>Thankfully</w:t>
      </w:r>
      <w:proofErr w:type="gramEnd"/>
      <w:r w:rsidRPr="006F30FD">
        <w:rPr>
          <w:rFonts w:ascii="Segoe UI" w:eastAsia="Times New Roman" w:hAnsi="Segoe UI" w:cs="Segoe UI"/>
          <w:color w:val="24292E"/>
          <w:sz w:val="24"/>
          <w:szCs w:val="24"/>
          <w:lang w:eastAsia="en-GB"/>
        </w:rPr>
        <w:t xml:space="preserve"> Carl and Matt were still waiting for their taxi. "Where is the rest of the group?", I asked. "They went off in taxis a few minutes ago", Matt said. "They didn’t know if you were joining them, so they took off. Feel free to join us at the adventure park if you’re stuck for anything to do.", Carl added.</w:t>
      </w:r>
    </w:p>
    <w:p w14:paraId="55FA8A98"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The taxi eventually arrived at our hotel to Carl's relief. The three of us piled in and off we went. The taxi ride took us across a landscape far different to the Sydney city scape. Surfers Paradise, aka Surfers', was more tropical than its southern cousin Sydney. Banana plantations and swamps passed us by. The heavy rainfall had sculpted its red soils. Even though it </w:t>
      </w:r>
      <w:proofErr w:type="gramStart"/>
      <w:r w:rsidRPr="006F30FD">
        <w:rPr>
          <w:rFonts w:ascii="Segoe UI" w:eastAsia="Times New Roman" w:hAnsi="Segoe UI" w:cs="Segoe UI"/>
          <w:color w:val="24292E"/>
          <w:sz w:val="24"/>
          <w:szCs w:val="24"/>
          <w:lang w:eastAsia="en-GB"/>
        </w:rPr>
        <w:t>wasn't</w:t>
      </w:r>
      <w:proofErr w:type="gramEnd"/>
      <w:r w:rsidRPr="006F30FD">
        <w:rPr>
          <w:rFonts w:ascii="Segoe UI" w:eastAsia="Times New Roman" w:hAnsi="Segoe UI" w:cs="Segoe UI"/>
          <w:color w:val="24292E"/>
          <w:sz w:val="24"/>
          <w:szCs w:val="24"/>
          <w:lang w:eastAsia="en-GB"/>
        </w:rPr>
        <w:t xml:space="preserve"> wilderness, it still felt wild. The Warner Brothers Movie World appeared out of nowhere. The synonymous Warner Brothers (WB) logo was displayed on an art deco style arch that befitted a studio more than a theme park. Seeing the logo, I felt nostalgic. I was brought up on classic Warner Brother cartoons. With a sense of indebtedness, I was happy to fork out the stupidly </w:t>
      </w:r>
      <w:proofErr w:type="gramStart"/>
      <w:r w:rsidRPr="006F30FD">
        <w:rPr>
          <w:rFonts w:ascii="Segoe UI" w:eastAsia="Times New Roman" w:hAnsi="Segoe UI" w:cs="Segoe UI"/>
          <w:color w:val="24292E"/>
          <w:sz w:val="24"/>
          <w:szCs w:val="24"/>
          <w:lang w:eastAsia="en-GB"/>
        </w:rPr>
        <w:t>high ticket</w:t>
      </w:r>
      <w:proofErr w:type="gramEnd"/>
      <w:r w:rsidRPr="006F30FD">
        <w:rPr>
          <w:rFonts w:ascii="Segoe UI" w:eastAsia="Times New Roman" w:hAnsi="Segoe UI" w:cs="Segoe UI"/>
          <w:color w:val="24292E"/>
          <w:sz w:val="24"/>
          <w:szCs w:val="24"/>
          <w:lang w:eastAsia="en-GB"/>
        </w:rPr>
        <w:t xml:space="preserve"> price. Carl had a larger investment in the franchise than me, he paid extra for an "additional access" ticket.</w:t>
      </w:r>
    </w:p>
    <w:p w14:paraId="07A3C755"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It was surreal walking the fake Warner Brothers Movie World streets. Families walked around, entertained by individuals dressed up in Warner Brother character costumes. Warner Brothers shops, strategic positioned, sold a wealth of overly priced, WB branded confectionary for maximum marketing impact. Carl, </w:t>
      </w:r>
      <w:proofErr w:type="gramStart"/>
      <w:r w:rsidRPr="006F30FD">
        <w:rPr>
          <w:rFonts w:ascii="Segoe UI" w:eastAsia="Times New Roman" w:hAnsi="Segoe UI" w:cs="Segoe UI"/>
          <w:color w:val="24292E"/>
          <w:sz w:val="24"/>
          <w:szCs w:val="24"/>
          <w:lang w:eastAsia="en-GB"/>
        </w:rPr>
        <w:t>Matt</w:t>
      </w:r>
      <w:proofErr w:type="gramEnd"/>
      <w:r w:rsidRPr="006F30FD">
        <w:rPr>
          <w:rFonts w:ascii="Segoe UI" w:eastAsia="Times New Roman" w:hAnsi="Segoe UI" w:cs="Segoe UI"/>
          <w:color w:val="24292E"/>
          <w:sz w:val="24"/>
          <w:szCs w:val="24"/>
          <w:lang w:eastAsia="en-GB"/>
        </w:rPr>
        <w:t xml:space="preserve"> and I looked out of place. Three, </w:t>
      </w:r>
      <w:proofErr w:type="gramStart"/>
      <w:r w:rsidRPr="006F30FD">
        <w:rPr>
          <w:rFonts w:ascii="Segoe UI" w:eastAsia="Times New Roman" w:hAnsi="Segoe UI" w:cs="Segoe UI"/>
          <w:color w:val="24292E"/>
          <w:sz w:val="24"/>
          <w:szCs w:val="24"/>
          <w:lang w:eastAsia="en-GB"/>
        </w:rPr>
        <w:t>thirty year old</w:t>
      </w:r>
      <w:proofErr w:type="gramEnd"/>
      <w:r w:rsidRPr="006F30FD">
        <w:rPr>
          <w:rFonts w:ascii="Segoe UI" w:eastAsia="Times New Roman" w:hAnsi="Segoe UI" w:cs="Segoe UI"/>
          <w:color w:val="24292E"/>
          <w:sz w:val="24"/>
          <w:szCs w:val="24"/>
          <w:lang w:eastAsia="en-GB"/>
        </w:rPr>
        <w:t xml:space="preserve"> blokes were walking around a theme park </w:t>
      </w:r>
      <w:proofErr w:type="spellStart"/>
      <w:r w:rsidRPr="006F30FD">
        <w:rPr>
          <w:rFonts w:ascii="Segoe UI" w:eastAsia="Times New Roman" w:hAnsi="Segoe UI" w:cs="Segoe UI"/>
          <w:color w:val="24292E"/>
          <w:sz w:val="24"/>
          <w:szCs w:val="24"/>
          <w:lang w:eastAsia="en-GB"/>
        </w:rPr>
        <w:t>targetting</w:t>
      </w:r>
      <w:proofErr w:type="spellEnd"/>
      <w:r w:rsidRPr="006F30FD">
        <w:rPr>
          <w:rFonts w:ascii="Segoe UI" w:eastAsia="Times New Roman" w:hAnsi="Segoe UI" w:cs="Segoe UI"/>
          <w:color w:val="24292E"/>
          <w:sz w:val="24"/>
          <w:szCs w:val="24"/>
          <w:lang w:eastAsia="en-GB"/>
        </w:rPr>
        <w:t xml:space="preserve"> </w:t>
      </w:r>
      <w:proofErr w:type="spellStart"/>
      <w:r w:rsidRPr="006F30FD">
        <w:rPr>
          <w:rFonts w:ascii="Segoe UI" w:eastAsia="Times New Roman" w:hAnsi="Segoe UI" w:cs="Segoe UI"/>
          <w:color w:val="24292E"/>
          <w:sz w:val="24"/>
          <w:szCs w:val="24"/>
          <w:lang w:eastAsia="en-GB"/>
        </w:rPr>
        <w:t>afluent</w:t>
      </w:r>
      <w:proofErr w:type="spellEnd"/>
      <w:r w:rsidRPr="006F30FD">
        <w:rPr>
          <w:rFonts w:ascii="Segoe UI" w:eastAsia="Times New Roman" w:hAnsi="Segoe UI" w:cs="Segoe UI"/>
          <w:color w:val="24292E"/>
          <w:sz w:val="24"/>
          <w:szCs w:val="24"/>
          <w:lang w:eastAsia="en-GB"/>
        </w:rPr>
        <w:t xml:space="preserve"> families. Carl, in his usual downbeat, sarcastic manner asked me and Matt, "so what shall we do then? And </w:t>
      </w:r>
      <w:proofErr w:type="gramStart"/>
      <w:r w:rsidRPr="006F30FD">
        <w:rPr>
          <w:rFonts w:ascii="Segoe UI" w:eastAsia="Times New Roman" w:hAnsi="Segoe UI" w:cs="Segoe UI"/>
          <w:color w:val="24292E"/>
          <w:sz w:val="24"/>
          <w:szCs w:val="24"/>
          <w:lang w:eastAsia="en-GB"/>
        </w:rPr>
        <w:t>don’t</w:t>
      </w:r>
      <w:proofErr w:type="gramEnd"/>
      <w:r w:rsidRPr="006F30FD">
        <w:rPr>
          <w:rFonts w:ascii="Segoe UI" w:eastAsia="Times New Roman" w:hAnsi="Segoe UI" w:cs="Segoe UI"/>
          <w:color w:val="24292E"/>
          <w:sz w:val="24"/>
          <w:szCs w:val="24"/>
          <w:lang w:eastAsia="en-GB"/>
        </w:rPr>
        <w:t xml:space="preserve"> think about that?", he indirectly indicated. "What?", Matt and I replied. "There is a lot of </w:t>
      </w:r>
      <w:proofErr w:type="gramStart"/>
      <w:r w:rsidRPr="006F30FD">
        <w:rPr>
          <w:rFonts w:ascii="Segoe UI" w:eastAsia="Times New Roman" w:hAnsi="Segoe UI" w:cs="Segoe UI"/>
          <w:color w:val="24292E"/>
          <w:sz w:val="24"/>
          <w:szCs w:val="24"/>
          <w:lang w:eastAsia="en-GB"/>
        </w:rPr>
        <w:t>jail bait</w:t>
      </w:r>
      <w:proofErr w:type="gramEnd"/>
      <w:r w:rsidRPr="006F30FD">
        <w:rPr>
          <w:rFonts w:ascii="Segoe UI" w:eastAsia="Times New Roman" w:hAnsi="Segoe UI" w:cs="Segoe UI"/>
          <w:color w:val="24292E"/>
          <w:sz w:val="24"/>
          <w:szCs w:val="24"/>
          <w:lang w:eastAsia="en-GB"/>
        </w:rPr>
        <w:t xml:space="preserve"> around these parts. Don’t let your eyes wander.", he added. Teenage Australian girls wore little to entertain the imagination. Not surprising given the warm conditions. In an adult, social context, their clothing could be </w:t>
      </w:r>
      <w:proofErr w:type="spellStart"/>
      <w:r w:rsidRPr="006F30FD">
        <w:rPr>
          <w:rFonts w:ascii="Segoe UI" w:eastAsia="Times New Roman" w:hAnsi="Segoe UI" w:cs="Segoe UI"/>
          <w:color w:val="24292E"/>
          <w:sz w:val="24"/>
          <w:szCs w:val="24"/>
          <w:lang w:eastAsia="en-GB"/>
        </w:rPr>
        <w:t>precieved</w:t>
      </w:r>
      <w:proofErr w:type="spellEnd"/>
      <w:r w:rsidRPr="006F30FD">
        <w:rPr>
          <w:rFonts w:ascii="Segoe UI" w:eastAsia="Times New Roman" w:hAnsi="Segoe UI" w:cs="Segoe UI"/>
          <w:color w:val="24292E"/>
          <w:sz w:val="24"/>
          <w:szCs w:val="24"/>
          <w:lang w:eastAsia="en-GB"/>
        </w:rPr>
        <w:t xml:space="preserve"> as "sexy". Why didn't society frown upon it? It was an acceptable part of Australian culture.</w:t>
      </w:r>
    </w:p>
    <w:p w14:paraId="3122C0C0"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We averted our eyes to other thrills in the theme park, the roller coasters. The older I got, the more excitement I </w:t>
      </w:r>
      <w:proofErr w:type="spellStart"/>
      <w:r w:rsidRPr="006F30FD">
        <w:rPr>
          <w:rFonts w:ascii="Segoe UI" w:eastAsia="Times New Roman" w:hAnsi="Segoe UI" w:cs="Segoe UI"/>
          <w:color w:val="24292E"/>
          <w:sz w:val="24"/>
          <w:szCs w:val="24"/>
          <w:lang w:eastAsia="en-GB"/>
        </w:rPr>
        <w:t>seeked</w:t>
      </w:r>
      <w:proofErr w:type="spellEnd"/>
      <w:r w:rsidRPr="006F30FD">
        <w:rPr>
          <w:rFonts w:ascii="Segoe UI" w:eastAsia="Times New Roman" w:hAnsi="Segoe UI" w:cs="Segoe UI"/>
          <w:color w:val="24292E"/>
          <w:sz w:val="24"/>
          <w:szCs w:val="24"/>
          <w:lang w:eastAsia="en-GB"/>
        </w:rPr>
        <w:t xml:space="preserve"> and more impatient I became. I looked for a ride with a </w:t>
      </w:r>
      <w:proofErr w:type="gramStart"/>
      <w:r w:rsidRPr="006F30FD">
        <w:rPr>
          <w:rFonts w:ascii="Segoe UI" w:eastAsia="Times New Roman" w:hAnsi="Segoe UI" w:cs="Segoe UI"/>
          <w:color w:val="24292E"/>
          <w:sz w:val="24"/>
          <w:szCs w:val="24"/>
          <w:lang w:eastAsia="en-GB"/>
        </w:rPr>
        <w:t>sub 5</w:t>
      </w:r>
      <w:proofErr w:type="gramEnd"/>
      <w:r w:rsidRPr="006F30FD">
        <w:rPr>
          <w:rFonts w:ascii="Segoe UI" w:eastAsia="Times New Roman" w:hAnsi="Segoe UI" w:cs="Segoe UI"/>
          <w:color w:val="24292E"/>
          <w:sz w:val="24"/>
          <w:szCs w:val="24"/>
          <w:lang w:eastAsia="en-GB"/>
        </w:rPr>
        <w:t xml:space="preserve">-minute waiting time. The Superman Escape was that ride. It looked like a </w:t>
      </w:r>
      <w:r w:rsidRPr="006F30FD">
        <w:rPr>
          <w:rFonts w:ascii="Segoe UI" w:eastAsia="Times New Roman" w:hAnsi="Segoe UI" w:cs="Segoe UI"/>
          <w:color w:val="24292E"/>
          <w:sz w:val="24"/>
          <w:szCs w:val="24"/>
          <w:lang w:eastAsia="en-GB"/>
        </w:rPr>
        <w:lastRenderedPageBreak/>
        <w:t>standard roller coaster: It had loops and bends. My expectations, given my initial assessment, were low.</w:t>
      </w:r>
    </w:p>
    <w:p w14:paraId="1D495A6C"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Carl, </w:t>
      </w:r>
      <w:proofErr w:type="gramStart"/>
      <w:r w:rsidRPr="006F30FD">
        <w:rPr>
          <w:rFonts w:ascii="Segoe UI" w:eastAsia="Times New Roman" w:hAnsi="Segoe UI" w:cs="Segoe UI"/>
          <w:color w:val="24292E"/>
          <w:sz w:val="24"/>
          <w:szCs w:val="24"/>
          <w:lang w:eastAsia="en-GB"/>
        </w:rPr>
        <w:t>Matt</w:t>
      </w:r>
      <w:proofErr w:type="gramEnd"/>
      <w:r w:rsidRPr="006F30FD">
        <w:rPr>
          <w:rFonts w:ascii="Segoe UI" w:eastAsia="Times New Roman" w:hAnsi="Segoe UI" w:cs="Segoe UI"/>
          <w:color w:val="24292E"/>
          <w:sz w:val="24"/>
          <w:szCs w:val="24"/>
          <w:lang w:eastAsia="en-GB"/>
        </w:rPr>
        <w:t xml:space="preserve"> and I sat in the roller coaster passenger train. The holster bars dropped down, secured and the </w:t>
      </w:r>
      <w:proofErr w:type="spellStart"/>
      <w:r w:rsidRPr="006F30FD">
        <w:rPr>
          <w:rFonts w:ascii="Segoe UI" w:eastAsia="Times New Roman" w:hAnsi="Segoe UI" w:cs="Segoe UI"/>
          <w:color w:val="24292E"/>
          <w:sz w:val="24"/>
          <w:szCs w:val="24"/>
          <w:lang w:eastAsia="en-GB"/>
        </w:rPr>
        <w:t>count down</w:t>
      </w:r>
      <w:proofErr w:type="spellEnd"/>
      <w:r w:rsidRPr="006F30FD">
        <w:rPr>
          <w:rFonts w:ascii="Segoe UI" w:eastAsia="Times New Roman" w:hAnsi="Segoe UI" w:cs="Segoe UI"/>
          <w:color w:val="24292E"/>
          <w:sz w:val="24"/>
          <w:szCs w:val="24"/>
          <w:lang w:eastAsia="en-GB"/>
        </w:rPr>
        <w:t xml:space="preserve"> was announced at a deafening volume. "There's a count down.", I exclaimed. Given my experience of rollercoasters in the past, the first few moments of a roller coaster ride were relaxed, steady and often bumpy. I participated in voicing the count-down, much to the amusement of Carl and Matt. If I knew of the hype surrounding this ride, I would have known the best moment of the Superman Escape experience would be after the count down. I was innocently at its mercy. As the countdown completed, there was a short pause. My heart raced. The roller coaster went from stationary to pant-</w:t>
      </w:r>
      <w:proofErr w:type="spellStart"/>
      <w:r w:rsidRPr="006F30FD">
        <w:rPr>
          <w:rFonts w:ascii="Segoe UI" w:eastAsia="Times New Roman" w:hAnsi="Segoe UI" w:cs="Segoe UI"/>
          <w:color w:val="24292E"/>
          <w:sz w:val="24"/>
          <w:szCs w:val="24"/>
          <w:lang w:eastAsia="en-GB"/>
        </w:rPr>
        <w:t>stainingly</w:t>
      </w:r>
      <w:proofErr w:type="spellEnd"/>
      <w:r w:rsidRPr="006F30FD">
        <w:rPr>
          <w:rFonts w:ascii="Segoe UI" w:eastAsia="Times New Roman" w:hAnsi="Segoe UI" w:cs="Segoe UI"/>
          <w:color w:val="24292E"/>
          <w:sz w:val="24"/>
          <w:szCs w:val="24"/>
          <w:lang w:eastAsia="en-GB"/>
        </w:rPr>
        <w:t xml:space="preserve"> quick in seconds. I felt a rush of blood towards the back of the head as my skull was firmly planted against the seat headrest. The skin on my face stretched and morphed as the car accelerated. My brain had little time to contemplate the initial experience. As the acceleration eased, the endorphin rush kicked in. I was in </w:t>
      </w:r>
      <w:proofErr w:type="spellStart"/>
      <w:r w:rsidRPr="006F30FD">
        <w:rPr>
          <w:rFonts w:ascii="Segoe UI" w:eastAsia="Times New Roman" w:hAnsi="Segoe UI" w:cs="Segoe UI"/>
          <w:color w:val="24292E"/>
          <w:sz w:val="24"/>
          <w:szCs w:val="24"/>
          <w:lang w:eastAsia="en-GB"/>
        </w:rPr>
        <w:t>ecstacy</w:t>
      </w:r>
      <w:proofErr w:type="spellEnd"/>
      <w:r w:rsidRPr="006F30FD">
        <w:rPr>
          <w:rFonts w:ascii="Segoe UI" w:eastAsia="Times New Roman" w:hAnsi="Segoe UI" w:cs="Segoe UI"/>
          <w:color w:val="24292E"/>
          <w:sz w:val="24"/>
          <w:szCs w:val="24"/>
          <w:lang w:eastAsia="en-GB"/>
        </w:rPr>
        <w:t>. It continued through twist, turns and loop-the-loops.</w:t>
      </w:r>
    </w:p>
    <w:p w14:paraId="221E9E74"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As the roller coaster train slowed and the safety bar was released, I sat there. My eyes were wide </w:t>
      </w:r>
      <w:proofErr w:type="gramStart"/>
      <w:r w:rsidRPr="006F30FD">
        <w:rPr>
          <w:rFonts w:ascii="Segoe UI" w:eastAsia="Times New Roman" w:hAnsi="Segoe UI" w:cs="Segoe UI"/>
          <w:color w:val="24292E"/>
          <w:sz w:val="24"/>
          <w:szCs w:val="24"/>
          <w:lang w:eastAsia="en-GB"/>
        </w:rPr>
        <w:t>open</w:t>
      </w:r>
      <w:proofErr w:type="gramEnd"/>
      <w:r w:rsidRPr="006F30FD">
        <w:rPr>
          <w:rFonts w:ascii="Segoe UI" w:eastAsia="Times New Roman" w:hAnsi="Segoe UI" w:cs="Segoe UI"/>
          <w:color w:val="24292E"/>
          <w:sz w:val="24"/>
          <w:szCs w:val="24"/>
          <w:lang w:eastAsia="en-GB"/>
        </w:rPr>
        <w:t xml:space="preserve"> and my heart pounded. A staff member asked me politely to exit the ride. I broke my forward gaze, looked down at my pants and shook my head. I slowly got to my feet and exited into the </w:t>
      </w:r>
      <w:proofErr w:type="gramStart"/>
      <w:r w:rsidRPr="006F30FD">
        <w:rPr>
          <w:rFonts w:ascii="Segoe UI" w:eastAsia="Times New Roman" w:hAnsi="Segoe UI" w:cs="Segoe UI"/>
          <w:color w:val="24292E"/>
          <w:sz w:val="24"/>
          <w:szCs w:val="24"/>
          <w:lang w:eastAsia="en-GB"/>
        </w:rPr>
        <w:t>sun baked</w:t>
      </w:r>
      <w:proofErr w:type="gramEnd"/>
      <w:r w:rsidRPr="006F30FD">
        <w:rPr>
          <w:rFonts w:ascii="Segoe UI" w:eastAsia="Times New Roman" w:hAnsi="Segoe UI" w:cs="Segoe UI"/>
          <w:color w:val="24292E"/>
          <w:sz w:val="24"/>
          <w:szCs w:val="24"/>
          <w:lang w:eastAsia="en-GB"/>
        </w:rPr>
        <w:t xml:space="preserve"> Warner Brothers Movie World streets. My mind began to recount everything that happened during the Superman Escape experience. I began to smile. I turned and viewed the ride, this time as a spectator. Strangely, nothing in my mind married up with </w:t>
      </w:r>
      <w:proofErr w:type="gramStart"/>
      <w:r w:rsidRPr="006F30FD">
        <w:rPr>
          <w:rFonts w:ascii="Segoe UI" w:eastAsia="Times New Roman" w:hAnsi="Segoe UI" w:cs="Segoe UI"/>
          <w:color w:val="24292E"/>
          <w:sz w:val="24"/>
          <w:szCs w:val="24"/>
          <w:lang w:eastAsia="en-GB"/>
        </w:rPr>
        <w:t>the what</w:t>
      </w:r>
      <w:proofErr w:type="gramEnd"/>
      <w:r w:rsidRPr="006F30FD">
        <w:rPr>
          <w:rFonts w:ascii="Segoe UI" w:eastAsia="Times New Roman" w:hAnsi="Segoe UI" w:cs="Segoe UI"/>
          <w:color w:val="24292E"/>
          <w:sz w:val="24"/>
          <w:szCs w:val="24"/>
          <w:lang w:eastAsia="en-GB"/>
        </w:rPr>
        <w:t xml:space="preserve"> I saw. I stood there, bemused.</w:t>
      </w:r>
    </w:p>
    <w:p w14:paraId="0BB18AFB"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My attention was distracted by a familiar voice, "Dave!", Carl said. I turned to see a jovial Carl and Matt. They were munching on chocolates bought from one of the </w:t>
      </w:r>
      <w:proofErr w:type="gramStart"/>
      <w:r w:rsidRPr="006F30FD">
        <w:rPr>
          <w:rFonts w:ascii="Segoe UI" w:eastAsia="Times New Roman" w:hAnsi="Segoe UI" w:cs="Segoe UI"/>
          <w:color w:val="24292E"/>
          <w:sz w:val="24"/>
          <w:szCs w:val="24"/>
          <w:lang w:eastAsia="en-GB"/>
        </w:rPr>
        <w:t>overly-priced</w:t>
      </w:r>
      <w:proofErr w:type="gramEnd"/>
      <w:r w:rsidRPr="006F30FD">
        <w:rPr>
          <w:rFonts w:ascii="Segoe UI" w:eastAsia="Times New Roman" w:hAnsi="Segoe UI" w:cs="Segoe UI"/>
          <w:color w:val="24292E"/>
          <w:sz w:val="24"/>
          <w:szCs w:val="24"/>
          <w:lang w:eastAsia="en-GB"/>
        </w:rPr>
        <w:t xml:space="preserve"> sweet shops. I looked </w:t>
      </w:r>
      <w:proofErr w:type="spellStart"/>
      <w:r w:rsidRPr="006F30FD">
        <w:rPr>
          <w:rFonts w:ascii="Segoe UI" w:eastAsia="Times New Roman" w:hAnsi="Segoe UI" w:cs="Segoe UI"/>
          <w:color w:val="24292E"/>
          <w:sz w:val="24"/>
          <w:szCs w:val="24"/>
          <w:lang w:eastAsia="en-GB"/>
        </w:rPr>
        <w:t>agast</w:t>
      </w:r>
      <w:proofErr w:type="spellEnd"/>
      <w:r w:rsidRPr="006F30FD">
        <w:rPr>
          <w:rFonts w:ascii="Segoe UI" w:eastAsia="Times New Roman" w:hAnsi="Segoe UI" w:cs="Segoe UI"/>
          <w:color w:val="24292E"/>
          <w:sz w:val="24"/>
          <w:szCs w:val="24"/>
          <w:lang w:eastAsia="en-GB"/>
        </w:rPr>
        <w:t xml:space="preserve"> at the </w:t>
      </w:r>
      <w:proofErr w:type="spellStart"/>
      <w:r w:rsidRPr="006F30FD">
        <w:rPr>
          <w:rFonts w:ascii="Segoe UI" w:eastAsia="Times New Roman" w:hAnsi="Segoe UI" w:cs="Segoe UI"/>
          <w:color w:val="24292E"/>
          <w:sz w:val="24"/>
          <w:szCs w:val="24"/>
          <w:lang w:eastAsia="en-GB"/>
        </w:rPr>
        <w:t>super sized</w:t>
      </w:r>
      <w:proofErr w:type="spellEnd"/>
      <w:r w:rsidRPr="006F30FD">
        <w:rPr>
          <w:rFonts w:ascii="Segoe UI" w:eastAsia="Times New Roman" w:hAnsi="Segoe UI" w:cs="Segoe UI"/>
          <w:color w:val="24292E"/>
          <w:sz w:val="24"/>
          <w:szCs w:val="24"/>
          <w:lang w:eastAsia="en-GB"/>
        </w:rPr>
        <w:t xml:space="preserve"> packets of M&amp;Ms. "How much did you pay for that?", I asked. I braced myself for a response. "Just a couple of bucks", Carl quipped. He turned his attentions to his mobile phone. "I've just had a text from Johnny. He and the lads are over at the Wet ‘n’ Wild water park. He was asking about our whereabouts. Wet and Wild, what do you think?", Carl asked. I was happy to go with the flow. The distant look on the faces of Carl and Matt indicated they </w:t>
      </w:r>
      <w:proofErr w:type="gramStart"/>
      <w:r w:rsidRPr="006F30FD">
        <w:rPr>
          <w:rFonts w:ascii="Segoe UI" w:eastAsia="Times New Roman" w:hAnsi="Segoe UI" w:cs="Segoe UI"/>
          <w:color w:val="24292E"/>
          <w:sz w:val="24"/>
          <w:szCs w:val="24"/>
          <w:lang w:eastAsia="en-GB"/>
        </w:rPr>
        <w:t>didn't</w:t>
      </w:r>
      <w:proofErr w:type="gramEnd"/>
      <w:r w:rsidRPr="006F30FD">
        <w:rPr>
          <w:rFonts w:ascii="Segoe UI" w:eastAsia="Times New Roman" w:hAnsi="Segoe UI" w:cs="Segoe UI"/>
          <w:color w:val="24292E"/>
          <w:sz w:val="24"/>
          <w:szCs w:val="24"/>
          <w:lang w:eastAsia="en-GB"/>
        </w:rPr>
        <w:t xml:space="preserve"> care. Our Warner Brother passes included entry into the water park. It was close by too. We agreed, for the sake of group unity, to meet Johnny and the rest of the "all-dayer" group.</w:t>
      </w:r>
    </w:p>
    <w:p w14:paraId="352D738F"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Wet ‘n’ Wild was nothing over and above other waterparks. What it did have, given </w:t>
      </w:r>
      <w:proofErr w:type="gramStart"/>
      <w:r w:rsidRPr="006F30FD">
        <w:rPr>
          <w:rFonts w:ascii="Segoe UI" w:eastAsia="Times New Roman" w:hAnsi="Segoe UI" w:cs="Segoe UI"/>
          <w:color w:val="24292E"/>
          <w:sz w:val="24"/>
          <w:szCs w:val="24"/>
          <w:lang w:eastAsia="en-GB"/>
        </w:rPr>
        <w:t>the its</w:t>
      </w:r>
      <w:proofErr w:type="gramEnd"/>
      <w:r w:rsidRPr="006F30FD">
        <w:rPr>
          <w:rFonts w:ascii="Segoe UI" w:eastAsia="Times New Roman" w:hAnsi="Segoe UI" w:cs="Segoe UI"/>
          <w:color w:val="24292E"/>
          <w:sz w:val="24"/>
          <w:szCs w:val="24"/>
          <w:lang w:eastAsia="en-GB"/>
        </w:rPr>
        <w:t xml:space="preserve"> tropical location, was heat, sunshine and high UV. We showed our passes, </w:t>
      </w:r>
      <w:proofErr w:type="gramStart"/>
      <w:r w:rsidRPr="006F30FD">
        <w:rPr>
          <w:rFonts w:ascii="Segoe UI" w:eastAsia="Times New Roman" w:hAnsi="Segoe UI" w:cs="Segoe UI"/>
          <w:color w:val="24292E"/>
          <w:sz w:val="24"/>
          <w:szCs w:val="24"/>
          <w:lang w:eastAsia="en-GB"/>
        </w:rPr>
        <w:t>entered</w:t>
      </w:r>
      <w:proofErr w:type="gramEnd"/>
      <w:r w:rsidRPr="006F30FD">
        <w:rPr>
          <w:rFonts w:ascii="Segoe UI" w:eastAsia="Times New Roman" w:hAnsi="Segoe UI" w:cs="Segoe UI"/>
          <w:color w:val="24292E"/>
          <w:sz w:val="24"/>
          <w:szCs w:val="24"/>
          <w:lang w:eastAsia="en-GB"/>
        </w:rPr>
        <w:t xml:space="preserve"> and headed over to the main pool. This is where most of the water slides were found. Johnny was the first to recognise us. His lairy southern accent could be heard above the sound of splashing water, aircraft, road drills. "Lads", he shouted. </w:t>
      </w:r>
      <w:r w:rsidRPr="006F30FD">
        <w:rPr>
          <w:rFonts w:ascii="Segoe UI" w:eastAsia="Times New Roman" w:hAnsi="Segoe UI" w:cs="Segoe UI"/>
          <w:color w:val="24292E"/>
          <w:sz w:val="24"/>
          <w:szCs w:val="24"/>
          <w:lang w:eastAsia="en-GB"/>
        </w:rPr>
        <w:lastRenderedPageBreak/>
        <w:t>We looked up and saw Johnny in his damp, baggy trunks looking a bit worse for wear. We walked over. "Don’t ask. Well do, but the answer is going to be:</w:t>
      </w:r>
    </w:p>
    <w:p w14:paraId="2BB70D84" w14:textId="77777777" w:rsidR="006F30FD" w:rsidRPr="006F30FD" w:rsidRDefault="006F30FD" w:rsidP="006F30FD">
      <w:pPr>
        <w:numPr>
          <w:ilvl w:val="0"/>
          <w:numId w:val="39"/>
        </w:numPr>
        <w:shd w:val="clear" w:color="auto" w:fill="FFFFFF"/>
        <w:spacing w:before="100" w:beforeAutospacing="1"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Re-apply sun cream.</w:t>
      </w:r>
    </w:p>
    <w:p w14:paraId="288E4F41" w14:textId="77777777" w:rsidR="006F30FD" w:rsidRPr="006F30FD" w:rsidRDefault="006F30FD" w:rsidP="006F30FD">
      <w:pPr>
        <w:numPr>
          <w:ilvl w:val="0"/>
          <w:numId w:val="39"/>
        </w:numPr>
        <w:shd w:val="clear" w:color="auto" w:fill="FFFFFF"/>
        <w:spacing w:before="60" w:after="100" w:afterAutospacing="1" w:line="240" w:lineRule="auto"/>
        <w:rPr>
          <w:rFonts w:ascii="Segoe UI" w:eastAsia="Times New Roman" w:hAnsi="Segoe UI" w:cs="Segoe UI"/>
          <w:color w:val="24292E"/>
          <w:sz w:val="24"/>
          <w:szCs w:val="24"/>
          <w:lang w:eastAsia="en-GB"/>
        </w:rPr>
      </w:pPr>
      <w:proofErr w:type="gramStart"/>
      <w:r w:rsidRPr="006F30FD">
        <w:rPr>
          <w:rFonts w:ascii="Segoe UI" w:eastAsia="Times New Roman" w:hAnsi="Segoe UI" w:cs="Segoe UI"/>
          <w:color w:val="24292E"/>
          <w:sz w:val="24"/>
          <w:szCs w:val="24"/>
          <w:lang w:eastAsia="en-GB"/>
        </w:rPr>
        <w:t>Don’t</w:t>
      </w:r>
      <w:proofErr w:type="gramEnd"/>
      <w:r w:rsidRPr="006F30FD">
        <w:rPr>
          <w:rFonts w:ascii="Segoe UI" w:eastAsia="Times New Roman" w:hAnsi="Segoe UI" w:cs="Segoe UI"/>
          <w:color w:val="24292E"/>
          <w:sz w:val="24"/>
          <w:szCs w:val="24"/>
          <w:lang w:eastAsia="en-GB"/>
        </w:rPr>
        <w:t xml:space="preserve"> wear sunglasses while tackling the rubber ring water slide.</w:t>
      </w:r>
    </w:p>
    <w:p w14:paraId="76834355" w14:textId="77777777" w:rsidR="006F30FD" w:rsidRPr="006F30FD" w:rsidRDefault="006F30FD" w:rsidP="006F30FD">
      <w:pPr>
        <w:numPr>
          <w:ilvl w:val="0"/>
          <w:numId w:val="39"/>
        </w:numPr>
        <w:shd w:val="clear" w:color="auto" w:fill="FFFFFF"/>
        <w:spacing w:before="60"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Don't drink and </w:t>
      </w:r>
      <w:proofErr w:type="gramStart"/>
      <w:r w:rsidRPr="006F30FD">
        <w:rPr>
          <w:rFonts w:ascii="Segoe UI" w:eastAsia="Times New Roman" w:hAnsi="Segoe UI" w:cs="Segoe UI"/>
          <w:color w:val="24292E"/>
          <w:sz w:val="24"/>
          <w:szCs w:val="24"/>
          <w:lang w:eastAsia="en-GB"/>
        </w:rPr>
        <w:t>slide</w:t>
      </w:r>
      <w:proofErr w:type="gramEnd"/>
    </w:p>
    <w:p w14:paraId="24BB021A"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Johnny said.</w:t>
      </w:r>
    </w:p>
    <w:p w14:paraId="354C5A6A"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The rest of the lads looked rested. They took a strategic sleep on shaded sun loungers, saving themselves for the night ahead. "Well, I’m tired from all the standing and queueing I’ve experienced today" Carl said. Matt and I concurred. "Right, we’ll see you back at the hotel Johnny", Carl continued.</w:t>
      </w:r>
    </w:p>
    <w:p w14:paraId="4D356C79"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The night kicked off, as it did in the morning, with everyone assembled in the hotel lobby. After a quick chat with the </w:t>
      </w:r>
      <w:proofErr w:type="gramStart"/>
      <w:r w:rsidRPr="006F30FD">
        <w:rPr>
          <w:rFonts w:ascii="Segoe UI" w:eastAsia="Times New Roman" w:hAnsi="Segoe UI" w:cs="Segoe UI"/>
          <w:color w:val="24292E"/>
          <w:sz w:val="24"/>
          <w:szCs w:val="24"/>
          <w:lang w:eastAsia="en-GB"/>
        </w:rPr>
        <w:t>group</w:t>
      </w:r>
      <w:proofErr w:type="gramEnd"/>
      <w:r w:rsidRPr="006F30FD">
        <w:rPr>
          <w:rFonts w:ascii="Segoe UI" w:eastAsia="Times New Roman" w:hAnsi="Segoe UI" w:cs="Segoe UI"/>
          <w:color w:val="24292E"/>
          <w:sz w:val="24"/>
          <w:szCs w:val="24"/>
          <w:lang w:eastAsia="en-GB"/>
        </w:rPr>
        <w:t xml:space="preserve"> it was decided we would take a relaxed approach to the night ahead. With that, we walked </w:t>
      </w:r>
      <w:proofErr w:type="spellStart"/>
      <w:r w:rsidRPr="006F30FD">
        <w:rPr>
          <w:rFonts w:ascii="Segoe UI" w:eastAsia="Times New Roman" w:hAnsi="Segoe UI" w:cs="Segoe UI"/>
          <w:color w:val="24292E"/>
          <w:sz w:val="24"/>
          <w:szCs w:val="24"/>
          <w:lang w:eastAsia="en-GB"/>
        </w:rPr>
        <w:t>en</w:t>
      </w:r>
      <w:proofErr w:type="spellEnd"/>
      <w:r w:rsidRPr="006F30FD">
        <w:rPr>
          <w:rFonts w:ascii="Segoe UI" w:eastAsia="Times New Roman" w:hAnsi="Segoe UI" w:cs="Segoe UI"/>
          <w:color w:val="24292E"/>
          <w:sz w:val="24"/>
          <w:szCs w:val="24"/>
          <w:lang w:eastAsia="en-GB"/>
        </w:rPr>
        <w:t xml:space="preserve"> mass to the high street. We stopped at the first bar with an outdoor seating area and comfy chairs. </w:t>
      </w:r>
      <w:proofErr w:type="gramStart"/>
      <w:r w:rsidRPr="006F30FD">
        <w:rPr>
          <w:rFonts w:ascii="Segoe UI" w:eastAsia="Times New Roman" w:hAnsi="Segoe UI" w:cs="Segoe UI"/>
          <w:color w:val="24292E"/>
          <w:sz w:val="24"/>
          <w:szCs w:val="24"/>
          <w:lang w:eastAsia="en-GB"/>
        </w:rPr>
        <w:t>A number of</w:t>
      </w:r>
      <w:proofErr w:type="gramEnd"/>
      <w:r w:rsidRPr="006F30FD">
        <w:rPr>
          <w:rFonts w:ascii="Segoe UI" w:eastAsia="Times New Roman" w:hAnsi="Segoe UI" w:cs="Segoe UI"/>
          <w:color w:val="24292E"/>
          <w:sz w:val="24"/>
          <w:szCs w:val="24"/>
          <w:lang w:eastAsia="en-GB"/>
        </w:rPr>
        <w:t xml:space="preserve"> the lads took a good look around before taking a seat. Their other halves had explicitly told them what they can and </w:t>
      </w:r>
      <w:proofErr w:type="gramStart"/>
      <w:r w:rsidRPr="006F30FD">
        <w:rPr>
          <w:rFonts w:ascii="Segoe UI" w:eastAsia="Times New Roman" w:hAnsi="Segoe UI" w:cs="Segoe UI"/>
          <w:color w:val="24292E"/>
          <w:sz w:val="24"/>
          <w:szCs w:val="24"/>
          <w:lang w:eastAsia="en-GB"/>
        </w:rPr>
        <w:t>can't</w:t>
      </w:r>
      <w:proofErr w:type="gramEnd"/>
      <w:r w:rsidRPr="006F30FD">
        <w:rPr>
          <w:rFonts w:ascii="Segoe UI" w:eastAsia="Times New Roman" w:hAnsi="Segoe UI" w:cs="Segoe UI"/>
          <w:color w:val="24292E"/>
          <w:sz w:val="24"/>
          <w:szCs w:val="24"/>
          <w:lang w:eastAsia="en-GB"/>
        </w:rPr>
        <w:t xml:space="preserve"> do on this trip. The people in long term relationships e.g., Andy, </w:t>
      </w:r>
      <w:proofErr w:type="gramStart"/>
      <w:r w:rsidRPr="006F30FD">
        <w:rPr>
          <w:rFonts w:ascii="Segoe UI" w:eastAsia="Times New Roman" w:hAnsi="Segoe UI" w:cs="Segoe UI"/>
          <w:color w:val="24292E"/>
          <w:sz w:val="24"/>
          <w:szCs w:val="24"/>
          <w:lang w:eastAsia="en-GB"/>
        </w:rPr>
        <w:t>Johnny</w:t>
      </w:r>
      <w:proofErr w:type="gramEnd"/>
      <w:r w:rsidRPr="006F30FD">
        <w:rPr>
          <w:rFonts w:ascii="Segoe UI" w:eastAsia="Times New Roman" w:hAnsi="Segoe UI" w:cs="Segoe UI"/>
          <w:color w:val="24292E"/>
          <w:sz w:val="24"/>
          <w:szCs w:val="24"/>
          <w:lang w:eastAsia="en-GB"/>
        </w:rPr>
        <w:t xml:space="preserve"> and Carl, seemed the most at ease.</w:t>
      </w:r>
    </w:p>
    <w:p w14:paraId="158F413D"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Carl, known for his womanising, jocular comments, had one eye on his drink and another on any unsuspecting female passer-by. His degrading, womanising comments were taken with a pinch of salt. He </w:t>
      </w:r>
      <w:proofErr w:type="gramStart"/>
      <w:r w:rsidRPr="006F30FD">
        <w:rPr>
          <w:rFonts w:ascii="Segoe UI" w:eastAsia="Times New Roman" w:hAnsi="Segoe UI" w:cs="Segoe UI"/>
          <w:color w:val="24292E"/>
          <w:sz w:val="24"/>
          <w:szCs w:val="24"/>
          <w:lang w:eastAsia="en-GB"/>
        </w:rPr>
        <w:t>wouldn’t</w:t>
      </w:r>
      <w:proofErr w:type="gramEnd"/>
      <w:r w:rsidRPr="006F30FD">
        <w:rPr>
          <w:rFonts w:ascii="Segoe UI" w:eastAsia="Times New Roman" w:hAnsi="Segoe UI" w:cs="Segoe UI"/>
          <w:color w:val="24292E"/>
          <w:sz w:val="24"/>
          <w:szCs w:val="24"/>
          <w:lang w:eastAsia="en-GB"/>
        </w:rPr>
        <w:t xml:space="preserve"> dare comment in the same manner if his girlfriend was present. In male company Carl would add mannerisms to assert his alpha status. Sniffing the air and gesticulating with the tongue were hallmark Carl-isms. I admittedly laughed along, even though I felt uneasy with the sexist jokes. Andy was giggling along like a Hyena, which cajoled Carl further.</w:t>
      </w:r>
    </w:p>
    <w:p w14:paraId="33C68E7D"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Johnny, the </w:t>
      </w:r>
      <w:proofErr w:type="spellStart"/>
      <w:r w:rsidRPr="006F30FD">
        <w:rPr>
          <w:rFonts w:ascii="Segoe UI" w:eastAsia="Times New Roman" w:hAnsi="Segoe UI" w:cs="Segoe UI"/>
          <w:color w:val="24292E"/>
          <w:sz w:val="24"/>
          <w:szCs w:val="24"/>
          <w:lang w:eastAsia="en-GB"/>
        </w:rPr>
        <w:t>self assigned</w:t>
      </w:r>
      <w:proofErr w:type="spellEnd"/>
      <w:r w:rsidRPr="006F30FD">
        <w:rPr>
          <w:rFonts w:ascii="Segoe UI" w:eastAsia="Times New Roman" w:hAnsi="Segoe UI" w:cs="Segoe UI"/>
          <w:color w:val="24292E"/>
          <w:sz w:val="24"/>
          <w:szCs w:val="24"/>
          <w:lang w:eastAsia="en-GB"/>
        </w:rPr>
        <w:t xml:space="preserve"> group leader, was deeply involved in conversation with his friends. He appeared uneasy. Understandable, given his group leader role. Finding the correct moment to move to the next pub requires logistical skills. I think most of us could have sat in the same pub until closing time, such was the relaxed environment. Johnny had other </w:t>
      </w:r>
      <w:proofErr w:type="gramStart"/>
      <w:r w:rsidRPr="006F30FD">
        <w:rPr>
          <w:rFonts w:ascii="Segoe UI" w:eastAsia="Times New Roman" w:hAnsi="Segoe UI" w:cs="Segoe UI"/>
          <w:color w:val="24292E"/>
          <w:sz w:val="24"/>
          <w:szCs w:val="24"/>
          <w:lang w:eastAsia="en-GB"/>
        </w:rPr>
        <w:t>ideas,</w:t>
      </w:r>
      <w:proofErr w:type="gramEnd"/>
      <w:r w:rsidRPr="006F30FD">
        <w:rPr>
          <w:rFonts w:ascii="Segoe UI" w:eastAsia="Times New Roman" w:hAnsi="Segoe UI" w:cs="Segoe UI"/>
          <w:color w:val="24292E"/>
          <w:sz w:val="24"/>
          <w:szCs w:val="24"/>
          <w:lang w:eastAsia="en-GB"/>
        </w:rPr>
        <w:t xml:space="preserve"> his ideal night wasn’t a relaxed one. He wanted to experience the high energy of the night club. Johnny got to his feet, rubbed his </w:t>
      </w:r>
      <w:proofErr w:type="gramStart"/>
      <w:r w:rsidRPr="006F30FD">
        <w:rPr>
          <w:rFonts w:ascii="Segoe UI" w:eastAsia="Times New Roman" w:hAnsi="Segoe UI" w:cs="Segoe UI"/>
          <w:color w:val="24292E"/>
          <w:sz w:val="24"/>
          <w:szCs w:val="24"/>
          <w:lang w:eastAsia="en-GB"/>
        </w:rPr>
        <w:t>hands</w:t>
      </w:r>
      <w:proofErr w:type="gramEnd"/>
      <w:r w:rsidRPr="006F30FD">
        <w:rPr>
          <w:rFonts w:ascii="Segoe UI" w:eastAsia="Times New Roman" w:hAnsi="Segoe UI" w:cs="Segoe UI"/>
          <w:color w:val="24292E"/>
          <w:sz w:val="24"/>
          <w:szCs w:val="24"/>
          <w:lang w:eastAsia="en-GB"/>
        </w:rPr>
        <w:t xml:space="preserve"> and exercised his jaw muscles. "Right lads. Drink up, we’re moving.", he said. "Where to?", Carl frustratingly replied. "Well, we could sit around here, scratch our </w:t>
      </w:r>
      <w:proofErr w:type="gramStart"/>
      <w:r w:rsidRPr="006F30FD">
        <w:rPr>
          <w:rFonts w:ascii="Segoe UI" w:eastAsia="Times New Roman" w:hAnsi="Segoe UI" w:cs="Segoe UI"/>
          <w:color w:val="24292E"/>
          <w:sz w:val="24"/>
          <w:szCs w:val="24"/>
          <w:lang w:eastAsia="en-GB"/>
        </w:rPr>
        <w:t>arses</w:t>
      </w:r>
      <w:proofErr w:type="gramEnd"/>
      <w:r w:rsidRPr="006F30FD">
        <w:rPr>
          <w:rFonts w:ascii="Segoe UI" w:eastAsia="Times New Roman" w:hAnsi="Segoe UI" w:cs="Segoe UI"/>
          <w:color w:val="24292E"/>
          <w:sz w:val="24"/>
          <w:szCs w:val="24"/>
          <w:lang w:eastAsia="en-GB"/>
        </w:rPr>
        <w:t xml:space="preserve"> and make it back to the hotel. Or we could liven the night up and get our </w:t>
      </w:r>
      <w:proofErr w:type="spellStart"/>
      <w:r w:rsidRPr="006F30FD">
        <w:rPr>
          <w:rFonts w:ascii="Segoe UI" w:eastAsia="Times New Roman" w:hAnsi="Segoe UI" w:cs="Segoe UI"/>
          <w:color w:val="24292E"/>
          <w:sz w:val="24"/>
          <w:szCs w:val="24"/>
          <w:lang w:eastAsia="en-GB"/>
        </w:rPr>
        <w:t>boogy</w:t>
      </w:r>
      <w:proofErr w:type="spellEnd"/>
      <w:r w:rsidRPr="006F30FD">
        <w:rPr>
          <w:rFonts w:ascii="Segoe UI" w:eastAsia="Times New Roman" w:hAnsi="Segoe UI" w:cs="Segoe UI"/>
          <w:color w:val="24292E"/>
          <w:sz w:val="24"/>
          <w:szCs w:val="24"/>
          <w:lang w:eastAsia="en-GB"/>
        </w:rPr>
        <w:t xml:space="preserve"> on at some </w:t>
      </w:r>
      <w:proofErr w:type="spellStart"/>
      <w:r w:rsidRPr="006F30FD">
        <w:rPr>
          <w:rFonts w:ascii="Segoe UI" w:eastAsia="Times New Roman" w:hAnsi="Segoe UI" w:cs="Segoe UI"/>
          <w:color w:val="24292E"/>
          <w:sz w:val="24"/>
          <w:szCs w:val="24"/>
          <w:lang w:eastAsia="en-GB"/>
        </w:rPr>
        <w:t>debaucherous</w:t>
      </w:r>
      <w:proofErr w:type="spellEnd"/>
      <w:r w:rsidRPr="006F30FD">
        <w:rPr>
          <w:rFonts w:ascii="Segoe UI" w:eastAsia="Times New Roman" w:hAnsi="Segoe UI" w:cs="Segoe UI"/>
          <w:color w:val="24292E"/>
          <w:sz w:val="24"/>
          <w:szCs w:val="24"/>
          <w:lang w:eastAsia="en-GB"/>
        </w:rPr>
        <w:t xml:space="preserve"> club setting.", Johnny retorted. I read Carl’s frustration. The rest of the group looked towards Carl. "Come on Carl, it won’t be that bad.", Andy advised. Carl looked to me, quickly looked round, then whispered his intended next move. "There’s a </w:t>
      </w:r>
      <w:proofErr w:type="spellStart"/>
      <w:r w:rsidRPr="006F30FD">
        <w:rPr>
          <w:rFonts w:ascii="Segoe UI" w:eastAsia="Times New Roman" w:hAnsi="Segoe UI" w:cs="Segoe UI"/>
          <w:color w:val="24292E"/>
          <w:sz w:val="24"/>
          <w:szCs w:val="24"/>
          <w:lang w:eastAsia="en-GB"/>
        </w:rPr>
        <w:t>descheveled</w:t>
      </w:r>
      <w:proofErr w:type="spellEnd"/>
      <w:r w:rsidRPr="006F30FD">
        <w:rPr>
          <w:rFonts w:ascii="Segoe UI" w:eastAsia="Times New Roman" w:hAnsi="Segoe UI" w:cs="Segoe UI"/>
          <w:color w:val="24292E"/>
          <w:sz w:val="24"/>
          <w:szCs w:val="24"/>
          <w:lang w:eastAsia="en-GB"/>
        </w:rPr>
        <w:t xml:space="preserve"> strip club that I saw a couple of blocks away, what do you say?", he asked. He winked, and gesticulated. I paused for </w:t>
      </w:r>
      <w:r w:rsidRPr="006F30FD">
        <w:rPr>
          <w:rFonts w:ascii="Segoe UI" w:eastAsia="Times New Roman" w:hAnsi="Segoe UI" w:cs="Segoe UI"/>
          <w:color w:val="24292E"/>
          <w:sz w:val="24"/>
          <w:szCs w:val="24"/>
          <w:lang w:eastAsia="en-GB"/>
        </w:rPr>
        <w:lastRenderedPageBreak/>
        <w:t xml:space="preserve">thought. I felt indebted to Carl. </w:t>
      </w:r>
      <w:proofErr w:type="gramStart"/>
      <w:r w:rsidRPr="006F30FD">
        <w:rPr>
          <w:rFonts w:ascii="Segoe UI" w:eastAsia="Times New Roman" w:hAnsi="Segoe UI" w:cs="Segoe UI"/>
          <w:color w:val="24292E"/>
          <w:sz w:val="24"/>
          <w:szCs w:val="24"/>
          <w:lang w:eastAsia="en-GB"/>
        </w:rPr>
        <w:t>He’d</w:t>
      </w:r>
      <w:proofErr w:type="gramEnd"/>
      <w:r w:rsidRPr="006F30FD">
        <w:rPr>
          <w:rFonts w:ascii="Segoe UI" w:eastAsia="Times New Roman" w:hAnsi="Segoe UI" w:cs="Segoe UI"/>
          <w:color w:val="24292E"/>
          <w:sz w:val="24"/>
          <w:szCs w:val="24"/>
          <w:lang w:eastAsia="en-GB"/>
        </w:rPr>
        <w:t xml:space="preserve"> been the most reliable mate I knew in the short time I had been in Australia. I made the choice to abandon the rest of the group, even if it meant upsetting them. This was </w:t>
      </w:r>
      <w:proofErr w:type="gramStart"/>
      <w:r w:rsidRPr="006F30FD">
        <w:rPr>
          <w:rFonts w:ascii="Segoe UI" w:eastAsia="Times New Roman" w:hAnsi="Segoe UI" w:cs="Segoe UI"/>
          <w:color w:val="24292E"/>
          <w:sz w:val="24"/>
          <w:szCs w:val="24"/>
          <w:lang w:eastAsia="en-GB"/>
        </w:rPr>
        <w:t>more preferable</w:t>
      </w:r>
      <w:proofErr w:type="gramEnd"/>
      <w:r w:rsidRPr="006F30FD">
        <w:rPr>
          <w:rFonts w:ascii="Segoe UI" w:eastAsia="Times New Roman" w:hAnsi="Segoe UI" w:cs="Segoe UI"/>
          <w:color w:val="24292E"/>
          <w:sz w:val="24"/>
          <w:szCs w:val="24"/>
          <w:lang w:eastAsia="en-GB"/>
        </w:rPr>
        <w:t xml:space="preserve"> than upsetting Carl, that I knew hated the club scene. Johnny </w:t>
      </w:r>
      <w:proofErr w:type="gramStart"/>
      <w:r w:rsidRPr="006F30FD">
        <w:rPr>
          <w:rFonts w:ascii="Segoe UI" w:eastAsia="Times New Roman" w:hAnsi="Segoe UI" w:cs="Segoe UI"/>
          <w:color w:val="24292E"/>
          <w:sz w:val="24"/>
          <w:szCs w:val="24"/>
          <w:lang w:eastAsia="en-GB"/>
        </w:rPr>
        <w:t>didn’t</w:t>
      </w:r>
      <w:proofErr w:type="gramEnd"/>
      <w:r w:rsidRPr="006F30FD">
        <w:rPr>
          <w:rFonts w:ascii="Segoe UI" w:eastAsia="Times New Roman" w:hAnsi="Segoe UI" w:cs="Segoe UI"/>
          <w:color w:val="24292E"/>
          <w:sz w:val="24"/>
          <w:szCs w:val="24"/>
          <w:lang w:eastAsia="en-GB"/>
        </w:rPr>
        <w:t xml:space="preserve"> seem too bothered being rejected by Carl.</w:t>
      </w:r>
    </w:p>
    <w:p w14:paraId="63551644"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Johnny and Carl amicably went their separate ways. Having only consumed a few beers, Carl and I were all but sober by the time we made it to the entrance of the </w:t>
      </w:r>
      <w:proofErr w:type="gramStart"/>
      <w:r w:rsidRPr="006F30FD">
        <w:rPr>
          <w:rFonts w:ascii="Segoe UI" w:eastAsia="Times New Roman" w:hAnsi="Segoe UI" w:cs="Segoe UI"/>
          <w:color w:val="24292E"/>
          <w:sz w:val="24"/>
          <w:szCs w:val="24"/>
          <w:lang w:eastAsia="en-GB"/>
        </w:rPr>
        <w:t>gentlemen's club</w:t>
      </w:r>
      <w:proofErr w:type="gramEnd"/>
      <w:r w:rsidRPr="006F30FD">
        <w:rPr>
          <w:rFonts w:ascii="Segoe UI" w:eastAsia="Times New Roman" w:hAnsi="Segoe UI" w:cs="Segoe UI"/>
          <w:color w:val="24292E"/>
          <w:sz w:val="24"/>
          <w:szCs w:val="24"/>
          <w:lang w:eastAsia="en-GB"/>
        </w:rPr>
        <w:t xml:space="preserve">. Like many strip clubs in the UK, the entrance was unassuming. There was very little to indicate what went on behind these closed doors. In many ways it added to the tease that these dives portrayed. We made our way past the bouncers and immediately into the dark reception area. It was here that a frantic and confident lady asked us for id and entrance fee. I could sense that Carl was excited. The sudden rush of blood made Carl more charitable. He was happy to pay my entrance fee. I looked towards the set of doors that separated us from the bar area. Carl carefully pushed the door. We looked at each other, towards the empty stage and then towards the empty bar. "Right, while the entertainment is readied, let’s get royally ratted!", Carl exclaimed. I smiled, </w:t>
      </w:r>
      <w:proofErr w:type="gramStart"/>
      <w:r w:rsidRPr="006F30FD">
        <w:rPr>
          <w:rFonts w:ascii="Segoe UI" w:eastAsia="Times New Roman" w:hAnsi="Segoe UI" w:cs="Segoe UI"/>
          <w:color w:val="24292E"/>
          <w:sz w:val="24"/>
          <w:szCs w:val="24"/>
          <w:lang w:eastAsia="en-GB"/>
        </w:rPr>
        <w:t>nodded</w:t>
      </w:r>
      <w:proofErr w:type="gramEnd"/>
      <w:r w:rsidRPr="006F30FD">
        <w:rPr>
          <w:rFonts w:ascii="Segoe UI" w:eastAsia="Times New Roman" w:hAnsi="Segoe UI" w:cs="Segoe UI"/>
          <w:color w:val="24292E"/>
          <w:sz w:val="24"/>
          <w:szCs w:val="24"/>
          <w:lang w:eastAsia="en-GB"/>
        </w:rPr>
        <w:t xml:space="preserve"> and accompanied him to the bar area. "2 Yaeger bombs please", he said. They arrived swiftly. We clinked and consumed. After the fifth round of drinks the mood in the club changed. It was like a scene from a Michael Jackson music video. The dancer’s stage lit up.</w:t>
      </w:r>
    </w:p>
    <w:p w14:paraId="52442C22"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The modern, upbeat music pounded, shaking the club's foundations and its admirers. My eyes focussed on the criss-cross of multicolour stage lights that scanned the dancefloor. This was the first tease, making the punters purposefully wait. It felt like an eternity, but then, with perfect timing, there she was. I immediately craved for her, being sexually attracted to curvaceous women with large breasts. Unfortunately, the size of the dancer's breasts encumbered her routine. I turned to Carl, winked, </w:t>
      </w:r>
      <w:proofErr w:type="gramStart"/>
      <w:r w:rsidRPr="006F30FD">
        <w:rPr>
          <w:rFonts w:ascii="Segoe UI" w:eastAsia="Times New Roman" w:hAnsi="Segoe UI" w:cs="Segoe UI"/>
          <w:color w:val="24292E"/>
          <w:sz w:val="24"/>
          <w:szCs w:val="24"/>
          <w:lang w:eastAsia="en-GB"/>
        </w:rPr>
        <w:t>smiled</w:t>
      </w:r>
      <w:proofErr w:type="gramEnd"/>
      <w:r w:rsidRPr="006F30FD">
        <w:rPr>
          <w:rFonts w:ascii="Segoe UI" w:eastAsia="Times New Roman" w:hAnsi="Segoe UI" w:cs="Segoe UI"/>
          <w:color w:val="24292E"/>
          <w:sz w:val="24"/>
          <w:szCs w:val="24"/>
          <w:lang w:eastAsia="en-GB"/>
        </w:rPr>
        <w:t xml:space="preserve"> and nodded, indicating I was enjoying the show. He looked at me with wide eyes and gesticulations. I laughed and watched the dance floor. When the show girl </w:t>
      </w:r>
      <w:proofErr w:type="gramStart"/>
      <w:r w:rsidRPr="006F30FD">
        <w:rPr>
          <w:rFonts w:ascii="Segoe UI" w:eastAsia="Times New Roman" w:hAnsi="Segoe UI" w:cs="Segoe UI"/>
          <w:color w:val="24292E"/>
          <w:sz w:val="24"/>
          <w:szCs w:val="24"/>
          <w:lang w:eastAsia="en-GB"/>
        </w:rPr>
        <w:t>finished</w:t>
      </w:r>
      <w:proofErr w:type="gramEnd"/>
      <w:r w:rsidRPr="006F30FD">
        <w:rPr>
          <w:rFonts w:ascii="Segoe UI" w:eastAsia="Times New Roman" w:hAnsi="Segoe UI" w:cs="Segoe UI"/>
          <w:color w:val="24292E"/>
          <w:sz w:val="24"/>
          <w:szCs w:val="24"/>
          <w:lang w:eastAsia="en-GB"/>
        </w:rPr>
        <w:t xml:space="preserve"> she walked towards us. I glanced at Carl, looked in the show girl’s direction. "I need to get a private dance with her", I said. I quickly got her attention. "Hey, how much for a private dance?", I asked. I </w:t>
      </w:r>
      <w:proofErr w:type="gramStart"/>
      <w:r w:rsidRPr="006F30FD">
        <w:rPr>
          <w:rFonts w:ascii="Segoe UI" w:eastAsia="Times New Roman" w:hAnsi="Segoe UI" w:cs="Segoe UI"/>
          <w:color w:val="24292E"/>
          <w:sz w:val="24"/>
          <w:szCs w:val="24"/>
          <w:lang w:eastAsia="en-GB"/>
        </w:rPr>
        <w:t>hadn’t</w:t>
      </w:r>
      <w:proofErr w:type="gramEnd"/>
      <w:r w:rsidRPr="006F30FD">
        <w:rPr>
          <w:rFonts w:ascii="Segoe UI" w:eastAsia="Times New Roman" w:hAnsi="Segoe UI" w:cs="Segoe UI"/>
          <w:color w:val="24292E"/>
          <w:sz w:val="24"/>
          <w:szCs w:val="24"/>
          <w:lang w:eastAsia="en-GB"/>
        </w:rPr>
        <w:t xml:space="preserve"> been so concise in my life. She replied with a price list for: short, medium, long. I demanded the lengthiest.</w:t>
      </w:r>
    </w:p>
    <w:p w14:paraId="1C5DF0BE"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Carl walked away as I handed over the money. She asked me to sit back and relax. Out the corner of my eye I watched her undress. Carl walked past, hand in hand with another show girl. GG, probably a reference to her bra size, forced her enormous breasts into my face. Knowing how strip clubs operate, I knew to look but not touch. It was difficult. I was aroused. I touched GG carefully, caressing her breasts. </w:t>
      </w:r>
      <w:proofErr w:type="gramStart"/>
      <w:r w:rsidRPr="006F30FD">
        <w:rPr>
          <w:rFonts w:ascii="Segoe UI" w:eastAsia="Times New Roman" w:hAnsi="Segoe UI" w:cs="Segoe UI"/>
          <w:color w:val="24292E"/>
          <w:sz w:val="24"/>
          <w:szCs w:val="24"/>
          <w:lang w:eastAsia="en-GB"/>
        </w:rPr>
        <w:t>Thankfully</w:t>
      </w:r>
      <w:proofErr w:type="gramEnd"/>
      <w:r w:rsidRPr="006F30FD">
        <w:rPr>
          <w:rFonts w:ascii="Segoe UI" w:eastAsia="Times New Roman" w:hAnsi="Segoe UI" w:cs="Segoe UI"/>
          <w:color w:val="24292E"/>
          <w:sz w:val="24"/>
          <w:szCs w:val="24"/>
          <w:lang w:eastAsia="en-GB"/>
        </w:rPr>
        <w:t xml:space="preserve"> there was no </w:t>
      </w:r>
      <w:proofErr w:type="spellStart"/>
      <w:r w:rsidRPr="006F30FD">
        <w:rPr>
          <w:rFonts w:ascii="Segoe UI" w:eastAsia="Times New Roman" w:hAnsi="Segoe UI" w:cs="Segoe UI"/>
          <w:color w:val="24292E"/>
          <w:sz w:val="24"/>
          <w:szCs w:val="24"/>
          <w:lang w:eastAsia="en-GB"/>
        </w:rPr>
        <w:t>resistence</w:t>
      </w:r>
      <w:proofErr w:type="spellEnd"/>
      <w:r w:rsidRPr="006F30FD">
        <w:rPr>
          <w:rFonts w:ascii="Segoe UI" w:eastAsia="Times New Roman" w:hAnsi="Segoe UI" w:cs="Segoe UI"/>
          <w:color w:val="24292E"/>
          <w:sz w:val="24"/>
          <w:szCs w:val="24"/>
          <w:lang w:eastAsia="en-GB"/>
        </w:rPr>
        <w:t>. I knew it was a tease, but it was one of most stimulating I had experienced in my life. I had to curtail my sexual intentions and treat GG as a I would any professional who had their breasts rubbing against my face.</w:t>
      </w:r>
    </w:p>
    <w:p w14:paraId="5AE95B13"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lastRenderedPageBreak/>
        <w:t xml:space="preserve">When the strip tease </w:t>
      </w:r>
      <w:proofErr w:type="gramStart"/>
      <w:r w:rsidRPr="006F30FD">
        <w:rPr>
          <w:rFonts w:ascii="Segoe UI" w:eastAsia="Times New Roman" w:hAnsi="Segoe UI" w:cs="Segoe UI"/>
          <w:color w:val="24292E"/>
          <w:sz w:val="24"/>
          <w:szCs w:val="24"/>
          <w:lang w:eastAsia="en-GB"/>
        </w:rPr>
        <w:t>finished</w:t>
      </w:r>
      <w:proofErr w:type="gramEnd"/>
      <w:r w:rsidRPr="006F30FD">
        <w:rPr>
          <w:rFonts w:ascii="Segoe UI" w:eastAsia="Times New Roman" w:hAnsi="Segoe UI" w:cs="Segoe UI"/>
          <w:color w:val="24292E"/>
          <w:sz w:val="24"/>
          <w:szCs w:val="24"/>
          <w:lang w:eastAsia="en-GB"/>
        </w:rPr>
        <w:t xml:space="preserve"> I walked contentedly to the bar area to find Carl. I chuckled. He walked past me again, this time </w:t>
      </w:r>
      <w:proofErr w:type="gramStart"/>
      <w:r w:rsidRPr="006F30FD">
        <w:rPr>
          <w:rFonts w:ascii="Segoe UI" w:eastAsia="Times New Roman" w:hAnsi="Segoe UI" w:cs="Segoe UI"/>
          <w:color w:val="24292E"/>
          <w:sz w:val="24"/>
          <w:szCs w:val="24"/>
          <w:lang w:eastAsia="en-GB"/>
        </w:rPr>
        <w:t>hand-in-hand</w:t>
      </w:r>
      <w:proofErr w:type="gramEnd"/>
      <w:r w:rsidRPr="006F30FD">
        <w:rPr>
          <w:rFonts w:ascii="Segoe UI" w:eastAsia="Times New Roman" w:hAnsi="Segoe UI" w:cs="Segoe UI"/>
          <w:color w:val="24292E"/>
          <w:sz w:val="24"/>
          <w:szCs w:val="24"/>
          <w:lang w:eastAsia="en-GB"/>
        </w:rPr>
        <w:t xml:space="preserve"> with show girl number 2. I ordered a beer and looked towards the dance floor. I assessed the breadth of talent that appeared on stage. I was satisfied. My expectations were surpassed by the private dance with GG. My drink was reaching empty as Carl returned. He had a big smile plastered across his face. "I'm knackered", he said, nodding and winking. "Fancy making a move?", he added.</w:t>
      </w:r>
    </w:p>
    <w:p w14:paraId="4557CEA1"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A common event at the end of a night out, was a visit to the kebab house. Thankfully, Surfers Paradise catered for the late-night-eat-seeker's needs with an abundance of takeaways situated on the boulevard. Given the early hour and number of drunk people on the street, it was always going to be </w:t>
      </w:r>
      <w:proofErr w:type="gramStart"/>
      <w:r w:rsidRPr="006F30FD">
        <w:rPr>
          <w:rFonts w:ascii="Segoe UI" w:eastAsia="Times New Roman" w:hAnsi="Segoe UI" w:cs="Segoe UI"/>
          <w:color w:val="24292E"/>
          <w:sz w:val="24"/>
          <w:szCs w:val="24"/>
          <w:lang w:eastAsia="en-GB"/>
        </w:rPr>
        <w:t>a dicey</w:t>
      </w:r>
      <w:proofErr w:type="gramEnd"/>
      <w:r w:rsidRPr="006F30FD">
        <w:rPr>
          <w:rFonts w:ascii="Segoe UI" w:eastAsia="Times New Roman" w:hAnsi="Segoe UI" w:cs="Segoe UI"/>
          <w:color w:val="24292E"/>
          <w:sz w:val="24"/>
          <w:szCs w:val="24"/>
          <w:lang w:eastAsia="en-GB"/>
        </w:rPr>
        <w:t xml:space="preserve">. Carl and I witnessed random fights break out. Their ferocity took us by surprise. We thankfully avoided the </w:t>
      </w:r>
      <w:proofErr w:type="spellStart"/>
      <w:proofErr w:type="gramStart"/>
      <w:r w:rsidRPr="006F30FD">
        <w:rPr>
          <w:rFonts w:ascii="Segoe UI" w:eastAsia="Times New Roman" w:hAnsi="Segoe UI" w:cs="Segoe UI"/>
          <w:color w:val="24292E"/>
          <w:sz w:val="24"/>
          <w:szCs w:val="24"/>
          <w:lang w:eastAsia="en-GB"/>
        </w:rPr>
        <w:t>mele</w:t>
      </w:r>
      <w:proofErr w:type="spellEnd"/>
      <w:r w:rsidRPr="006F30FD">
        <w:rPr>
          <w:rFonts w:ascii="Segoe UI" w:eastAsia="Times New Roman" w:hAnsi="Segoe UI" w:cs="Segoe UI"/>
          <w:color w:val="24292E"/>
          <w:sz w:val="24"/>
          <w:szCs w:val="24"/>
          <w:lang w:eastAsia="en-GB"/>
        </w:rPr>
        <w:t>, but</w:t>
      </w:r>
      <w:proofErr w:type="gramEnd"/>
      <w:r w:rsidRPr="006F30FD">
        <w:rPr>
          <w:rFonts w:ascii="Segoe UI" w:eastAsia="Times New Roman" w:hAnsi="Segoe UI" w:cs="Segoe UI"/>
          <w:color w:val="24292E"/>
          <w:sz w:val="24"/>
          <w:szCs w:val="24"/>
          <w:lang w:eastAsia="en-GB"/>
        </w:rPr>
        <w:t xml:space="preserve"> couldn't avoid kebab sauce spilling onto our attire.</w:t>
      </w:r>
    </w:p>
    <w:p w14:paraId="549ED173"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The next morning, </w:t>
      </w:r>
      <w:proofErr w:type="spellStart"/>
      <w:r w:rsidRPr="006F30FD">
        <w:rPr>
          <w:rFonts w:ascii="Segoe UI" w:eastAsia="Times New Roman" w:hAnsi="Segoe UI" w:cs="Segoe UI"/>
          <w:color w:val="24292E"/>
          <w:sz w:val="24"/>
          <w:szCs w:val="24"/>
          <w:lang w:eastAsia="en-GB"/>
        </w:rPr>
        <w:t>everyones</w:t>
      </w:r>
      <w:proofErr w:type="spellEnd"/>
      <w:r w:rsidRPr="006F30FD">
        <w:rPr>
          <w:rFonts w:ascii="Segoe UI" w:eastAsia="Times New Roman" w:hAnsi="Segoe UI" w:cs="Segoe UI"/>
          <w:color w:val="24292E"/>
          <w:sz w:val="24"/>
          <w:szCs w:val="24"/>
          <w:lang w:eastAsia="en-GB"/>
        </w:rPr>
        <w:t xml:space="preserve"> luggage was assembled in the centre of the hotel lobby. The group members looked </w:t>
      </w:r>
      <w:proofErr w:type="spellStart"/>
      <w:r w:rsidRPr="006F30FD">
        <w:rPr>
          <w:rFonts w:ascii="Segoe UI" w:eastAsia="Times New Roman" w:hAnsi="Segoe UI" w:cs="Segoe UI"/>
          <w:color w:val="24292E"/>
          <w:sz w:val="24"/>
          <w:szCs w:val="24"/>
          <w:lang w:eastAsia="en-GB"/>
        </w:rPr>
        <w:t>disheveled</w:t>
      </w:r>
      <w:proofErr w:type="spellEnd"/>
      <w:r w:rsidRPr="006F30FD">
        <w:rPr>
          <w:rFonts w:ascii="Segoe UI" w:eastAsia="Times New Roman" w:hAnsi="Segoe UI" w:cs="Segoe UI"/>
          <w:color w:val="24292E"/>
          <w:sz w:val="24"/>
          <w:szCs w:val="24"/>
          <w:lang w:eastAsia="en-GB"/>
        </w:rPr>
        <w:t xml:space="preserve"> and disappointed. There were, according to the wise words of </w:t>
      </w:r>
      <w:proofErr w:type="spellStart"/>
      <w:r w:rsidRPr="006F30FD">
        <w:rPr>
          <w:rFonts w:ascii="Segoe UI" w:eastAsia="Times New Roman" w:hAnsi="Segoe UI" w:cs="Segoe UI"/>
          <w:color w:val="24292E"/>
          <w:sz w:val="24"/>
          <w:szCs w:val="24"/>
          <w:lang w:eastAsia="en-GB"/>
        </w:rPr>
        <w:t>Johhny</w:t>
      </w:r>
      <w:proofErr w:type="spellEnd"/>
      <w:r w:rsidRPr="006F30FD">
        <w:rPr>
          <w:rFonts w:ascii="Segoe UI" w:eastAsia="Times New Roman" w:hAnsi="Segoe UI" w:cs="Segoe UI"/>
          <w:color w:val="24292E"/>
          <w:sz w:val="24"/>
          <w:szCs w:val="24"/>
          <w:lang w:eastAsia="en-GB"/>
        </w:rPr>
        <w:t xml:space="preserve">, a lack of "drinking holes and talent". Johnny's group also witnessed a large </w:t>
      </w:r>
      <w:proofErr w:type="gramStart"/>
      <w:r w:rsidRPr="006F30FD">
        <w:rPr>
          <w:rFonts w:ascii="Segoe UI" w:eastAsia="Times New Roman" w:hAnsi="Segoe UI" w:cs="Segoe UI"/>
          <w:color w:val="24292E"/>
          <w:sz w:val="24"/>
          <w:szCs w:val="24"/>
          <w:lang w:eastAsia="en-GB"/>
        </w:rPr>
        <w:t>number</w:t>
      </w:r>
      <w:proofErr w:type="gramEnd"/>
      <w:r w:rsidRPr="006F30FD">
        <w:rPr>
          <w:rFonts w:ascii="Segoe UI" w:eastAsia="Times New Roman" w:hAnsi="Segoe UI" w:cs="Segoe UI"/>
          <w:color w:val="24292E"/>
          <w:sz w:val="24"/>
          <w:szCs w:val="24"/>
          <w:lang w:eastAsia="en-GB"/>
        </w:rPr>
        <w:t xml:space="preserve"> of trouble makers on the boulevard. On hearing of Johnny’s uneventful night out, I felt satisfied. The seedy option me and Carl chose had turned out to be the better one. Johnny looked in our direction. "How was your night?", he asked. Carl looked like a cat that had the cream. Using subtle British </w:t>
      </w:r>
      <w:proofErr w:type="gramStart"/>
      <w:r w:rsidRPr="006F30FD">
        <w:rPr>
          <w:rFonts w:ascii="Segoe UI" w:eastAsia="Times New Roman" w:hAnsi="Segoe UI" w:cs="Segoe UI"/>
          <w:color w:val="24292E"/>
          <w:sz w:val="24"/>
          <w:szCs w:val="24"/>
          <w:lang w:eastAsia="en-GB"/>
        </w:rPr>
        <w:t>sarcasm</w:t>
      </w:r>
      <w:proofErr w:type="gramEnd"/>
      <w:r w:rsidRPr="006F30FD">
        <w:rPr>
          <w:rFonts w:ascii="Segoe UI" w:eastAsia="Times New Roman" w:hAnsi="Segoe UI" w:cs="Segoe UI"/>
          <w:color w:val="24292E"/>
          <w:sz w:val="24"/>
          <w:szCs w:val="24"/>
          <w:lang w:eastAsia="en-GB"/>
        </w:rPr>
        <w:t xml:space="preserve"> he downplayed the experience, "It was alright", he said. Carl turned to me, tapped the side of his nose with his index finger and said quietly "what happens on tour, stays on tour." Carl and I began sniggering like immature </w:t>
      </w:r>
      <w:proofErr w:type="gramStart"/>
      <w:r w:rsidRPr="006F30FD">
        <w:rPr>
          <w:rFonts w:ascii="Segoe UI" w:eastAsia="Times New Roman" w:hAnsi="Segoe UI" w:cs="Segoe UI"/>
          <w:color w:val="24292E"/>
          <w:sz w:val="24"/>
          <w:szCs w:val="24"/>
          <w:lang w:eastAsia="en-GB"/>
        </w:rPr>
        <w:t>school boys</w:t>
      </w:r>
      <w:proofErr w:type="gramEnd"/>
      <w:r w:rsidRPr="006F30FD">
        <w:rPr>
          <w:rFonts w:ascii="Segoe UI" w:eastAsia="Times New Roman" w:hAnsi="Segoe UI" w:cs="Segoe UI"/>
          <w:color w:val="24292E"/>
          <w:sz w:val="24"/>
          <w:szCs w:val="24"/>
          <w:lang w:eastAsia="en-GB"/>
        </w:rPr>
        <w:t>.</w:t>
      </w:r>
    </w:p>
    <w:p w14:paraId="6BD6163F" w14:textId="77777777" w:rsidR="006F30FD" w:rsidRPr="006F30FD" w:rsidRDefault="006F30FD" w:rsidP="006F30FD">
      <w:pPr>
        <w:shd w:val="clear" w:color="auto" w:fill="FFFFFF"/>
        <w:spacing w:before="360" w:after="240" w:line="240" w:lineRule="auto"/>
        <w:outlineLvl w:val="1"/>
        <w:rPr>
          <w:rFonts w:ascii="Segoe UI" w:eastAsia="Times New Roman" w:hAnsi="Segoe UI" w:cs="Segoe UI"/>
          <w:b/>
          <w:bCs/>
          <w:color w:val="24292E"/>
          <w:sz w:val="36"/>
          <w:szCs w:val="36"/>
          <w:lang w:eastAsia="en-GB"/>
        </w:rPr>
      </w:pPr>
      <w:r w:rsidRPr="006F30FD">
        <w:rPr>
          <w:rFonts w:ascii="Segoe UI" w:eastAsia="Times New Roman" w:hAnsi="Segoe UI" w:cs="Segoe UI"/>
          <w:b/>
          <w:bCs/>
          <w:color w:val="24292E"/>
          <w:sz w:val="36"/>
          <w:szCs w:val="36"/>
          <w:lang w:eastAsia="en-GB"/>
        </w:rPr>
        <w:t>Chapter 13</w:t>
      </w:r>
    </w:p>
    <w:p w14:paraId="0F205731" w14:textId="77777777" w:rsidR="006F30FD" w:rsidRPr="006F30FD" w:rsidRDefault="006F30FD" w:rsidP="006F30FD">
      <w:pPr>
        <w:shd w:val="clear" w:color="auto" w:fill="FFFFFF"/>
        <w:spacing w:before="360" w:after="240" w:line="240" w:lineRule="auto"/>
        <w:outlineLvl w:val="2"/>
        <w:rPr>
          <w:rFonts w:ascii="Segoe UI" w:eastAsia="Times New Roman" w:hAnsi="Segoe UI" w:cs="Segoe UI"/>
          <w:b/>
          <w:bCs/>
          <w:color w:val="24292E"/>
          <w:sz w:val="30"/>
          <w:szCs w:val="30"/>
          <w:lang w:eastAsia="en-GB"/>
        </w:rPr>
      </w:pPr>
      <w:proofErr w:type="spellStart"/>
      <w:r w:rsidRPr="006F30FD">
        <w:rPr>
          <w:rFonts w:ascii="Segoe UI" w:eastAsia="Times New Roman" w:hAnsi="Segoe UI" w:cs="Segoe UI"/>
          <w:b/>
          <w:bCs/>
          <w:color w:val="24292E"/>
          <w:sz w:val="30"/>
          <w:szCs w:val="30"/>
          <w:lang w:eastAsia="en-GB"/>
        </w:rPr>
        <w:t>Smiffy</w:t>
      </w:r>
      <w:proofErr w:type="spellEnd"/>
      <w:r w:rsidRPr="006F30FD">
        <w:rPr>
          <w:rFonts w:ascii="Segoe UI" w:eastAsia="Times New Roman" w:hAnsi="Segoe UI" w:cs="Segoe UI"/>
          <w:b/>
          <w:bCs/>
          <w:color w:val="24292E"/>
          <w:sz w:val="30"/>
          <w:szCs w:val="30"/>
          <w:lang w:eastAsia="en-GB"/>
        </w:rPr>
        <w:t xml:space="preserve"> and Kris Visit</w:t>
      </w:r>
    </w:p>
    <w:p w14:paraId="66BDA048"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Much was up in the air with regards to life in Sydney come November. I was still waiting for Mark, my boss, to authorise the move to Melbourne. Thankfully, I was living in a more permanent setting, a serviced apartment near the city. I was ready to accommodate guests, specifically, the arrival of my UK friends Matthew and Kris. They were set to arrive </w:t>
      </w:r>
      <w:proofErr w:type="spellStart"/>
      <w:r w:rsidRPr="006F30FD">
        <w:rPr>
          <w:rFonts w:ascii="Segoe UI" w:eastAsia="Times New Roman" w:hAnsi="Segoe UI" w:cs="Segoe UI"/>
          <w:color w:val="24292E"/>
          <w:sz w:val="24"/>
          <w:szCs w:val="24"/>
          <w:lang w:eastAsia="en-GB"/>
        </w:rPr>
        <w:t>mid November</w:t>
      </w:r>
      <w:proofErr w:type="spellEnd"/>
      <w:r w:rsidRPr="006F30FD">
        <w:rPr>
          <w:rFonts w:ascii="Segoe UI" w:eastAsia="Times New Roman" w:hAnsi="Segoe UI" w:cs="Segoe UI"/>
          <w:color w:val="24292E"/>
          <w:sz w:val="24"/>
          <w:szCs w:val="24"/>
          <w:lang w:eastAsia="en-GB"/>
        </w:rPr>
        <w:t>.</w:t>
      </w:r>
    </w:p>
    <w:p w14:paraId="13BACDD0"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It had taken months to organise the itinerary for an epic Western Australia road trip. It would begin in Broome (North Western Australia) late November and end in Perth (South Western Australia) 2 weeks later. The consultancy had no new client opportunities in November, across all offices. Every consultant in Melbourne, bar one, wasn't working for a client, </w:t>
      </w:r>
      <w:proofErr w:type="gramStart"/>
      <w:r w:rsidRPr="006F30FD">
        <w:rPr>
          <w:rFonts w:ascii="Segoe UI" w:eastAsia="Times New Roman" w:hAnsi="Segoe UI" w:cs="Segoe UI"/>
          <w:color w:val="24292E"/>
          <w:sz w:val="24"/>
          <w:szCs w:val="24"/>
          <w:lang w:eastAsia="en-GB"/>
        </w:rPr>
        <w:t>my</w:t>
      </w:r>
      <w:proofErr w:type="gramEnd"/>
      <w:r w:rsidRPr="006F30FD">
        <w:rPr>
          <w:rFonts w:ascii="Segoe UI" w:eastAsia="Times New Roman" w:hAnsi="Segoe UI" w:cs="Segoe UI"/>
          <w:color w:val="24292E"/>
          <w:sz w:val="24"/>
          <w:szCs w:val="24"/>
          <w:lang w:eastAsia="en-GB"/>
        </w:rPr>
        <w:t xml:space="preserve"> soon to be new home.</w:t>
      </w:r>
    </w:p>
    <w:p w14:paraId="00766E5F"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lastRenderedPageBreak/>
        <w:t xml:space="preserve">We had half as many consultants benched in Sydney. This took the pressure off Bruce, Regional Salesman. Elliot was busy working alongside Jason, a new senior consultant, at a large financial client. Mr Bradford had left the company. Only Andy </w:t>
      </w:r>
      <w:proofErr w:type="spellStart"/>
      <w:r w:rsidRPr="006F30FD">
        <w:rPr>
          <w:rFonts w:ascii="Segoe UI" w:eastAsia="Times New Roman" w:hAnsi="Segoe UI" w:cs="Segoe UI"/>
          <w:color w:val="24292E"/>
          <w:sz w:val="24"/>
          <w:szCs w:val="24"/>
          <w:lang w:eastAsia="en-GB"/>
        </w:rPr>
        <w:t>Schevchenko</w:t>
      </w:r>
      <w:proofErr w:type="spellEnd"/>
      <w:r w:rsidRPr="006F30FD">
        <w:rPr>
          <w:rFonts w:ascii="Segoe UI" w:eastAsia="Times New Roman" w:hAnsi="Segoe UI" w:cs="Segoe UI"/>
          <w:color w:val="24292E"/>
          <w:sz w:val="24"/>
          <w:szCs w:val="24"/>
          <w:lang w:eastAsia="en-GB"/>
        </w:rPr>
        <w:t xml:space="preserve">, an Australian citizen of </w:t>
      </w:r>
      <w:proofErr w:type="spellStart"/>
      <w:r w:rsidRPr="006F30FD">
        <w:rPr>
          <w:rFonts w:ascii="Segoe UI" w:eastAsia="Times New Roman" w:hAnsi="Segoe UI" w:cs="Segoe UI"/>
          <w:color w:val="24292E"/>
          <w:sz w:val="24"/>
          <w:szCs w:val="24"/>
          <w:lang w:eastAsia="en-GB"/>
        </w:rPr>
        <w:t>Ukranian</w:t>
      </w:r>
      <w:proofErr w:type="spellEnd"/>
      <w:r w:rsidRPr="006F30FD">
        <w:rPr>
          <w:rFonts w:ascii="Segoe UI" w:eastAsia="Times New Roman" w:hAnsi="Segoe UI" w:cs="Segoe UI"/>
          <w:color w:val="24292E"/>
          <w:sz w:val="24"/>
          <w:szCs w:val="24"/>
          <w:lang w:eastAsia="en-GB"/>
        </w:rPr>
        <w:t xml:space="preserve"> descent, and I </w:t>
      </w:r>
      <w:proofErr w:type="gramStart"/>
      <w:r w:rsidRPr="006F30FD">
        <w:rPr>
          <w:rFonts w:ascii="Segoe UI" w:eastAsia="Times New Roman" w:hAnsi="Segoe UI" w:cs="Segoe UI"/>
          <w:color w:val="24292E"/>
          <w:sz w:val="24"/>
          <w:szCs w:val="24"/>
          <w:lang w:eastAsia="en-GB"/>
        </w:rPr>
        <w:t>weren't</w:t>
      </w:r>
      <w:proofErr w:type="gramEnd"/>
      <w:r w:rsidRPr="006F30FD">
        <w:rPr>
          <w:rFonts w:ascii="Segoe UI" w:eastAsia="Times New Roman" w:hAnsi="Segoe UI" w:cs="Segoe UI"/>
          <w:color w:val="24292E"/>
          <w:sz w:val="24"/>
          <w:szCs w:val="24"/>
          <w:lang w:eastAsia="en-GB"/>
        </w:rPr>
        <w:t xml:space="preserve"> working for a client. There were rumours of a big project. Bruce had a contact at a media client. Teresa, was working on a strategy document to land the piece of </w:t>
      </w:r>
      <w:proofErr w:type="spellStart"/>
      <w:proofErr w:type="gramStart"/>
      <w:r w:rsidRPr="006F30FD">
        <w:rPr>
          <w:rFonts w:ascii="Segoe UI" w:eastAsia="Times New Roman" w:hAnsi="Segoe UI" w:cs="Segoe UI"/>
          <w:color w:val="24292E"/>
          <w:sz w:val="24"/>
          <w:szCs w:val="24"/>
          <w:lang w:eastAsia="en-GB"/>
        </w:rPr>
        <w:t>work.Matthew</w:t>
      </w:r>
      <w:proofErr w:type="spellEnd"/>
      <w:proofErr w:type="gramEnd"/>
      <w:r w:rsidRPr="006F30FD">
        <w:rPr>
          <w:rFonts w:ascii="Segoe UI" w:eastAsia="Times New Roman" w:hAnsi="Segoe UI" w:cs="Segoe UI"/>
          <w:color w:val="24292E"/>
          <w:sz w:val="24"/>
          <w:szCs w:val="24"/>
          <w:lang w:eastAsia="en-GB"/>
        </w:rPr>
        <w:t xml:space="preserve"> and Kris's inbound flight was due to arrive in Sydney on Saturday 20th November and return December 13th. Our outbound flights departed from Perth, Western Australia. Matthew and Kris's flights to and from the UK were going to be epic. 20 hours each way.</w:t>
      </w:r>
    </w:p>
    <w:p w14:paraId="5A74E2C4"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The day came when my good friends arrived at Sydney Airport. At the time I was working at Bruce's media client, over in a suburb of Pyrmont. The client's working schedule was relaxed. A look online confirmed Matthew and Kris’s flight was on time. I was all set to meet them, making the convenient but pricey train journey to Sydney Airport. I found the arrivals area. I looked at the arrivals screen with concern. I reconciled the flight information on the screen with details on my phone. The fight had landed. I </w:t>
      </w:r>
      <w:proofErr w:type="spellStart"/>
      <w:r w:rsidRPr="006F30FD">
        <w:rPr>
          <w:rFonts w:ascii="Segoe UI" w:eastAsia="Times New Roman" w:hAnsi="Segoe UI" w:cs="Segoe UI"/>
          <w:color w:val="24292E"/>
          <w:sz w:val="24"/>
          <w:szCs w:val="24"/>
          <w:lang w:eastAsia="en-GB"/>
        </w:rPr>
        <w:t>peformed</w:t>
      </w:r>
      <w:proofErr w:type="spellEnd"/>
      <w:r w:rsidRPr="006F30FD">
        <w:rPr>
          <w:rFonts w:ascii="Segoe UI" w:eastAsia="Times New Roman" w:hAnsi="Segoe UI" w:cs="Segoe UI"/>
          <w:color w:val="24292E"/>
          <w:sz w:val="24"/>
          <w:szCs w:val="24"/>
          <w:lang w:eastAsia="en-GB"/>
        </w:rPr>
        <w:t xml:space="preserve"> a rough calculation, given my experience of the Sydney arrivals process. They would be through customs and baggage reclaim, without hold-ups, in 15 minutes. I felt nervous as I waited with a group of people belonging to a large welcoming party. A set of doors flung open. A herd of passengers with luggage trolleys emerged. It took me some time to scan the group. I released a huge sigh of relief as I recognised Matthew &amp; Kris. Matthew approached first with tired eyes and a huge smile on his face. Both Kris and Matthew looked jet lagged. "Alright mate", he said as he shook my hand. Kris looked a little fresher. She gave me a hug. I looked at their bulky luggage and asked if I could help. As host, I wanted Matthew and Kris's holiday to be a permeation of perfection. If it meant carrying them and their luggage on my back like an encumbered camel, so be it.</w:t>
      </w:r>
    </w:p>
    <w:p w14:paraId="512C5225"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"Right, lead the way?", Matthew enthusiastically asserted. I was familiar with Sydney Airport. "Follow me", I said. We began to follow the signs to the train station. I began asking questions about their journey. "How was your flight? Did you get much sleep?", I asked. "Not much, the in-flight entertainment was cool though. What did we watch? Yeah, ....", Kris </w:t>
      </w:r>
      <w:proofErr w:type="spellStart"/>
      <w:r w:rsidRPr="006F30FD">
        <w:rPr>
          <w:rFonts w:ascii="Segoe UI" w:eastAsia="Times New Roman" w:hAnsi="Segoe UI" w:cs="Segoe UI"/>
          <w:color w:val="24292E"/>
          <w:sz w:val="24"/>
          <w:szCs w:val="24"/>
          <w:lang w:eastAsia="en-GB"/>
        </w:rPr>
        <w:t>idley</w:t>
      </w:r>
      <w:proofErr w:type="spellEnd"/>
      <w:r w:rsidRPr="006F30FD">
        <w:rPr>
          <w:rFonts w:ascii="Segoe UI" w:eastAsia="Times New Roman" w:hAnsi="Segoe UI" w:cs="Segoe UI"/>
          <w:color w:val="24292E"/>
          <w:sz w:val="24"/>
          <w:szCs w:val="24"/>
          <w:lang w:eastAsia="en-GB"/>
        </w:rPr>
        <w:t xml:space="preserve"> </w:t>
      </w:r>
      <w:proofErr w:type="spellStart"/>
      <w:r w:rsidRPr="006F30FD">
        <w:rPr>
          <w:rFonts w:ascii="Segoe UI" w:eastAsia="Times New Roman" w:hAnsi="Segoe UI" w:cs="Segoe UI"/>
          <w:color w:val="24292E"/>
          <w:sz w:val="24"/>
          <w:szCs w:val="24"/>
          <w:lang w:eastAsia="en-GB"/>
        </w:rPr>
        <w:t>mummered</w:t>
      </w:r>
      <w:proofErr w:type="spellEnd"/>
      <w:r w:rsidRPr="006F30FD">
        <w:rPr>
          <w:rFonts w:ascii="Segoe UI" w:eastAsia="Times New Roman" w:hAnsi="Segoe UI" w:cs="Segoe UI"/>
          <w:color w:val="24292E"/>
          <w:sz w:val="24"/>
          <w:szCs w:val="24"/>
          <w:lang w:eastAsia="en-GB"/>
        </w:rPr>
        <w:t xml:space="preserve">. I politely nodded, "good to hear", I said. We continued our walk. "To use Sydney Airport Train </w:t>
      </w:r>
      <w:proofErr w:type="gramStart"/>
      <w:r w:rsidRPr="006F30FD">
        <w:rPr>
          <w:rFonts w:ascii="Segoe UI" w:eastAsia="Times New Roman" w:hAnsi="Segoe UI" w:cs="Segoe UI"/>
          <w:color w:val="24292E"/>
          <w:sz w:val="24"/>
          <w:szCs w:val="24"/>
          <w:lang w:eastAsia="en-GB"/>
        </w:rPr>
        <w:t>Station</w:t>
      </w:r>
      <w:proofErr w:type="gramEnd"/>
      <w:r w:rsidRPr="006F30FD">
        <w:rPr>
          <w:rFonts w:ascii="Segoe UI" w:eastAsia="Times New Roman" w:hAnsi="Segoe UI" w:cs="Segoe UI"/>
          <w:color w:val="24292E"/>
          <w:sz w:val="24"/>
          <w:szCs w:val="24"/>
          <w:lang w:eastAsia="en-GB"/>
        </w:rPr>
        <w:t xml:space="preserve"> you have to pay a toll, which the government uses to pay for the money owed for its construction.", I explained. Stupidly, I wished I had warned them prior to their visit, to set their expectations. I was to find out that Kris and Matthew were on a tight budget. I should have paid the fee on their behalf, but I was being my miserly self.</w:t>
      </w:r>
    </w:p>
    <w:p w14:paraId="2C582BAF"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We reached the train ticket office. My tired friends belligerently paid the fee and followed me to the train bound for Sydney CBD. I tried to stay ambivalent as Kris and Matthew threw their luggage on the platform. Kris uttered something angrily under her breath. I felt uneasy. I looked at the electronic board to </w:t>
      </w:r>
      <w:proofErr w:type="spellStart"/>
      <w:r w:rsidRPr="006F30FD">
        <w:rPr>
          <w:rFonts w:ascii="Segoe UI" w:eastAsia="Times New Roman" w:hAnsi="Segoe UI" w:cs="Segoe UI"/>
          <w:color w:val="24292E"/>
          <w:sz w:val="24"/>
          <w:szCs w:val="24"/>
          <w:lang w:eastAsia="en-GB"/>
        </w:rPr>
        <w:t>guage</w:t>
      </w:r>
      <w:proofErr w:type="spellEnd"/>
      <w:r w:rsidRPr="006F30FD">
        <w:rPr>
          <w:rFonts w:ascii="Segoe UI" w:eastAsia="Times New Roman" w:hAnsi="Segoe UI" w:cs="Segoe UI"/>
          <w:color w:val="24292E"/>
          <w:sz w:val="24"/>
          <w:szCs w:val="24"/>
          <w:lang w:eastAsia="en-GB"/>
        </w:rPr>
        <w:t xml:space="preserve"> when the next </w:t>
      </w:r>
      <w:r w:rsidRPr="006F30FD">
        <w:rPr>
          <w:rFonts w:ascii="Segoe UI" w:eastAsia="Times New Roman" w:hAnsi="Segoe UI" w:cs="Segoe UI"/>
          <w:color w:val="24292E"/>
          <w:sz w:val="24"/>
          <w:szCs w:val="24"/>
          <w:lang w:eastAsia="en-GB"/>
        </w:rPr>
        <w:lastRenderedPageBreak/>
        <w:t xml:space="preserve">train was due to depart. Unfortunately, it was 15 minutes away. As Kris and Matthew looked in the distance, I </w:t>
      </w:r>
      <w:proofErr w:type="gramStart"/>
      <w:r w:rsidRPr="006F30FD">
        <w:rPr>
          <w:rFonts w:ascii="Segoe UI" w:eastAsia="Times New Roman" w:hAnsi="Segoe UI" w:cs="Segoe UI"/>
          <w:color w:val="24292E"/>
          <w:sz w:val="24"/>
          <w:szCs w:val="24"/>
          <w:lang w:eastAsia="en-GB"/>
        </w:rPr>
        <w:t>took a look</w:t>
      </w:r>
      <w:proofErr w:type="gramEnd"/>
      <w:r w:rsidRPr="006F30FD">
        <w:rPr>
          <w:rFonts w:ascii="Segoe UI" w:eastAsia="Times New Roman" w:hAnsi="Segoe UI" w:cs="Segoe UI"/>
          <w:color w:val="24292E"/>
          <w:sz w:val="24"/>
          <w:szCs w:val="24"/>
          <w:lang w:eastAsia="en-GB"/>
        </w:rPr>
        <w:t xml:space="preserve"> at my phone to distance myself. Coincidentally, an email appeared. It was from Carl. He asked if the ex-pat group would like to meet up at The London Pub in Paddington. I smiled as I read the </w:t>
      </w:r>
      <w:proofErr w:type="spellStart"/>
      <w:r w:rsidRPr="006F30FD">
        <w:rPr>
          <w:rFonts w:ascii="Segoe UI" w:eastAsia="Times New Roman" w:hAnsi="Segoe UI" w:cs="Segoe UI"/>
          <w:color w:val="24292E"/>
          <w:sz w:val="24"/>
          <w:szCs w:val="24"/>
          <w:lang w:eastAsia="en-GB"/>
        </w:rPr>
        <w:t>puntuations</w:t>
      </w:r>
      <w:proofErr w:type="spellEnd"/>
      <w:r w:rsidRPr="006F30FD">
        <w:rPr>
          <w:rFonts w:ascii="Segoe UI" w:eastAsia="Times New Roman" w:hAnsi="Segoe UI" w:cs="Segoe UI"/>
          <w:color w:val="24292E"/>
          <w:sz w:val="24"/>
          <w:szCs w:val="24"/>
          <w:lang w:eastAsia="en-GB"/>
        </w:rPr>
        <w:t xml:space="preserve"> of humour. Awesome, I hoped the interesting news would ease the tension. I looked up and asked Matthew and Kris. Matthew showed enthusiasm. Kris, less so. I think she was still angry with me.</w:t>
      </w:r>
    </w:p>
    <w:p w14:paraId="4D90B509"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The initial 15-minute wait was a more </w:t>
      </w:r>
      <w:proofErr w:type="spellStart"/>
      <w:r w:rsidRPr="006F30FD">
        <w:rPr>
          <w:rFonts w:ascii="Segoe UI" w:eastAsia="Times New Roman" w:hAnsi="Segoe UI" w:cs="Segoe UI"/>
          <w:color w:val="24292E"/>
          <w:sz w:val="24"/>
          <w:szCs w:val="24"/>
          <w:lang w:eastAsia="en-GB"/>
        </w:rPr>
        <w:t>digestable</w:t>
      </w:r>
      <w:proofErr w:type="spellEnd"/>
      <w:r w:rsidRPr="006F30FD">
        <w:rPr>
          <w:rFonts w:ascii="Segoe UI" w:eastAsia="Times New Roman" w:hAnsi="Segoe UI" w:cs="Segoe UI"/>
          <w:color w:val="24292E"/>
          <w:sz w:val="24"/>
          <w:szCs w:val="24"/>
          <w:lang w:eastAsia="en-GB"/>
        </w:rPr>
        <w:t xml:space="preserve"> 2-minutes. The sound of the </w:t>
      </w:r>
      <w:proofErr w:type="spellStart"/>
      <w:r w:rsidRPr="006F30FD">
        <w:rPr>
          <w:rFonts w:ascii="Segoe UI" w:eastAsia="Times New Roman" w:hAnsi="Segoe UI" w:cs="Segoe UI"/>
          <w:color w:val="24292E"/>
          <w:sz w:val="24"/>
          <w:szCs w:val="24"/>
          <w:lang w:eastAsia="en-GB"/>
        </w:rPr>
        <w:t>doubledecker</w:t>
      </w:r>
      <w:proofErr w:type="spellEnd"/>
      <w:r w:rsidRPr="006F30FD">
        <w:rPr>
          <w:rFonts w:ascii="Segoe UI" w:eastAsia="Times New Roman" w:hAnsi="Segoe UI" w:cs="Segoe UI"/>
          <w:color w:val="24292E"/>
          <w:sz w:val="24"/>
          <w:szCs w:val="24"/>
          <w:lang w:eastAsia="en-GB"/>
        </w:rPr>
        <w:t xml:space="preserve"> train echoed through the tunnel as it made its way to our platform. I felt relieved. The impressive double decker train was modern, a year 2000 example, bought to accommodate tourists arriving for the Olympics.</w:t>
      </w:r>
    </w:p>
    <w:p w14:paraId="437DF9A7"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We approached Wynyard Station. I looked over at Matthew and Kris. Jet lag and a dose of Sydney summer heat had caught up with them. They were sat leant against each other, eyes closed, mouths open and bodies lifeless. I smiled. My original plans of drinks at the pub would need to be delayed until they had rested. The connecting train journey into </w:t>
      </w:r>
      <w:proofErr w:type="spellStart"/>
      <w:r w:rsidRPr="006F30FD">
        <w:rPr>
          <w:rFonts w:ascii="Segoe UI" w:eastAsia="Times New Roman" w:hAnsi="Segoe UI" w:cs="Segoe UI"/>
          <w:color w:val="24292E"/>
          <w:sz w:val="24"/>
          <w:szCs w:val="24"/>
          <w:lang w:eastAsia="en-GB"/>
        </w:rPr>
        <w:t>Crows</w:t>
      </w:r>
      <w:proofErr w:type="spellEnd"/>
      <w:r w:rsidRPr="006F30FD">
        <w:rPr>
          <w:rFonts w:ascii="Segoe UI" w:eastAsia="Times New Roman" w:hAnsi="Segoe UI" w:cs="Segoe UI"/>
          <w:color w:val="24292E"/>
          <w:sz w:val="24"/>
          <w:szCs w:val="24"/>
          <w:lang w:eastAsia="en-GB"/>
        </w:rPr>
        <w:t xml:space="preserve"> Nest was an impressive one by any city's standards. The Sydney Bay area is arguably the prettiest and most iconic view to grace any city. Even though Matthew and Kris were tired I could see their </w:t>
      </w:r>
      <w:proofErr w:type="gramStart"/>
      <w:r w:rsidRPr="006F30FD">
        <w:rPr>
          <w:rFonts w:ascii="Segoe UI" w:eastAsia="Times New Roman" w:hAnsi="Segoe UI" w:cs="Segoe UI"/>
          <w:color w:val="24292E"/>
          <w:sz w:val="24"/>
          <w:szCs w:val="24"/>
          <w:lang w:eastAsia="en-GB"/>
        </w:rPr>
        <w:t>double-takes</w:t>
      </w:r>
      <w:proofErr w:type="gramEnd"/>
      <w:r w:rsidRPr="006F30FD">
        <w:rPr>
          <w:rFonts w:ascii="Segoe UI" w:eastAsia="Times New Roman" w:hAnsi="Segoe UI" w:cs="Segoe UI"/>
          <w:color w:val="24292E"/>
          <w:sz w:val="24"/>
          <w:szCs w:val="24"/>
          <w:lang w:eastAsia="en-GB"/>
        </w:rPr>
        <w:t xml:space="preserve"> as we passed through Sydney Harbour Bridge. Given how often I had experienced this journey, I took the view for granted.</w:t>
      </w:r>
    </w:p>
    <w:p w14:paraId="52DF5E46"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I was happy I had serviced apartment accommodation to use while my friends were here. It would afford Matthew and Kris the privacy and space they needed while they acclimatised. I opened the front door into the bedroom-come-lounge-come-kitchen-come-living space. It was clean as a whistle. Thank </w:t>
      </w:r>
      <w:proofErr w:type="gramStart"/>
      <w:r w:rsidRPr="006F30FD">
        <w:rPr>
          <w:rFonts w:ascii="Segoe UI" w:eastAsia="Times New Roman" w:hAnsi="Segoe UI" w:cs="Segoe UI"/>
          <w:color w:val="24292E"/>
          <w:sz w:val="24"/>
          <w:szCs w:val="24"/>
          <w:lang w:eastAsia="en-GB"/>
        </w:rPr>
        <w:t>you cleaners</w:t>
      </w:r>
      <w:proofErr w:type="gramEnd"/>
      <w:r w:rsidRPr="006F30FD">
        <w:rPr>
          <w:rFonts w:ascii="Segoe UI" w:eastAsia="Times New Roman" w:hAnsi="Segoe UI" w:cs="Segoe UI"/>
          <w:color w:val="24292E"/>
          <w:sz w:val="24"/>
          <w:szCs w:val="24"/>
          <w:lang w:eastAsia="en-GB"/>
        </w:rPr>
        <w:t>. As host, I wanted Matthew and Kris to feel loved. I gave them the tour and showed flyers of tours in and around Sydney. I offered them use my comfortable double bed. I handed the spare key to them, wrote down my phone number and said that they should call me if they needed anything. I made a beeline back to work.</w:t>
      </w:r>
    </w:p>
    <w:p w14:paraId="5E307EC4"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The day at work was a blur. I thought constantly about the well-being of Matthew and Kris. I still felt bad about the Sydney Airport Train Station debacle. A message appeared on my phone. Matthew mentioned that they felt somewhat rested and wanted to meet up with me when I finished work. He asked for a bar recommendation. Given work's proximity to Darling Harbour it would be stupid of me not to recommend The James Squire Brewhouse. I knew the place well. The last memory I had of it included Mexicans and a visit to the hospital.</w:t>
      </w:r>
    </w:p>
    <w:p w14:paraId="057C0F28"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James Squire Brewhouse was packed on the evenings. It was no surprise given its mix of large-screen-live-sporting-events and its huge range of beers. They served many speciality beers. The one that interested me was a stout. It was the closest Australia had to Guinness. With the Mexican inspired "La </w:t>
      </w:r>
      <w:proofErr w:type="spellStart"/>
      <w:r w:rsidRPr="006F30FD">
        <w:rPr>
          <w:rFonts w:ascii="Segoe UI" w:eastAsia="Times New Roman" w:hAnsi="Segoe UI" w:cs="Segoe UI"/>
          <w:color w:val="24292E"/>
          <w:sz w:val="24"/>
          <w:szCs w:val="24"/>
          <w:lang w:eastAsia="en-GB"/>
        </w:rPr>
        <w:t>Cucharacha</w:t>
      </w:r>
      <w:proofErr w:type="spellEnd"/>
      <w:r w:rsidRPr="006F30FD">
        <w:rPr>
          <w:rFonts w:ascii="Segoe UI" w:eastAsia="Times New Roman" w:hAnsi="Segoe UI" w:cs="Segoe UI"/>
          <w:color w:val="24292E"/>
          <w:sz w:val="24"/>
          <w:szCs w:val="24"/>
          <w:lang w:eastAsia="en-GB"/>
        </w:rPr>
        <w:t xml:space="preserve">" theme playing in my </w:t>
      </w:r>
      <w:r w:rsidRPr="006F30FD">
        <w:rPr>
          <w:rFonts w:ascii="Segoe UI" w:eastAsia="Times New Roman" w:hAnsi="Segoe UI" w:cs="Segoe UI"/>
          <w:color w:val="24292E"/>
          <w:sz w:val="24"/>
          <w:szCs w:val="24"/>
          <w:lang w:eastAsia="en-GB"/>
        </w:rPr>
        <w:lastRenderedPageBreak/>
        <w:t xml:space="preserve">head, I </w:t>
      </w:r>
      <w:proofErr w:type="spellStart"/>
      <w:r w:rsidRPr="006F30FD">
        <w:rPr>
          <w:rFonts w:ascii="Segoe UI" w:eastAsia="Times New Roman" w:hAnsi="Segoe UI" w:cs="Segoe UI"/>
          <w:color w:val="24292E"/>
          <w:sz w:val="24"/>
          <w:szCs w:val="24"/>
          <w:lang w:eastAsia="en-GB"/>
        </w:rPr>
        <w:t>ambly</w:t>
      </w:r>
      <w:proofErr w:type="spellEnd"/>
      <w:r w:rsidRPr="006F30FD">
        <w:rPr>
          <w:rFonts w:ascii="Segoe UI" w:eastAsia="Times New Roman" w:hAnsi="Segoe UI" w:cs="Segoe UI"/>
          <w:color w:val="24292E"/>
          <w:sz w:val="24"/>
          <w:szCs w:val="24"/>
          <w:lang w:eastAsia="en-GB"/>
        </w:rPr>
        <w:t xml:space="preserve"> texted back to Matthew. Given the beautiful weather, I asked we meet in the pub's outdoor seating area.</w:t>
      </w:r>
    </w:p>
    <w:p w14:paraId="035E1EDE"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I crossed the bridge that led to Darling Harbour. The comfortable, humid, heat of the day was radiating from the brick-covered walkway. I looked over at The Brewhouse. I admired its open, commanding view of the harbour. I took a good look outside. Matthew and Kris </w:t>
      </w:r>
      <w:proofErr w:type="gramStart"/>
      <w:r w:rsidRPr="006F30FD">
        <w:rPr>
          <w:rFonts w:ascii="Segoe UI" w:eastAsia="Times New Roman" w:hAnsi="Segoe UI" w:cs="Segoe UI"/>
          <w:color w:val="24292E"/>
          <w:sz w:val="24"/>
          <w:szCs w:val="24"/>
          <w:lang w:eastAsia="en-GB"/>
        </w:rPr>
        <w:t>weren’t</w:t>
      </w:r>
      <w:proofErr w:type="gramEnd"/>
      <w:r w:rsidRPr="006F30FD">
        <w:rPr>
          <w:rFonts w:ascii="Segoe UI" w:eastAsia="Times New Roman" w:hAnsi="Segoe UI" w:cs="Segoe UI"/>
          <w:color w:val="24292E"/>
          <w:sz w:val="24"/>
          <w:szCs w:val="24"/>
          <w:lang w:eastAsia="en-GB"/>
        </w:rPr>
        <w:t xml:space="preserve"> around. A text message confirmed their late arrival. Coordinating themselves in the haze of post flight jet lag must have been an exhaustive effort. I was comfortable waiting in such beautiful conditions.</w:t>
      </w:r>
    </w:p>
    <w:p w14:paraId="4CD2DA01"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I ordered a schooner of the James Squire Stout and nursed it in the comfort of the outdoor seating area. As I stretched my </w:t>
      </w:r>
      <w:proofErr w:type="gramStart"/>
      <w:r w:rsidRPr="006F30FD">
        <w:rPr>
          <w:rFonts w:ascii="Segoe UI" w:eastAsia="Times New Roman" w:hAnsi="Segoe UI" w:cs="Segoe UI"/>
          <w:color w:val="24292E"/>
          <w:sz w:val="24"/>
          <w:szCs w:val="24"/>
          <w:lang w:eastAsia="en-GB"/>
        </w:rPr>
        <w:t>neck</w:t>
      </w:r>
      <w:proofErr w:type="gramEnd"/>
      <w:r w:rsidRPr="006F30FD">
        <w:rPr>
          <w:rFonts w:ascii="Segoe UI" w:eastAsia="Times New Roman" w:hAnsi="Segoe UI" w:cs="Segoe UI"/>
          <w:color w:val="24292E"/>
          <w:sz w:val="24"/>
          <w:szCs w:val="24"/>
          <w:lang w:eastAsia="en-GB"/>
        </w:rPr>
        <w:t xml:space="preserve"> I saw Matthew and Kris. They looked much more responsive, having </w:t>
      </w:r>
      <w:proofErr w:type="gramStart"/>
      <w:r w:rsidRPr="006F30FD">
        <w:rPr>
          <w:rFonts w:ascii="Segoe UI" w:eastAsia="Times New Roman" w:hAnsi="Segoe UI" w:cs="Segoe UI"/>
          <w:color w:val="24292E"/>
          <w:sz w:val="24"/>
          <w:szCs w:val="24"/>
          <w:lang w:eastAsia="en-GB"/>
        </w:rPr>
        <w:t>showered</w:t>
      </w:r>
      <w:proofErr w:type="gramEnd"/>
      <w:r w:rsidRPr="006F30FD">
        <w:rPr>
          <w:rFonts w:ascii="Segoe UI" w:eastAsia="Times New Roman" w:hAnsi="Segoe UI" w:cs="Segoe UI"/>
          <w:color w:val="24292E"/>
          <w:sz w:val="24"/>
          <w:szCs w:val="24"/>
          <w:lang w:eastAsia="en-GB"/>
        </w:rPr>
        <w:t xml:space="preserve"> and changed into their summer wears. I saw a smile on Kris’s face for the first time. I smiled in return. I stood up tall to stretch my back, having assumed a poor perched posture. "Would you like a drink?" I asked. They would have offered the same response if I </w:t>
      </w:r>
      <w:proofErr w:type="gramStart"/>
      <w:r w:rsidRPr="006F30FD">
        <w:rPr>
          <w:rFonts w:ascii="Segoe UI" w:eastAsia="Times New Roman" w:hAnsi="Segoe UI" w:cs="Segoe UI"/>
          <w:color w:val="24292E"/>
          <w:sz w:val="24"/>
          <w:szCs w:val="24"/>
          <w:lang w:eastAsia="en-GB"/>
        </w:rPr>
        <w:t>asked</w:t>
      </w:r>
      <w:proofErr w:type="gramEnd"/>
      <w:r w:rsidRPr="006F30FD">
        <w:rPr>
          <w:rFonts w:ascii="Segoe UI" w:eastAsia="Times New Roman" w:hAnsi="Segoe UI" w:cs="Segoe UI"/>
          <w:color w:val="24292E"/>
          <w:sz w:val="24"/>
          <w:szCs w:val="24"/>
          <w:lang w:eastAsia="en-GB"/>
        </w:rPr>
        <w:t xml:space="preserve"> "Does Dolly Parton sleep on her back?". Matthew was knowledgeable of Australian drinks. Unfortunately, the Brewhouse only had speciality beers. Kris, having lighter tastes, was happy for me to suggest a beer for her. Matthew, on the other hand, was mesmerised by the beer selection and wanted something a little more like lager. I knew exactly what to order.</w:t>
      </w:r>
    </w:p>
    <w:p w14:paraId="50022A69"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We took our drinks to an outdoor table where we could stand, people watch and absorb the last rays of sun. This was the life for a social drinker. I asked Matthew and Kris how they were feeling. They replied energetically. It was a far cry from the energy sapped couple I picked up from the airport. I was as equally excited about Matthew and Kris enjoying themselves in Sydney as I was about our road trip in Western Australia. We </w:t>
      </w:r>
      <w:proofErr w:type="spellStart"/>
      <w:r w:rsidRPr="006F30FD">
        <w:rPr>
          <w:rFonts w:ascii="Segoe UI" w:eastAsia="Times New Roman" w:hAnsi="Segoe UI" w:cs="Segoe UI"/>
          <w:color w:val="24292E"/>
          <w:sz w:val="24"/>
          <w:szCs w:val="24"/>
          <w:lang w:eastAsia="en-GB"/>
        </w:rPr>
        <w:t>ambly</w:t>
      </w:r>
      <w:proofErr w:type="spellEnd"/>
      <w:r w:rsidRPr="006F30FD">
        <w:rPr>
          <w:rFonts w:ascii="Segoe UI" w:eastAsia="Times New Roman" w:hAnsi="Segoe UI" w:cs="Segoe UI"/>
          <w:color w:val="24292E"/>
          <w:sz w:val="24"/>
          <w:szCs w:val="24"/>
          <w:lang w:eastAsia="en-GB"/>
        </w:rPr>
        <w:t xml:space="preserve"> sipped our drinks and chatted about plans for the rest of the week. It was great to hear Matthew and Kris had a visit to the Blue Mountains organised for the next day.</w:t>
      </w:r>
    </w:p>
    <w:p w14:paraId="7E21D402"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Kris and Matthew returned to the apartment from their Blue Mountain excursion. I happily returned from a </w:t>
      </w:r>
      <w:proofErr w:type="spellStart"/>
      <w:r w:rsidRPr="006F30FD">
        <w:rPr>
          <w:rFonts w:ascii="Segoe UI" w:eastAsia="Times New Roman" w:hAnsi="Segoe UI" w:cs="Segoe UI"/>
          <w:color w:val="24292E"/>
          <w:sz w:val="24"/>
          <w:szCs w:val="24"/>
          <w:lang w:eastAsia="en-GB"/>
        </w:rPr>
        <w:t>yawnful</w:t>
      </w:r>
      <w:proofErr w:type="spellEnd"/>
      <w:r w:rsidRPr="006F30FD">
        <w:rPr>
          <w:rFonts w:ascii="Segoe UI" w:eastAsia="Times New Roman" w:hAnsi="Segoe UI" w:cs="Segoe UI"/>
          <w:color w:val="24292E"/>
          <w:sz w:val="24"/>
          <w:szCs w:val="24"/>
          <w:lang w:eastAsia="en-GB"/>
        </w:rPr>
        <w:t xml:space="preserve"> day at work. The highlight of that day was an email from Andy. He and Cullen planned </w:t>
      </w:r>
      <w:proofErr w:type="gramStart"/>
      <w:r w:rsidRPr="006F30FD">
        <w:rPr>
          <w:rFonts w:ascii="Segoe UI" w:eastAsia="Times New Roman" w:hAnsi="Segoe UI" w:cs="Segoe UI"/>
          <w:color w:val="24292E"/>
          <w:sz w:val="24"/>
          <w:szCs w:val="24"/>
          <w:lang w:eastAsia="en-GB"/>
        </w:rPr>
        <w:t>eating</w:t>
      </w:r>
      <w:proofErr w:type="gramEnd"/>
      <w:r w:rsidRPr="006F30FD">
        <w:rPr>
          <w:rFonts w:ascii="Segoe UI" w:eastAsia="Times New Roman" w:hAnsi="Segoe UI" w:cs="Segoe UI"/>
          <w:color w:val="24292E"/>
          <w:sz w:val="24"/>
          <w:szCs w:val="24"/>
          <w:lang w:eastAsia="en-GB"/>
        </w:rPr>
        <w:t xml:space="preserve"> out prior to meeting Carl and co. at The London Pub. I was up for </w:t>
      </w:r>
      <w:proofErr w:type="gramStart"/>
      <w:r w:rsidRPr="006F30FD">
        <w:rPr>
          <w:rFonts w:ascii="Segoe UI" w:eastAsia="Times New Roman" w:hAnsi="Segoe UI" w:cs="Segoe UI"/>
          <w:color w:val="24292E"/>
          <w:sz w:val="24"/>
          <w:szCs w:val="24"/>
          <w:lang w:eastAsia="en-GB"/>
        </w:rPr>
        <w:t>it,</w:t>
      </w:r>
      <w:proofErr w:type="gramEnd"/>
      <w:r w:rsidRPr="006F30FD">
        <w:rPr>
          <w:rFonts w:ascii="Segoe UI" w:eastAsia="Times New Roman" w:hAnsi="Segoe UI" w:cs="Segoe UI"/>
          <w:color w:val="24292E"/>
          <w:sz w:val="24"/>
          <w:szCs w:val="24"/>
          <w:lang w:eastAsia="en-GB"/>
        </w:rPr>
        <w:t xml:space="preserve"> Andy and Cullen were valued friends of mine. Unfortunately, Matthew and Kris </w:t>
      </w:r>
      <w:proofErr w:type="gramStart"/>
      <w:r w:rsidRPr="006F30FD">
        <w:rPr>
          <w:rFonts w:ascii="Segoe UI" w:eastAsia="Times New Roman" w:hAnsi="Segoe UI" w:cs="Segoe UI"/>
          <w:color w:val="24292E"/>
          <w:sz w:val="24"/>
          <w:szCs w:val="24"/>
          <w:lang w:eastAsia="en-GB"/>
        </w:rPr>
        <w:t>didn’t</w:t>
      </w:r>
      <w:proofErr w:type="gramEnd"/>
      <w:r w:rsidRPr="006F30FD">
        <w:rPr>
          <w:rFonts w:ascii="Segoe UI" w:eastAsia="Times New Roman" w:hAnsi="Segoe UI" w:cs="Segoe UI"/>
          <w:color w:val="24292E"/>
          <w:sz w:val="24"/>
          <w:szCs w:val="24"/>
          <w:lang w:eastAsia="en-GB"/>
        </w:rPr>
        <w:t xml:space="preserve"> have the same enthusiasm. They were cash strapped, having spent the day spending sums of money on tourist trap retail. Instead, Matthew, Kris and I went to a nearby supermarket and picked up a wealth of fresh food to prepare back at the flat. Queensland Mangos were excellent value for money. Being quite large I brought only a couple back for us to eat. The dinner main was a chicken salad: lettuce, tomatoes, </w:t>
      </w:r>
      <w:proofErr w:type="gramStart"/>
      <w:r w:rsidRPr="006F30FD">
        <w:rPr>
          <w:rFonts w:ascii="Segoe UI" w:eastAsia="Times New Roman" w:hAnsi="Segoe UI" w:cs="Segoe UI"/>
          <w:color w:val="24292E"/>
          <w:sz w:val="24"/>
          <w:szCs w:val="24"/>
          <w:lang w:eastAsia="en-GB"/>
        </w:rPr>
        <w:t>cucumbers</w:t>
      </w:r>
      <w:proofErr w:type="gramEnd"/>
      <w:r w:rsidRPr="006F30FD">
        <w:rPr>
          <w:rFonts w:ascii="Segoe UI" w:eastAsia="Times New Roman" w:hAnsi="Segoe UI" w:cs="Segoe UI"/>
          <w:color w:val="24292E"/>
          <w:sz w:val="24"/>
          <w:szCs w:val="24"/>
          <w:lang w:eastAsia="en-GB"/>
        </w:rPr>
        <w:t xml:space="preserve"> and my go to Coles Cooked Chicken. The day trip had worked up Kris and Matthew's </w:t>
      </w:r>
      <w:proofErr w:type="spellStart"/>
      <w:r w:rsidRPr="006F30FD">
        <w:rPr>
          <w:rFonts w:ascii="Segoe UI" w:eastAsia="Times New Roman" w:hAnsi="Segoe UI" w:cs="Segoe UI"/>
          <w:color w:val="24292E"/>
          <w:sz w:val="24"/>
          <w:szCs w:val="24"/>
          <w:lang w:eastAsia="en-GB"/>
        </w:rPr>
        <w:t>apetites</w:t>
      </w:r>
      <w:proofErr w:type="spellEnd"/>
      <w:r w:rsidRPr="006F30FD">
        <w:rPr>
          <w:rFonts w:ascii="Segoe UI" w:eastAsia="Times New Roman" w:hAnsi="Segoe UI" w:cs="Segoe UI"/>
          <w:color w:val="24292E"/>
          <w:sz w:val="24"/>
          <w:szCs w:val="24"/>
          <w:lang w:eastAsia="en-GB"/>
        </w:rPr>
        <w:t xml:space="preserve">. It </w:t>
      </w:r>
      <w:proofErr w:type="gramStart"/>
      <w:r w:rsidRPr="006F30FD">
        <w:rPr>
          <w:rFonts w:ascii="Segoe UI" w:eastAsia="Times New Roman" w:hAnsi="Segoe UI" w:cs="Segoe UI"/>
          <w:color w:val="24292E"/>
          <w:sz w:val="24"/>
          <w:szCs w:val="24"/>
          <w:lang w:eastAsia="en-GB"/>
        </w:rPr>
        <w:t>didn’t</w:t>
      </w:r>
      <w:proofErr w:type="gramEnd"/>
      <w:r w:rsidRPr="006F30FD">
        <w:rPr>
          <w:rFonts w:ascii="Segoe UI" w:eastAsia="Times New Roman" w:hAnsi="Segoe UI" w:cs="Segoe UI"/>
          <w:color w:val="24292E"/>
          <w:sz w:val="24"/>
          <w:szCs w:val="24"/>
          <w:lang w:eastAsia="en-GB"/>
        </w:rPr>
        <w:t xml:space="preserve"> take us long to consume the banquet. We showered, </w:t>
      </w:r>
      <w:proofErr w:type="gramStart"/>
      <w:r w:rsidRPr="006F30FD">
        <w:rPr>
          <w:rFonts w:ascii="Segoe UI" w:eastAsia="Times New Roman" w:hAnsi="Segoe UI" w:cs="Segoe UI"/>
          <w:color w:val="24292E"/>
          <w:sz w:val="24"/>
          <w:szCs w:val="24"/>
          <w:lang w:eastAsia="en-GB"/>
        </w:rPr>
        <w:t>changed</w:t>
      </w:r>
      <w:proofErr w:type="gramEnd"/>
      <w:r w:rsidRPr="006F30FD">
        <w:rPr>
          <w:rFonts w:ascii="Segoe UI" w:eastAsia="Times New Roman" w:hAnsi="Segoe UI" w:cs="Segoe UI"/>
          <w:color w:val="24292E"/>
          <w:sz w:val="24"/>
          <w:szCs w:val="24"/>
          <w:lang w:eastAsia="en-GB"/>
        </w:rPr>
        <w:t xml:space="preserve"> and began the journey to The London Pub. With it being a comfortable, beautiful day, getting around Sydney was a </w:t>
      </w:r>
      <w:r w:rsidRPr="006F30FD">
        <w:rPr>
          <w:rFonts w:ascii="Segoe UI" w:eastAsia="Times New Roman" w:hAnsi="Segoe UI" w:cs="Segoe UI"/>
          <w:color w:val="24292E"/>
          <w:sz w:val="24"/>
          <w:szCs w:val="24"/>
          <w:lang w:eastAsia="en-GB"/>
        </w:rPr>
        <w:lastRenderedPageBreak/>
        <w:t>pleasure. I felt nervous. How well would my good old UK mates mix with my new ex-pat friends?</w:t>
      </w:r>
    </w:p>
    <w:p w14:paraId="72CF5712"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Playing host is tiring. Especially if, like me, you constantly worry about the wellbeing of your guests. Having caught up with Matthew and Kris’s life story over the past couple of days I was now asking questions to keep the conversation flowing. I looked out the bus window as we journeyed to Paddington. When the conversation between Kris, Matthew and I subsided, my mind was consumed by random thoughts. My reflection in the bus window caught my attention. I noticed I was looking tired. Being forced to squint </w:t>
      </w:r>
      <w:proofErr w:type="gramStart"/>
      <w:r w:rsidRPr="006F30FD">
        <w:rPr>
          <w:rFonts w:ascii="Segoe UI" w:eastAsia="Times New Roman" w:hAnsi="Segoe UI" w:cs="Segoe UI"/>
          <w:color w:val="24292E"/>
          <w:sz w:val="24"/>
          <w:szCs w:val="24"/>
          <w:lang w:eastAsia="en-GB"/>
        </w:rPr>
        <w:t>didn’t</w:t>
      </w:r>
      <w:proofErr w:type="gramEnd"/>
      <w:r w:rsidRPr="006F30FD">
        <w:rPr>
          <w:rFonts w:ascii="Segoe UI" w:eastAsia="Times New Roman" w:hAnsi="Segoe UI" w:cs="Segoe UI"/>
          <w:color w:val="24292E"/>
          <w:sz w:val="24"/>
          <w:szCs w:val="24"/>
          <w:lang w:eastAsia="en-GB"/>
        </w:rPr>
        <w:t xml:space="preserve"> help as the sun shone. Anxiety took hold as I looked down at my phone to see where the bus was on its route. Another 10 stops, 5 minutes. My mind was distracted by random thoughts again. I broke my window-ward gaze, looked down at my phone. "Shit, this is our stop", I said to Kris and Matthew. I clambered out of my seat to hit the bus's passenger stop button.</w:t>
      </w:r>
    </w:p>
    <w:p w14:paraId="174C419B"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Matthew and Kris smiled as we exited the bus. They followed me, the map reader. My eyes were focussed more on my phone than my footing. I spoke out loud as I gestured </w:t>
      </w:r>
      <w:proofErr w:type="gramStart"/>
      <w:r w:rsidRPr="006F30FD">
        <w:rPr>
          <w:rFonts w:ascii="Segoe UI" w:eastAsia="Times New Roman" w:hAnsi="Segoe UI" w:cs="Segoe UI"/>
          <w:color w:val="24292E"/>
          <w:sz w:val="24"/>
          <w:szCs w:val="24"/>
          <w:lang w:eastAsia="en-GB"/>
        </w:rPr>
        <w:t>our the</w:t>
      </w:r>
      <w:proofErr w:type="gramEnd"/>
      <w:r w:rsidRPr="006F30FD">
        <w:rPr>
          <w:rFonts w:ascii="Segoe UI" w:eastAsia="Times New Roman" w:hAnsi="Segoe UI" w:cs="Segoe UI"/>
          <w:color w:val="24292E"/>
          <w:sz w:val="24"/>
          <w:szCs w:val="24"/>
          <w:lang w:eastAsia="en-GB"/>
        </w:rPr>
        <w:t xml:space="preserve"> route to The London Pub. The London Pub </w:t>
      </w:r>
      <w:proofErr w:type="gramStart"/>
      <w:r w:rsidRPr="006F30FD">
        <w:rPr>
          <w:rFonts w:ascii="Segoe UI" w:eastAsia="Times New Roman" w:hAnsi="Segoe UI" w:cs="Segoe UI"/>
          <w:color w:val="24292E"/>
          <w:sz w:val="24"/>
          <w:szCs w:val="24"/>
          <w:lang w:eastAsia="en-GB"/>
        </w:rPr>
        <w:t>wouldn’t</w:t>
      </w:r>
      <w:proofErr w:type="gramEnd"/>
      <w:r w:rsidRPr="006F30FD">
        <w:rPr>
          <w:rFonts w:ascii="Segoe UI" w:eastAsia="Times New Roman" w:hAnsi="Segoe UI" w:cs="Segoe UI"/>
          <w:color w:val="24292E"/>
          <w:sz w:val="24"/>
          <w:szCs w:val="24"/>
          <w:lang w:eastAsia="en-GB"/>
        </w:rPr>
        <w:t xml:space="preserve"> have look out of place in any town in the UK with its black beams and white walls. We entered. The </w:t>
      </w:r>
      <w:proofErr w:type="spellStart"/>
      <w:r w:rsidRPr="006F30FD">
        <w:rPr>
          <w:rFonts w:ascii="Segoe UI" w:eastAsia="Times New Roman" w:hAnsi="Segoe UI" w:cs="Segoe UI"/>
          <w:color w:val="24292E"/>
          <w:sz w:val="24"/>
          <w:szCs w:val="24"/>
          <w:lang w:eastAsia="en-GB"/>
        </w:rPr>
        <w:t>familiarily</w:t>
      </w:r>
      <w:proofErr w:type="spellEnd"/>
      <w:r w:rsidRPr="006F30FD">
        <w:rPr>
          <w:rFonts w:ascii="Segoe UI" w:eastAsia="Times New Roman" w:hAnsi="Segoe UI" w:cs="Segoe UI"/>
          <w:color w:val="24292E"/>
          <w:sz w:val="24"/>
          <w:szCs w:val="24"/>
          <w:lang w:eastAsia="en-GB"/>
        </w:rPr>
        <w:t xml:space="preserve"> continued with its British pub style interior. Wooden stools were lined up at the bar area. Cushioned, wooden benches were positioned in the corners of the lounge. The decorated </w:t>
      </w:r>
      <w:proofErr w:type="gramStart"/>
      <w:r w:rsidRPr="006F30FD">
        <w:rPr>
          <w:rFonts w:ascii="Segoe UI" w:eastAsia="Times New Roman" w:hAnsi="Segoe UI" w:cs="Segoe UI"/>
          <w:color w:val="24292E"/>
          <w:sz w:val="24"/>
          <w:szCs w:val="24"/>
          <w:lang w:eastAsia="en-GB"/>
        </w:rPr>
        <w:t>fire place</w:t>
      </w:r>
      <w:proofErr w:type="gramEnd"/>
      <w:r w:rsidRPr="006F30FD">
        <w:rPr>
          <w:rFonts w:ascii="Segoe UI" w:eastAsia="Times New Roman" w:hAnsi="Segoe UI" w:cs="Segoe UI"/>
          <w:color w:val="24292E"/>
          <w:sz w:val="24"/>
          <w:szCs w:val="24"/>
          <w:lang w:eastAsia="en-GB"/>
        </w:rPr>
        <w:t xml:space="preserve"> was at the heart of the lounge. My ex-pat mates had commandeered most of the floor space. I looked over to see Cullen, Andy, Johnny, Carl, </w:t>
      </w:r>
      <w:proofErr w:type="gramStart"/>
      <w:r w:rsidRPr="006F30FD">
        <w:rPr>
          <w:rFonts w:ascii="Segoe UI" w:eastAsia="Times New Roman" w:hAnsi="Segoe UI" w:cs="Segoe UI"/>
          <w:color w:val="24292E"/>
          <w:sz w:val="24"/>
          <w:szCs w:val="24"/>
          <w:lang w:eastAsia="en-GB"/>
        </w:rPr>
        <w:t>Uma</w:t>
      </w:r>
      <w:proofErr w:type="gramEnd"/>
      <w:r w:rsidRPr="006F30FD">
        <w:rPr>
          <w:rFonts w:ascii="Segoe UI" w:eastAsia="Times New Roman" w:hAnsi="Segoe UI" w:cs="Segoe UI"/>
          <w:color w:val="24292E"/>
          <w:sz w:val="24"/>
          <w:szCs w:val="24"/>
          <w:lang w:eastAsia="en-GB"/>
        </w:rPr>
        <w:t xml:space="preserve"> and few of their attachments. I smiled as we walked over.</w:t>
      </w:r>
    </w:p>
    <w:p w14:paraId="637D98B8"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Carl, the astute socialite, took the lead with welcoming Kris and Matthew to the group. "Pleased to meet you", he said enthusiastically. He had an uncomfortably smug smile on his face. I remember seeing this side to Carl's personality when we first met over in Manly. He began introducing the group to Kris and Matthew in a smooth, open manner. Cool, my friends are socialising. Time to get the drinks in and relax. Thanks Carlos, </w:t>
      </w:r>
      <w:proofErr w:type="gramStart"/>
      <w:r w:rsidRPr="006F30FD">
        <w:rPr>
          <w:rFonts w:ascii="Segoe UI" w:eastAsia="Times New Roman" w:hAnsi="Segoe UI" w:cs="Segoe UI"/>
          <w:color w:val="24292E"/>
          <w:sz w:val="24"/>
          <w:szCs w:val="24"/>
          <w:lang w:eastAsia="en-GB"/>
        </w:rPr>
        <w:t>you</w:t>
      </w:r>
      <w:proofErr w:type="gramEnd"/>
      <w:r w:rsidRPr="006F30FD">
        <w:rPr>
          <w:rFonts w:ascii="Segoe UI" w:eastAsia="Times New Roman" w:hAnsi="Segoe UI" w:cs="Segoe UI"/>
          <w:color w:val="24292E"/>
          <w:sz w:val="24"/>
          <w:szCs w:val="24"/>
          <w:lang w:eastAsia="en-GB"/>
        </w:rPr>
        <w:t xml:space="preserve"> beauty. I asked the group, as British convention dictates, if anyone else wanted a drink. Looking at the quantity of fluid in people's drinking receptacles, they had recently arrived. Andy though, he was thirsty. He pointed to his schooner glass, to indicate it needed refilling. "Becks, por </w:t>
      </w:r>
      <w:proofErr w:type="spellStart"/>
      <w:r w:rsidRPr="006F30FD">
        <w:rPr>
          <w:rFonts w:ascii="Segoe UI" w:eastAsia="Times New Roman" w:hAnsi="Segoe UI" w:cs="Segoe UI"/>
          <w:color w:val="24292E"/>
          <w:sz w:val="24"/>
          <w:szCs w:val="24"/>
          <w:lang w:eastAsia="en-GB"/>
        </w:rPr>
        <w:t>favor</w:t>
      </w:r>
      <w:proofErr w:type="spellEnd"/>
      <w:r w:rsidRPr="006F30FD">
        <w:rPr>
          <w:rFonts w:ascii="Segoe UI" w:eastAsia="Times New Roman" w:hAnsi="Segoe UI" w:cs="Segoe UI"/>
          <w:color w:val="24292E"/>
          <w:sz w:val="24"/>
          <w:szCs w:val="24"/>
          <w:lang w:eastAsia="en-GB"/>
        </w:rPr>
        <w:t xml:space="preserve">.", he replied. "Anyone else?" I </w:t>
      </w:r>
      <w:proofErr w:type="gramStart"/>
      <w:r w:rsidRPr="006F30FD">
        <w:rPr>
          <w:rFonts w:ascii="Segoe UI" w:eastAsia="Times New Roman" w:hAnsi="Segoe UI" w:cs="Segoe UI"/>
          <w:color w:val="24292E"/>
          <w:sz w:val="24"/>
          <w:szCs w:val="24"/>
          <w:lang w:eastAsia="en-GB"/>
        </w:rPr>
        <w:t>said</w:t>
      </w:r>
      <w:proofErr w:type="gramEnd"/>
      <w:r w:rsidRPr="006F30FD">
        <w:rPr>
          <w:rFonts w:ascii="Segoe UI" w:eastAsia="Times New Roman" w:hAnsi="Segoe UI" w:cs="Segoe UI"/>
          <w:color w:val="24292E"/>
          <w:sz w:val="24"/>
          <w:szCs w:val="24"/>
          <w:lang w:eastAsia="en-GB"/>
        </w:rPr>
        <w:t>. There was silence. I turned to my friends. "Fancy heading to the bar to see what you'd like to drink?", I asked.</w:t>
      </w:r>
    </w:p>
    <w:p w14:paraId="6458BAA3"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There was more than a hint of familiarity to the choice of beers on tap: Becks, Budweiser, Guinness, Speckled Hen. </w:t>
      </w:r>
      <w:proofErr w:type="gramStart"/>
      <w:r w:rsidRPr="006F30FD">
        <w:rPr>
          <w:rFonts w:ascii="Segoe UI" w:eastAsia="Times New Roman" w:hAnsi="Segoe UI" w:cs="Segoe UI"/>
          <w:color w:val="24292E"/>
          <w:sz w:val="24"/>
          <w:szCs w:val="24"/>
          <w:lang w:eastAsia="en-GB"/>
        </w:rPr>
        <w:t>Being a fan of British real ales, I</w:t>
      </w:r>
      <w:proofErr w:type="gramEnd"/>
      <w:r w:rsidRPr="006F30FD">
        <w:rPr>
          <w:rFonts w:ascii="Segoe UI" w:eastAsia="Times New Roman" w:hAnsi="Segoe UI" w:cs="Segoe UI"/>
          <w:color w:val="24292E"/>
          <w:sz w:val="24"/>
          <w:szCs w:val="24"/>
          <w:lang w:eastAsia="en-GB"/>
        </w:rPr>
        <w:t xml:space="preserve"> yearned for Speckled Hen. Matthew and Kris were more adventurous. They opted for Australian beers. "One Speckled Hen, a VB, a Becks and a Toohey’s please?", I said to the bar man. Matthew, </w:t>
      </w:r>
      <w:proofErr w:type="gramStart"/>
      <w:r w:rsidRPr="006F30FD">
        <w:rPr>
          <w:rFonts w:ascii="Segoe UI" w:eastAsia="Times New Roman" w:hAnsi="Segoe UI" w:cs="Segoe UI"/>
          <w:color w:val="24292E"/>
          <w:sz w:val="24"/>
          <w:szCs w:val="24"/>
          <w:lang w:eastAsia="en-GB"/>
        </w:rPr>
        <w:t>Kris</w:t>
      </w:r>
      <w:proofErr w:type="gramEnd"/>
      <w:r w:rsidRPr="006F30FD">
        <w:rPr>
          <w:rFonts w:ascii="Segoe UI" w:eastAsia="Times New Roman" w:hAnsi="Segoe UI" w:cs="Segoe UI"/>
          <w:color w:val="24292E"/>
          <w:sz w:val="24"/>
          <w:szCs w:val="24"/>
          <w:lang w:eastAsia="en-GB"/>
        </w:rPr>
        <w:t xml:space="preserve"> and I made our way to the comfy benches with drinks in hands. Matthew and Kris, being our guests, were allocated the comfiest seats. The group, with its transient members, quickly adopted Kris and Matthew into the group. The </w:t>
      </w:r>
      <w:r w:rsidRPr="006F30FD">
        <w:rPr>
          <w:rFonts w:ascii="Segoe UI" w:eastAsia="Times New Roman" w:hAnsi="Segoe UI" w:cs="Segoe UI"/>
          <w:color w:val="24292E"/>
          <w:sz w:val="24"/>
          <w:szCs w:val="24"/>
          <w:lang w:eastAsia="en-GB"/>
        </w:rPr>
        <w:lastRenderedPageBreak/>
        <w:t xml:space="preserve">conversation was </w:t>
      </w:r>
      <w:proofErr w:type="gramStart"/>
      <w:r w:rsidRPr="006F30FD">
        <w:rPr>
          <w:rFonts w:ascii="Segoe UI" w:eastAsia="Times New Roman" w:hAnsi="Segoe UI" w:cs="Segoe UI"/>
          <w:color w:val="24292E"/>
          <w:sz w:val="24"/>
          <w:szCs w:val="24"/>
          <w:lang w:eastAsia="en-GB"/>
        </w:rPr>
        <w:t>high-brow</w:t>
      </w:r>
      <w:proofErr w:type="gramEnd"/>
      <w:r w:rsidRPr="006F30FD">
        <w:rPr>
          <w:rFonts w:ascii="Segoe UI" w:eastAsia="Times New Roman" w:hAnsi="Segoe UI" w:cs="Segoe UI"/>
          <w:color w:val="24292E"/>
          <w:sz w:val="24"/>
          <w:szCs w:val="24"/>
          <w:lang w:eastAsia="en-GB"/>
        </w:rPr>
        <w:t xml:space="preserve"> too, which surprised me. Carl's </w:t>
      </w:r>
      <w:proofErr w:type="spellStart"/>
      <w:r w:rsidRPr="006F30FD">
        <w:rPr>
          <w:rFonts w:ascii="Segoe UI" w:eastAsia="Times New Roman" w:hAnsi="Segoe UI" w:cs="Segoe UI"/>
          <w:color w:val="24292E"/>
          <w:sz w:val="24"/>
          <w:szCs w:val="24"/>
          <w:lang w:eastAsia="en-GB"/>
        </w:rPr>
        <w:t>surpressed</w:t>
      </w:r>
      <w:proofErr w:type="spellEnd"/>
      <w:r w:rsidRPr="006F30FD">
        <w:rPr>
          <w:rFonts w:ascii="Segoe UI" w:eastAsia="Times New Roman" w:hAnsi="Segoe UI" w:cs="Segoe UI"/>
          <w:color w:val="24292E"/>
          <w:sz w:val="24"/>
          <w:szCs w:val="24"/>
          <w:lang w:eastAsia="en-GB"/>
        </w:rPr>
        <w:t xml:space="preserve"> his urge to talk in a derogatory manner. It was great Uma was on hand to censor Carl's conversation pieces. Carl was a literary genius and well versed in dictating the ebb and flow of chat within a social group. After saying something controversial in the presence of Uma, he would turn to her, smile and smother her with gratitude.</w:t>
      </w:r>
    </w:p>
    <w:p w14:paraId="3AFCD95B"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The flow of conversation was relaxed. There was no tension between group members. </w:t>
      </w:r>
      <w:proofErr w:type="gramStart"/>
      <w:r w:rsidRPr="006F30FD">
        <w:rPr>
          <w:rFonts w:ascii="Segoe UI" w:eastAsia="Times New Roman" w:hAnsi="Segoe UI" w:cs="Segoe UI"/>
          <w:color w:val="24292E"/>
          <w:sz w:val="24"/>
          <w:szCs w:val="24"/>
          <w:lang w:eastAsia="en-GB"/>
        </w:rPr>
        <w:t>Thankfully</w:t>
      </w:r>
      <w:proofErr w:type="gramEnd"/>
      <w:r w:rsidRPr="006F30FD">
        <w:rPr>
          <w:rFonts w:ascii="Segoe UI" w:eastAsia="Times New Roman" w:hAnsi="Segoe UI" w:cs="Segoe UI"/>
          <w:color w:val="24292E"/>
          <w:sz w:val="24"/>
          <w:szCs w:val="24"/>
          <w:lang w:eastAsia="en-GB"/>
        </w:rPr>
        <w:t xml:space="preserve"> the controversial ex-pat members were absent. I felt </w:t>
      </w:r>
      <w:proofErr w:type="gramStart"/>
      <w:r w:rsidRPr="006F30FD">
        <w:rPr>
          <w:rFonts w:ascii="Segoe UI" w:eastAsia="Times New Roman" w:hAnsi="Segoe UI" w:cs="Segoe UI"/>
          <w:color w:val="24292E"/>
          <w:sz w:val="24"/>
          <w:szCs w:val="24"/>
          <w:lang w:eastAsia="en-GB"/>
        </w:rPr>
        <w:t>really comfortable</w:t>
      </w:r>
      <w:proofErr w:type="gramEnd"/>
      <w:r w:rsidRPr="006F30FD">
        <w:rPr>
          <w:rFonts w:ascii="Segoe UI" w:eastAsia="Times New Roman" w:hAnsi="Segoe UI" w:cs="Segoe UI"/>
          <w:color w:val="24292E"/>
          <w:sz w:val="24"/>
          <w:szCs w:val="24"/>
          <w:lang w:eastAsia="en-GB"/>
        </w:rPr>
        <w:t xml:space="preserve"> during this get-together. I could see Kris and Matthew were relaxed and enjoying themselves too. The night was </w:t>
      </w:r>
      <w:proofErr w:type="gramStart"/>
      <w:r w:rsidRPr="006F30FD">
        <w:rPr>
          <w:rFonts w:ascii="Segoe UI" w:eastAsia="Times New Roman" w:hAnsi="Segoe UI" w:cs="Segoe UI"/>
          <w:color w:val="24292E"/>
          <w:sz w:val="24"/>
          <w:szCs w:val="24"/>
          <w:lang w:eastAsia="en-GB"/>
        </w:rPr>
        <w:t>drawing to a close</w:t>
      </w:r>
      <w:proofErr w:type="gramEnd"/>
      <w:r w:rsidRPr="006F30FD">
        <w:rPr>
          <w:rFonts w:ascii="Segoe UI" w:eastAsia="Times New Roman" w:hAnsi="Segoe UI" w:cs="Segoe UI"/>
          <w:color w:val="24292E"/>
          <w:sz w:val="24"/>
          <w:szCs w:val="24"/>
          <w:lang w:eastAsia="en-GB"/>
        </w:rPr>
        <w:t xml:space="preserve"> quickly, as great nights do. It was time for Kris, </w:t>
      </w:r>
      <w:proofErr w:type="gramStart"/>
      <w:r w:rsidRPr="006F30FD">
        <w:rPr>
          <w:rFonts w:ascii="Segoe UI" w:eastAsia="Times New Roman" w:hAnsi="Segoe UI" w:cs="Segoe UI"/>
          <w:color w:val="24292E"/>
          <w:sz w:val="24"/>
          <w:szCs w:val="24"/>
          <w:lang w:eastAsia="en-GB"/>
        </w:rPr>
        <w:t>Matthew</w:t>
      </w:r>
      <w:proofErr w:type="gramEnd"/>
      <w:r w:rsidRPr="006F30FD">
        <w:rPr>
          <w:rFonts w:ascii="Segoe UI" w:eastAsia="Times New Roman" w:hAnsi="Segoe UI" w:cs="Segoe UI"/>
          <w:color w:val="24292E"/>
          <w:sz w:val="24"/>
          <w:szCs w:val="24"/>
          <w:lang w:eastAsia="en-GB"/>
        </w:rPr>
        <w:t xml:space="preserve"> and I to bid farewell. As we walk back to the train station Kris and Matthew complimented me for having such an awesome group of mates. They were right. On reflection they were adopted to replace my best friends from back home, Matthew, Doug, </w:t>
      </w:r>
      <w:proofErr w:type="gramStart"/>
      <w:r w:rsidRPr="006F30FD">
        <w:rPr>
          <w:rFonts w:ascii="Segoe UI" w:eastAsia="Times New Roman" w:hAnsi="Segoe UI" w:cs="Segoe UI"/>
          <w:color w:val="24292E"/>
          <w:sz w:val="24"/>
          <w:szCs w:val="24"/>
          <w:lang w:eastAsia="en-GB"/>
        </w:rPr>
        <w:t>Tony</w:t>
      </w:r>
      <w:proofErr w:type="gramEnd"/>
      <w:r w:rsidRPr="006F30FD">
        <w:rPr>
          <w:rFonts w:ascii="Segoe UI" w:eastAsia="Times New Roman" w:hAnsi="Segoe UI" w:cs="Segoe UI"/>
          <w:color w:val="24292E"/>
          <w:sz w:val="24"/>
          <w:szCs w:val="24"/>
          <w:lang w:eastAsia="en-GB"/>
        </w:rPr>
        <w:t xml:space="preserve"> and Rob. It had only been a year since I last spent quality time with Kris and Matthew. Yet my relationship with them felt as close as it had ever been. We still shared common interests like social drinking, music, travel &amp; admiration for the great outdoors.</w:t>
      </w:r>
    </w:p>
    <w:p w14:paraId="112B3F3E"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I finished up at work, returned to the apartment and packed. Matthew, </w:t>
      </w:r>
      <w:proofErr w:type="gramStart"/>
      <w:r w:rsidRPr="006F30FD">
        <w:rPr>
          <w:rFonts w:ascii="Segoe UI" w:eastAsia="Times New Roman" w:hAnsi="Segoe UI" w:cs="Segoe UI"/>
          <w:color w:val="24292E"/>
          <w:sz w:val="24"/>
          <w:szCs w:val="24"/>
          <w:lang w:eastAsia="en-GB"/>
        </w:rPr>
        <w:t>Kris</w:t>
      </w:r>
      <w:proofErr w:type="gramEnd"/>
      <w:r w:rsidRPr="006F30FD">
        <w:rPr>
          <w:rFonts w:ascii="Segoe UI" w:eastAsia="Times New Roman" w:hAnsi="Segoe UI" w:cs="Segoe UI"/>
          <w:color w:val="24292E"/>
          <w:sz w:val="24"/>
          <w:szCs w:val="24"/>
          <w:lang w:eastAsia="en-GB"/>
        </w:rPr>
        <w:t xml:space="preserve"> and I travelled to the airport to catch a flight to Melbourne. It was, again, a brief stay before we flying to Broome, Western Australia, the first location of our impending road trip. The flight time, including a connection at Perth Airport, was 8 hours. The small plane began its decent into Broome Airport. I looked out the window to see a landing strip that included a strip of tarmac covered in a generous amount of red sand. I </w:t>
      </w:r>
      <w:proofErr w:type="gramStart"/>
      <w:r w:rsidRPr="006F30FD">
        <w:rPr>
          <w:rFonts w:ascii="Segoe UI" w:eastAsia="Times New Roman" w:hAnsi="Segoe UI" w:cs="Segoe UI"/>
          <w:color w:val="24292E"/>
          <w:sz w:val="24"/>
          <w:szCs w:val="24"/>
          <w:lang w:eastAsia="en-GB"/>
        </w:rPr>
        <w:t>couldn't</w:t>
      </w:r>
      <w:proofErr w:type="gramEnd"/>
      <w:r w:rsidRPr="006F30FD">
        <w:rPr>
          <w:rFonts w:ascii="Segoe UI" w:eastAsia="Times New Roman" w:hAnsi="Segoe UI" w:cs="Segoe UI"/>
          <w:color w:val="24292E"/>
          <w:sz w:val="24"/>
          <w:szCs w:val="24"/>
          <w:lang w:eastAsia="en-GB"/>
        </w:rPr>
        <w:t xml:space="preserve"> see a terminal, just a tin roof shelter. Departures and arrivals </w:t>
      </w:r>
      <w:proofErr w:type="gramStart"/>
      <w:r w:rsidRPr="006F30FD">
        <w:rPr>
          <w:rFonts w:ascii="Segoe UI" w:eastAsia="Times New Roman" w:hAnsi="Segoe UI" w:cs="Segoe UI"/>
          <w:color w:val="24292E"/>
          <w:sz w:val="24"/>
          <w:szCs w:val="24"/>
          <w:lang w:eastAsia="en-GB"/>
        </w:rPr>
        <w:t>was</w:t>
      </w:r>
      <w:proofErr w:type="gramEnd"/>
      <w:r w:rsidRPr="006F30FD">
        <w:rPr>
          <w:rFonts w:ascii="Segoe UI" w:eastAsia="Times New Roman" w:hAnsi="Segoe UI" w:cs="Segoe UI"/>
          <w:color w:val="24292E"/>
          <w:sz w:val="24"/>
          <w:szCs w:val="24"/>
          <w:lang w:eastAsia="en-GB"/>
        </w:rPr>
        <w:t xml:space="preserve"> the tin roof shelter, which simplified locating our luggage. It was great to have finally arrived at the road trip start point. The high temperature, 30 degrees Celsius and dry conditions were lovely. A welcome change from the cool, inclement weather we left behind in Melbourne.</w:t>
      </w:r>
    </w:p>
    <w:p w14:paraId="4325F66E"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All road trips require a mode of road transport. We had booked a Wicked Campers van prior to our arrival. The location of their Broome office was a lengthy walk away. A bit too much for tourists slugging around 2 weeks of holiday luggage. We hailed a taxi, arriving at the Wicked Campers address. The premises looked more like a scrap yard than a professional vehicle hire company. We tried to locate the office. Seeing a raft of colourfully graffitied camper vans confirmed the correct location. Wicked Campers, like many old </w:t>
      </w:r>
      <w:proofErr w:type="gramStart"/>
      <w:r w:rsidRPr="006F30FD">
        <w:rPr>
          <w:rFonts w:ascii="Segoe UI" w:eastAsia="Times New Roman" w:hAnsi="Segoe UI" w:cs="Segoe UI"/>
          <w:color w:val="24292E"/>
          <w:sz w:val="24"/>
          <w:szCs w:val="24"/>
          <w:lang w:eastAsia="en-GB"/>
        </w:rPr>
        <w:t>vehicle</w:t>
      </w:r>
      <w:proofErr w:type="gramEnd"/>
      <w:r w:rsidRPr="006F30FD">
        <w:rPr>
          <w:rFonts w:ascii="Segoe UI" w:eastAsia="Times New Roman" w:hAnsi="Segoe UI" w:cs="Segoe UI"/>
          <w:color w:val="24292E"/>
          <w:sz w:val="24"/>
          <w:szCs w:val="24"/>
          <w:lang w:eastAsia="en-GB"/>
        </w:rPr>
        <w:t xml:space="preserve"> hire companies, lacked </w:t>
      </w:r>
      <w:proofErr w:type="spellStart"/>
      <w:r w:rsidRPr="006F30FD">
        <w:rPr>
          <w:rFonts w:ascii="Segoe UI" w:eastAsia="Times New Roman" w:hAnsi="Segoe UI" w:cs="Segoe UI"/>
          <w:color w:val="24292E"/>
          <w:sz w:val="24"/>
          <w:szCs w:val="24"/>
          <w:lang w:eastAsia="en-GB"/>
        </w:rPr>
        <w:t>hygene</w:t>
      </w:r>
      <w:proofErr w:type="spellEnd"/>
      <w:r w:rsidRPr="006F30FD">
        <w:rPr>
          <w:rFonts w:ascii="Segoe UI" w:eastAsia="Times New Roman" w:hAnsi="Segoe UI" w:cs="Segoe UI"/>
          <w:color w:val="24292E"/>
          <w:sz w:val="24"/>
          <w:szCs w:val="24"/>
          <w:lang w:eastAsia="en-GB"/>
        </w:rPr>
        <w:t xml:space="preserve"> standards. The maintenance staff wore grease and chip fat on their exposed skin. They were helpful, escorting us to the sales office.</w:t>
      </w:r>
    </w:p>
    <w:p w14:paraId="226BA9B0"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The main hangar contained a raft of vans up on blocks, presumably requiring a lot of repair work. </w:t>
      </w:r>
      <w:proofErr w:type="gramStart"/>
      <w:r w:rsidRPr="006F30FD">
        <w:rPr>
          <w:rFonts w:ascii="Segoe UI" w:eastAsia="Times New Roman" w:hAnsi="Segoe UI" w:cs="Segoe UI"/>
          <w:color w:val="24292E"/>
          <w:sz w:val="24"/>
          <w:szCs w:val="24"/>
          <w:lang w:eastAsia="en-GB"/>
        </w:rPr>
        <w:t>Hopefully</w:t>
      </w:r>
      <w:proofErr w:type="gramEnd"/>
      <w:r w:rsidRPr="006F30FD">
        <w:rPr>
          <w:rFonts w:ascii="Segoe UI" w:eastAsia="Times New Roman" w:hAnsi="Segoe UI" w:cs="Segoe UI"/>
          <w:color w:val="24292E"/>
          <w:sz w:val="24"/>
          <w:szCs w:val="24"/>
          <w:lang w:eastAsia="en-GB"/>
        </w:rPr>
        <w:t xml:space="preserve"> our van wouldn't need any attention for the entirety of the road trip. We signed </w:t>
      </w:r>
      <w:proofErr w:type="gramStart"/>
      <w:r w:rsidRPr="006F30FD">
        <w:rPr>
          <w:rFonts w:ascii="Segoe UI" w:eastAsia="Times New Roman" w:hAnsi="Segoe UI" w:cs="Segoe UI"/>
          <w:color w:val="24292E"/>
          <w:sz w:val="24"/>
          <w:szCs w:val="24"/>
          <w:lang w:eastAsia="en-GB"/>
        </w:rPr>
        <w:t>paper work</w:t>
      </w:r>
      <w:proofErr w:type="gramEnd"/>
      <w:r w:rsidRPr="006F30FD">
        <w:rPr>
          <w:rFonts w:ascii="Segoe UI" w:eastAsia="Times New Roman" w:hAnsi="Segoe UI" w:cs="Segoe UI"/>
          <w:color w:val="24292E"/>
          <w:sz w:val="24"/>
          <w:szCs w:val="24"/>
          <w:lang w:eastAsia="en-GB"/>
        </w:rPr>
        <w:t xml:space="preserve"> and returned back to the forecourt. "Right, this is yours.", a representative said. I looked at the vehicle, crossed my arms and stared. It </w:t>
      </w:r>
      <w:r w:rsidRPr="006F30FD">
        <w:rPr>
          <w:rFonts w:ascii="Segoe UI" w:eastAsia="Times New Roman" w:hAnsi="Segoe UI" w:cs="Segoe UI"/>
          <w:color w:val="24292E"/>
          <w:sz w:val="24"/>
          <w:szCs w:val="24"/>
          <w:lang w:eastAsia="en-GB"/>
        </w:rPr>
        <w:lastRenderedPageBreak/>
        <w:t xml:space="preserve">was a Mitsubishi, not any Mitsubishi, a diesel 4x4 van called </w:t>
      </w:r>
      <w:proofErr w:type="spellStart"/>
      <w:r w:rsidRPr="006F30FD">
        <w:rPr>
          <w:rFonts w:ascii="Segoe UI" w:eastAsia="Times New Roman" w:hAnsi="Segoe UI" w:cs="Segoe UI"/>
          <w:color w:val="24292E"/>
          <w:sz w:val="24"/>
          <w:szCs w:val="24"/>
          <w:lang w:eastAsia="en-GB"/>
        </w:rPr>
        <w:t>Delica</w:t>
      </w:r>
      <w:proofErr w:type="spellEnd"/>
      <w:r w:rsidRPr="006F30FD">
        <w:rPr>
          <w:rFonts w:ascii="Segoe UI" w:eastAsia="Times New Roman" w:hAnsi="Segoe UI" w:cs="Segoe UI"/>
          <w:color w:val="24292E"/>
          <w:sz w:val="24"/>
          <w:szCs w:val="24"/>
          <w:lang w:eastAsia="en-GB"/>
        </w:rPr>
        <w:t xml:space="preserve">. It was tall, thin, </w:t>
      </w:r>
      <w:proofErr w:type="gramStart"/>
      <w:r w:rsidRPr="006F30FD">
        <w:rPr>
          <w:rFonts w:ascii="Segoe UI" w:eastAsia="Times New Roman" w:hAnsi="Segoe UI" w:cs="Segoe UI"/>
          <w:color w:val="24292E"/>
          <w:sz w:val="24"/>
          <w:szCs w:val="24"/>
          <w:lang w:eastAsia="en-GB"/>
        </w:rPr>
        <w:t>feminine</w:t>
      </w:r>
      <w:proofErr w:type="gramEnd"/>
      <w:r w:rsidRPr="006F30FD">
        <w:rPr>
          <w:rFonts w:ascii="Segoe UI" w:eastAsia="Times New Roman" w:hAnsi="Segoe UI" w:cs="Segoe UI"/>
          <w:color w:val="24292E"/>
          <w:sz w:val="24"/>
          <w:szCs w:val="24"/>
          <w:lang w:eastAsia="en-GB"/>
        </w:rPr>
        <w:t xml:space="preserve"> and emblazoned with tasteless graffiti. The representative provided us with documentation. "Remember, it’s a diesel. Make sure the glow plug light goes out before you turn the ignition.", he said. Wise words. We were to find out, the </w:t>
      </w:r>
      <w:proofErr w:type="spellStart"/>
      <w:r w:rsidRPr="006F30FD">
        <w:rPr>
          <w:rFonts w:ascii="Segoe UI" w:eastAsia="Times New Roman" w:hAnsi="Segoe UI" w:cs="Segoe UI"/>
          <w:color w:val="24292E"/>
          <w:sz w:val="24"/>
          <w:szCs w:val="24"/>
          <w:lang w:eastAsia="en-GB"/>
        </w:rPr>
        <w:t>Delica</w:t>
      </w:r>
      <w:proofErr w:type="spellEnd"/>
      <w:r w:rsidRPr="006F30FD">
        <w:rPr>
          <w:rFonts w:ascii="Segoe UI" w:eastAsia="Times New Roman" w:hAnsi="Segoe UI" w:cs="Segoe UI"/>
          <w:color w:val="24292E"/>
          <w:sz w:val="24"/>
          <w:szCs w:val="24"/>
          <w:lang w:eastAsia="en-GB"/>
        </w:rPr>
        <w:t xml:space="preserve"> </w:t>
      </w:r>
      <w:proofErr w:type="gramStart"/>
      <w:r w:rsidRPr="006F30FD">
        <w:rPr>
          <w:rFonts w:ascii="Segoe UI" w:eastAsia="Times New Roman" w:hAnsi="Segoe UI" w:cs="Segoe UI"/>
          <w:color w:val="24292E"/>
          <w:sz w:val="24"/>
          <w:szCs w:val="24"/>
          <w:lang w:eastAsia="en-GB"/>
        </w:rPr>
        <w:t>didn't</w:t>
      </w:r>
      <w:proofErr w:type="gramEnd"/>
      <w:r w:rsidRPr="006F30FD">
        <w:rPr>
          <w:rFonts w:ascii="Segoe UI" w:eastAsia="Times New Roman" w:hAnsi="Segoe UI" w:cs="Segoe UI"/>
          <w:color w:val="24292E"/>
          <w:sz w:val="24"/>
          <w:szCs w:val="24"/>
          <w:lang w:eastAsia="en-GB"/>
        </w:rPr>
        <w:t xml:space="preserve"> like cold mornings.</w:t>
      </w:r>
    </w:p>
    <w:p w14:paraId="1759829B"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Kris, </w:t>
      </w:r>
      <w:proofErr w:type="gramStart"/>
      <w:r w:rsidRPr="006F30FD">
        <w:rPr>
          <w:rFonts w:ascii="Segoe UI" w:eastAsia="Times New Roman" w:hAnsi="Segoe UI" w:cs="Segoe UI"/>
          <w:color w:val="24292E"/>
          <w:sz w:val="24"/>
          <w:szCs w:val="24"/>
          <w:lang w:eastAsia="en-GB"/>
        </w:rPr>
        <w:t>Matthew</w:t>
      </w:r>
      <w:proofErr w:type="gramEnd"/>
      <w:r w:rsidRPr="006F30FD">
        <w:rPr>
          <w:rFonts w:ascii="Segoe UI" w:eastAsia="Times New Roman" w:hAnsi="Segoe UI" w:cs="Segoe UI"/>
          <w:color w:val="24292E"/>
          <w:sz w:val="24"/>
          <w:szCs w:val="24"/>
          <w:lang w:eastAsia="en-GB"/>
        </w:rPr>
        <w:t xml:space="preserve"> and I shared the burden/pleasure of driving during our trip. Our </w:t>
      </w:r>
      <w:proofErr w:type="spellStart"/>
      <w:r w:rsidRPr="006F30FD">
        <w:rPr>
          <w:rFonts w:ascii="Segoe UI" w:eastAsia="Times New Roman" w:hAnsi="Segoe UI" w:cs="Segoe UI"/>
          <w:color w:val="24292E"/>
          <w:sz w:val="24"/>
          <w:szCs w:val="24"/>
          <w:lang w:eastAsia="en-GB"/>
        </w:rPr>
        <w:t>whistlestop</w:t>
      </w:r>
      <w:proofErr w:type="spellEnd"/>
      <w:r w:rsidRPr="006F30FD">
        <w:rPr>
          <w:rFonts w:ascii="Segoe UI" w:eastAsia="Times New Roman" w:hAnsi="Segoe UI" w:cs="Segoe UI"/>
          <w:color w:val="24292E"/>
          <w:sz w:val="24"/>
          <w:szCs w:val="24"/>
          <w:lang w:eastAsia="en-GB"/>
        </w:rPr>
        <w:t xml:space="preserve"> tour began at Kimberley Klub YHA. We made our way south to </w:t>
      </w:r>
      <w:proofErr w:type="gramStart"/>
      <w:r w:rsidRPr="006F30FD">
        <w:rPr>
          <w:rFonts w:ascii="Segoe UI" w:eastAsia="Times New Roman" w:hAnsi="Segoe UI" w:cs="Segoe UI"/>
          <w:color w:val="24292E"/>
          <w:sz w:val="24"/>
          <w:szCs w:val="24"/>
          <w:lang w:eastAsia="en-GB"/>
        </w:rPr>
        <w:t>a number of</w:t>
      </w:r>
      <w:proofErr w:type="gramEnd"/>
      <w:r w:rsidRPr="006F30FD">
        <w:rPr>
          <w:rFonts w:ascii="Segoe UI" w:eastAsia="Times New Roman" w:hAnsi="Segoe UI" w:cs="Segoe UI"/>
          <w:color w:val="24292E"/>
          <w:sz w:val="24"/>
          <w:szCs w:val="24"/>
          <w:lang w:eastAsia="en-GB"/>
        </w:rPr>
        <w:t xml:space="preserve"> nice little campsites including Captain Bert Madigan Park. Most of the campsites offered red sands, outdoor shared </w:t>
      </w:r>
      <w:proofErr w:type="spellStart"/>
      <w:r w:rsidRPr="006F30FD">
        <w:rPr>
          <w:rFonts w:ascii="Segoe UI" w:eastAsia="Times New Roman" w:hAnsi="Segoe UI" w:cs="Segoe UI"/>
          <w:color w:val="24292E"/>
          <w:sz w:val="24"/>
          <w:szCs w:val="24"/>
          <w:lang w:eastAsia="en-GB"/>
        </w:rPr>
        <w:t>bbqs</w:t>
      </w:r>
      <w:proofErr w:type="spellEnd"/>
      <w:r w:rsidRPr="006F30FD">
        <w:rPr>
          <w:rFonts w:ascii="Segoe UI" w:eastAsia="Times New Roman" w:hAnsi="Segoe UI" w:cs="Segoe UI"/>
          <w:color w:val="24292E"/>
          <w:sz w:val="24"/>
          <w:szCs w:val="24"/>
          <w:lang w:eastAsia="en-GB"/>
        </w:rPr>
        <w:t xml:space="preserve"> and an array of large creepy crawlies. </w:t>
      </w:r>
      <w:proofErr w:type="spellStart"/>
      <w:r w:rsidRPr="006F30FD">
        <w:rPr>
          <w:rFonts w:ascii="Segoe UI" w:eastAsia="Times New Roman" w:hAnsi="Segoe UI" w:cs="Segoe UI"/>
          <w:color w:val="24292E"/>
          <w:sz w:val="24"/>
          <w:szCs w:val="24"/>
          <w:lang w:eastAsia="en-GB"/>
        </w:rPr>
        <w:t>Karijini</w:t>
      </w:r>
      <w:proofErr w:type="spellEnd"/>
      <w:r w:rsidRPr="006F30FD">
        <w:rPr>
          <w:rFonts w:ascii="Segoe UI" w:eastAsia="Times New Roman" w:hAnsi="Segoe UI" w:cs="Segoe UI"/>
          <w:color w:val="24292E"/>
          <w:sz w:val="24"/>
          <w:szCs w:val="24"/>
          <w:lang w:eastAsia="en-GB"/>
        </w:rPr>
        <w:t xml:space="preserve"> Park featured a corrugated track. Speed and a firm grip on the steering wheel allowed us to glide across the small, evenly spaced bumps. The canyons at </w:t>
      </w:r>
      <w:proofErr w:type="spellStart"/>
      <w:r w:rsidRPr="006F30FD">
        <w:rPr>
          <w:rFonts w:ascii="Segoe UI" w:eastAsia="Times New Roman" w:hAnsi="Segoe UI" w:cs="Segoe UI"/>
          <w:color w:val="24292E"/>
          <w:sz w:val="24"/>
          <w:szCs w:val="24"/>
          <w:lang w:eastAsia="en-GB"/>
        </w:rPr>
        <w:t>Karojoni</w:t>
      </w:r>
      <w:proofErr w:type="spellEnd"/>
      <w:r w:rsidRPr="006F30FD">
        <w:rPr>
          <w:rFonts w:ascii="Segoe UI" w:eastAsia="Times New Roman" w:hAnsi="Segoe UI" w:cs="Segoe UI"/>
          <w:color w:val="24292E"/>
          <w:sz w:val="24"/>
          <w:szCs w:val="24"/>
          <w:lang w:eastAsia="en-GB"/>
        </w:rPr>
        <w:t xml:space="preserve"> Park were shallow, lush. Their small pools were perfect environments for snakes. Kris, </w:t>
      </w:r>
      <w:proofErr w:type="gramStart"/>
      <w:r w:rsidRPr="006F30FD">
        <w:rPr>
          <w:rFonts w:ascii="Segoe UI" w:eastAsia="Times New Roman" w:hAnsi="Segoe UI" w:cs="Segoe UI"/>
          <w:color w:val="24292E"/>
          <w:sz w:val="24"/>
          <w:szCs w:val="24"/>
          <w:lang w:eastAsia="en-GB"/>
        </w:rPr>
        <w:t>Matthew</w:t>
      </w:r>
      <w:proofErr w:type="gramEnd"/>
      <w:r w:rsidRPr="006F30FD">
        <w:rPr>
          <w:rFonts w:ascii="Segoe UI" w:eastAsia="Times New Roman" w:hAnsi="Segoe UI" w:cs="Segoe UI"/>
          <w:color w:val="24292E"/>
          <w:sz w:val="24"/>
          <w:szCs w:val="24"/>
          <w:lang w:eastAsia="en-GB"/>
        </w:rPr>
        <w:t xml:space="preserve"> and I encountered our first, the </w:t>
      </w:r>
      <w:proofErr w:type="spellStart"/>
      <w:r w:rsidRPr="006F30FD">
        <w:rPr>
          <w:rFonts w:ascii="Segoe UI" w:eastAsia="Times New Roman" w:hAnsi="Segoe UI" w:cs="Segoe UI"/>
          <w:color w:val="24292E"/>
          <w:sz w:val="24"/>
          <w:szCs w:val="24"/>
          <w:lang w:eastAsia="en-GB"/>
        </w:rPr>
        <w:t>Mulga</w:t>
      </w:r>
      <w:proofErr w:type="spellEnd"/>
      <w:r w:rsidRPr="006F30FD">
        <w:rPr>
          <w:rFonts w:ascii="Segoe UI" w:eastAsia="Times New Roman" w:hAnsi="Segoe UI" w:cs="Segoe UI"/>
          <w:color w:val="24292E"/>
          <w:sz w:val="24"/>
          <w:szCs w:val="24"/>
          <w:lang w:eastAsia="en-GB"/>
        </w:rPr>
        <w:t xml:space="preserve"> Snake (the largest venomous snake in Australia). The </w:t>
      </w:r>
      <w:proofErr w:type="spellStart"/>
      <w:r w:rsidRPr="006F30FD">
        <w:rPr>
          <w:rFonts w:ascii="Segoe UI" w:eastAsia="Times New Roman" w:hAnsi="Segoe UI" w:cs="Segoe UI"/>
          <w:color w:val="24292E"/>
          <w:sz w:val="24"/>
          <w:szCs w:val="24"/>
          <w:lang w:eastAsia="en-GB"/>
        </w:rPr>
        <w:t>Mulga</w:t>
      </w:r>
      <w:proofErr w:type="spellEnd"/>
      <w:r w:rsidRPr="006F30FD">
        <w:rPr>
          <w:rFonts w:ascii="Segoe UI" w:eastAsia="Times New Roman" w:hAnsi="Segoe UI" w:cs="Segoe UI"/>
          <w:color w:val="24292E"/>
          <w:sz w:val="24"/>
          <w:szCs w:val="24"/>
          <w:lang w:eastAsia="en-GB"/>
        </w:rPr>
        <w:t xml:space="preserve"> lay between us and our path out of the canyon. It was a </w:t>
      </w:r>
      <w:proofErr w:type="spellStart"/>
      <w:r w:rsidRPr="006F30FD">
        <w:rPr>
          <w:rFonts w:ascii="Segoe UI" w:eastAsia="Times New Roman" w:hAnsi="Segoe UI" w:cs="Segoe UI"/>
          <w:color w:val="24292E"/>
          <w:sz w:val="24"/>
          <w:szCs w:val="24"/>
          <w:lang w:eastAsia="en-GB"/>
        </w:rPr>
        <w:t>stand off</w:t>
      </w:r>
      <w:proofErr w:type="spellEnd"/>
      <w:r w:rsidRPr="006F30FD">
        <w:rPr>
          <w:rFonts w:ascii="Segoe UI" w:eastAsia="Times New Roman" w:hAnsi="Segoe UI" w:cs="Segoe UI"/>
          <w:color w:val="24292E"/>
          <w:sz w:val="24"/>
          <w:szCs w:val="24"/>
          <w:lang w:eastAsia="en-GB"/>
        </w:rPr>
        <w:t xml:space="preserve">. Using a large stick and a lot of arm waving, we spooked the snake to retreat. It slithered </w:t>
      </w:r>
      <w:proofErr w:type="spellStart"/>
      <w:r w:rsidRPr="006F30FD">
        <w:rPr>
          <w:rFonts w:ascii="Segoe UI" w:eastAsia="Times New Roman" w:hAnsi="Segoe UI" w:cs="Segoe UI"/>
          <w:color w:val="24292E"/>
          <w:sz w:val="24"/>
          <w:szCs w:val="24"/>
          <w:lang w:eastAsia="en-GB"/>
        </w:rPr>
        <w:t>surpisingly</w:t>
      </w:r>
      <w:proofErr w:type="spellEnd"/>
      <w:r w:rsidRPr="006F30FD">
        <w:rPr>
          <w:rFonts w:ascii="Segoe UI" w:eastAsia="Times New Roman" w:hAnsi="Segoe UI" w:cs="Segoe UI"/>
          <w:color w:val="24292E"/>
          <w:sz w:val="24"/>
          <w:szCs w:val="24"/>
          <w:lang w:eastAsia="en-GB"/>
        </w:rPr>
        <w:t xml:space="preserve"> speedily.</w:t>
      </w:r>
    </w:p>
    <w:p w14:paraId="5FF43A97"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Finding a place to sleep in </w:t>
      </w:r>
      <w:proofErr w:type="spellStart"/>
      <w:r w:rsidRPr="006F30FD">
        <w:rPr>
          <w:rFonts w:ascii="Segoe UI" w:eastAsia="Times New Roman" w:hAnsi="Segoe UI" w:cs="Segoe UI"/>
          <w:color w:val="24292E"/>
          <w:sz w:val="24"/>
          <w:szCs w:val="24"/>
          <w:lang w:eastAsia="en-GB"/>
        </w:rPr>
        <w:t>Karijini</w:t>
      </w:r>
      <w:proofErr w:type="spellEnd"/>
      <w:r w:rsidRPr="006F30FD">
        <w:rPr>
          <w:rFonts w:ascii="Segoe UI" w:eastAsia="Times New Roman" w:hAnsi="Segoe UI" w:cs="Segoe UI"/>
          <w:color w:val="24292E"/>
          <w:sz w:val="24"/>
          <w:szCs w:val="24"/>
          <w:lang w:eastAsia="en-GB"/>
        </w:rPr>
        <w:t xml:space="preserve"> National Park was straightforward. Keep off the corrugated road. When darkness set in and dinner time </w:t>
      </w:r>
      <w:proofErr w:type="gramStart"/>
      <w:r w:rsidRPr="006F30FD">
        <w:rPr>
          <w:rFonts w:ascii="Segoe UI" w:eastAsia="Times New Roman" w:hAnsi="Segoe UI" w:cs="Segoe UI"/>
          <w:color w:val="24292E"/>
          <w:sz w:val="24"/>
          <w:szCs w:val="24"/>
          <w:lang w:eastAsia="en-GB"/>
        </w:rPr>
        <w:t>approached</w:t>
      </w:r>
      <w:proofErr w:type="gramEnd"/>
      <w:r w:rsidRPr="006F30FD">
        <w:rPr>
          <w:rFonts w:ascii="Segoe UI" w:eastAsia="Times New Roman" w:hAnsi="Segoe UI" w:cs="Segoe UI"/>
          <w:color w:val="24292E"/>
          <w:sz w:val="24"/>
          <w:szCs w:val="24"/>
          <w:lang w:eastAsia="en-GB"/>
        </w:rPr>
        <w:t xml:space="preserve"> we took out the torches and opened the Mitsubishi </w:t>
      </w:r>
      <w:proofErr w:type="spellStart"/>
      <w:r w:rsidRPr="006F30FD">
        <w:rPr>
          <w:rFonts w:ascii="Segoe UI" w:eastAsia="Times New Roman" w:hAnsi="Segoe UI" w:cs="Segoe UI"/>
          <w:color w:val="24292E"/>
          <w:sz w:val="24"/>
          <w:szCs w:val="24"/>
          <w:lang w:eastAsia="en-GB"/>
        </w:rPr>
        <w:t>Delica's</w:t>
      </w:r>
      <w:proofErr w:type="spellEnd"/>
      <w:r w:rsidRPr="006F30FD">
        <w:rPr>
          <w:rFonts w:ascii="Segoe UI" w:eastAsia="Times New Roman" w:hAnsi="Segoe UI" w:cs="Segoe UI"/>
          <w:color w:val="24292E"/>
          <w:sz w:val="24"/>
          <w:szCs w:val="24"/>
          <w:lang w:eastAsia="en-GB"/>
        </w:rPr>
        <w:t xml:space="preserve"> boot. It was like the </w:t>
      </w:r>
      <w:proofErr w:type="spellStart"/>
      <w:r w:rsidRPr="006F30FD">
        <w:rPr>
          <w:rFonts w:ascii="Segoe UI" w:eastAsia="Times New Roman" w:hAnsi="Segoe UI" w:cs="Segoe UI"/>
          <w:color w:val="24292E"/>
          <w:sz w:val="24"/>
          <w:szCs w:val="24"/>
          <w:lang w:eastAsia="en-GB"/>
        </w:rPr>
        <w:t>tardis</w:t>
      </w:r>
      <w:proofErr w:type="spellEnd"/>
      <w:r w:rsidRPr="006F30FD">
        <w:rPr>
          <w:rFonts w:ascii="Segoe UI" w:eastAsia="Times New Roman" w:hAnsi="Segoe UI" w:cs="Segoe UI"/>
          <w:color w:val="24292E"/>
          <w:sz w:val="24"/>
          <w:szCs w:val="24"/>
          <w:lang w:eastAsia="en-GB"/>
        </w:rPr>
        <w:t xml:space="preserve">, given the compact size of the van, it had a lot of interior space. A small gas canister </w:t>
      </w:r>
      <w:proofErr w:type="gramStart"/>
      <w:r w:rsidRPr="006F30FD">
        <w:rPr>
          <w:rFonts w:ascii="Segoe UI" w:eastAsia="Times New Roman" w:hAnsi="Segoe UI" w:cs="Segoe UI"/>
          <w:color w:val="24292E"/>
          <w:sz w:val="24"/>
          <w:szCs w:val="24"/>
          <w:lang w:eastAsia="en-GB"/>
        </w:rPr>
        <w:t>was located in</w:t>
      </w:r>
      <w:proofErr w:type="gramEnd"/>
      <w:r w:rsidRPr="006F30FD">
        <w:rPr>
          <w:rFonts w:ascii="Segoe UI" w:eastAsia="Times New Roman" w:hAnsi="Segoe UI" w:cs="Segoe UI"/>
          <w:color w:val="24292E"/>
          <w:sz w:val="24"/>
          <w:szCs w:val="24"/>
          <w:lang w:eastAsia="en-GB"/>
        </w:rPr>
        <w:t xml:space="preserve"> the </w:t>
      </w:r>
      <w:proofErr w:type="spellStart"/>
      <w:r w:rsidRPr="006F30FD">
        <w:rPr>
          <w:rFonts w:ascii="Segoe UI" w:eastAsia="Times New Roman" w:hAnsi="Segoe UI" w:cs="Segoe UI"/>
          <w:color w:val="24292E"/>
          <w:sz w:val="24"/>
          <w:szCs w:val="24"/>
          <w:lang w:eastAsia="en-GB"/>
        </w:rPr>
        <w:t>Delica's</w:t>
      </w:r>
      <w:proofErr w:type="spellEnd"/>
      <w:r w:rsidRPr="006F30FD">
        <w:rPr>
          <w:rFonts w:ascii="Segoe UI" w:eastAsia="Times New Roman" w:hAnsi="Segoe UI" w:cs="Segoe UI"/>
          <w:color w:val="24292E"/>
          <w:sz w:val="24"/>
          <w:szCs w:val="24"/>
          <w:lang w:eastAsia="en-GB"/>
        </w:rPr>
        <w:t xml:space="preserve"> boot. There was also a stove and an Esky (cool box). The contents of the Esky </w:t>
      </w:r>
      <w:proofErr w:type="gramStart"/>
      <w:r w:rsidRPr="006F30FD">
        <w:rPr>
          <w:rFonts w:ascii="Segoe UI" w:eastAsia="Times New Roman" w:hAnsi="Segoe UI" w:cs="Segoe UI"/>
          <w:color w:val="24292E"/>
          <w:sz w:val="24"/>
          <w:szCs w:val="24"/>
          <w:lang w:eastAsia="en-GB"/>
        </w:rPr>
        <w:t>was</w:t>
      </w:r>
      <w:proofErr w:type="gramEnd"/>
      <w:r w:rsidRPr="006F30FD">
        <w:rPr>
          <w:rFonts w:ascii="Segoe UI" w:eastAsia="Times New Roman" w:hAnsi="Segoe UI" w:cs="Segoe UI"/>
          <w:color w:val="24292E"/>
          <w:sz w:val="24"/>
          <w:szCs w:val="24"/>
          <w:lang w:eastAsia="en-GB"/>
        </w:rPr>
        <w:t xml:space="preserve"> kept cold with a mixture of frozen foods and bagged ice. Using the gas stove, Kris prepared a tasty vegan dinner. Penne pasta with spinach and a creamy sauce. We enjoyed eating our meal in the serenity of our </w:t>
      </w:r>
      <w:proofErr w:type="gramStart"/>
      <w:r w:rsidRPr="006F30FD">
        <w:rPr>
          <w:rFonts w:ascii="Segoe UI" w:eastAsia="Times New Roman" w:hAnsi="Segoe UI" w:cs="Segoe UI"/>
          <w:color w:val="24292E"/>
          <w:sz w:val="24"/>
          <w:szCs w:val="24"/>
          <w:lang w:eastAsia="en-GB"/>
        </w:rPr>
        <w:t>road side</w:t>
      </w:r>
      <w:proofErr w:type="gramEnd"/>
      <w:r w:rsidRPr="006F30FD">
        <w:rPr>
          <w:rFonts w:ascii="Segoe UI" w:eastAsia="Times New Roman" w:hAnsi="Segoe UI" w:cs="Segoe UI"/>
          <w:color w:val="24292E"/>
          <w:sz w:val="24"/>
          <w:szCs w:val="24"/>
          <w:lang w:eastAsia="en-GB"/>
        </w:rPr>
        <w:t xml:space="preserve"> location. There was no road noise and no light pollution. We relaxed with beer in hand and fold up chairs beneath our bottoms. When </w:t>
      </w:r>
      <w:proofErr w:type="gramStart"/>
      <w:r w:rsidRPr="006F30FD">
        <w:rPr>
          <w:rFonts w:ascii="Segoe UI" w:eastAsia="Times New Roman" w:hAnsi="Segoe UI" w:cs="Segoe UI"/>
          <w:color w:val="24292E"/>
          <w:sz w:val="24"/>
          <w:szCs w:val="24"/>
          <w:lang w:eastAsia="en-GB"/>
        </w:rPr>
        <w:t>bed time</w:t>
      </w:r>
      <w:proofErr w:type="gramEnd"/>
      <w:r w:rsidRPr="006F30FD">
        <w:rPr>
          <w:rFonts w:ascii="Segoe UI" w:eastAsia="Times New Roman" w:hAnsi="Segoe UI" w:cs="Segoe UI"/>
          <w:color w:val="24292E"/>
          <w:sz w:val="24"/>
          <w:szCs w:val="24"/>
          <w:lang w:eastAsia="en-GB"/>
        </w:rPr>
        <w:t xml:space="preserve"> beckoned, Matthew and Kris reorganised the interior of the van to unshackle the fold down bed. Their sleeping quarters were secure, out of the elements and supported by a lovely mattress. My tent, borrowed from my friend Andy, had the essentials: A canvas roof and a thin foam mat. Given the dark and silent environment, exiting the tent at night for the call of nature felt scary. Having a </w:t>
      </w:r>
      <w:proofErr w:type="gramStart"/>
      <w:r w:rsidRPr="006F30FD">
        <w:rPr>
          <w:rFonts w:ascii="Segoe UI" w:eastAsia="Times New Roman" w:hAnsi="Segoe UI" w:cs="Segoe UI"/>
          <w:color w:val="24292E"/>
          <w:sz w:val="24"/>
          <w:szCs w:val="24"/>
          <w:lang w:eastAsia="en-GB"/>
        </w:rPr>
        <w:t>spot light</w:t>
      </w:r>
      <w:proofErr w:type="gramEnd"/>
      <w:r w:rsidRPr="006F30FD">
        <w:rPr>
          <w:rFonts w:ascii="Segoe UI" w:eastAsia="Times New Roman" w:hAnsi="Segoe UI" w:cs="Segoe UI"/>
          <w:color w:val="24292E"/>
          <w:sz w:val="24"/>
          <w:szCs w:val="24"/>
          <w:lang w:eastAsia="en-GB"/>
        </w:rPr>
        <w:t xml:space="preserve"> angled at my feet, walking in an unfamiliar area. There was every chance I was going to get lost, eaten or </w:t>
      </w:r>
      <w:proofErr w:type="spellStart"/>
      <w:r w:rsidRPr="006F30FD">
        <w:rPr>
          <w:rFonts w:ascii="Segoe UI" w:eastAsia="Times New Roman" w:hAnsi="Segoe UI" w:cs="Segoe UI"/>
          <w:color w:val="24292E"/>
          <w:sz w:val="24"/>
          <w:szCs w:val="24"/>
          <w:lang w:eastAsia="en-GB"/>
        </w:rPr>
        <w:t>wee'd</w:t>
      </w:r>
      <w:proofErr w:type="spellEnd"/>
      <w:r w:rsidRPr="006F30FD">
        <w:rPr>
          <w:rFonts w:ascii="Segoe UI" w:eastAsia="Times New Roman" w:hAnsi="Segoe UI" w:cs="Segoe UI"/>
          <w:color w:val="24292E"/>
          <w:sz w:val="24"/>
          <w:szCs w:val="24"/>
          <w:lang w:eastAsia="en-GB"/>
        </w:rPr>
        <w:t xml:space="preserve"> on, by me if my bladder </w:t>
      </w:r>
      <w:proofErr w:type="gramStart"/>
      <w:r w:rsidRPr="006F30FD">
        <w:rPr>
          <w:rFonts w:ascii="Segoe UI" w:eastAsia="Times New Roman" w:hAnsi="Segoe UI" w:cs="Segoe UI"/>
          <w:color w:val="24292E"/>
          <w:sz w:val="24"/>
          <w:szCs w:val="24"/>
          <w:lang w:eastAsia="en-GB"/>
        </w:rPr>
        <w:t>couldn't</w:t>
      </w:r>
      <w:proofErr w:type="gramEnd"/>
      <w:r w:rsidRPr="006F30FD">
        <w:rPr>
          <w:rFonts w:ascii="Segoe UI" w:eastAsia="Times New Roman" w:hAnsi="Segoe UI" w:cs="Segoe UI"/>
          <w:color w:val="24292E"/>
          <w:sz w:val="24"/>
          <w:szCs w:val="24"/>
          <w:lang w:eastAsia="en-GB"/>
        </w:rPr>
        <w:t xml:space="preserve"> hold. While trying to get </w:t>
      </w:r>
      <w:proofErr w:type="gramStart"/>
      <w:r w:rsidRPr="006F30FD">
        <w:rPr>
          <w:rFonts w:ascii="Segoe UI" w:eastAsia="Times New Roman" w:hAnsi="Segoe UI" w:cs="Segoe UI"/>
          <w:color w:val="24292E"/>
          <w:sz w:val="24"/>
          <w:szCs w:val="24"/>
          <w:lang w:eastAsia="en-GB"/>
        </w:rPr>
        <w:t>shut-eye</w:t>
      </w:r>
      <w:proofErr w:type="gramEnd"/>
      <w:r w:rsidRPr="006F30FD">
        <w:rPr>
          <w:rFonts w:ascii="Segoe UI" w:eastAsia="Times New Roman" w:hAnsi="Segoe UI" w:cs="Segoe UI"/>
          <w:color w:val="24292E"/>
          <w:sz w:val="24"/>
          <w:szCs w:val="24"/>
          <w:lang w:eastAsia="en-GB"/>
        </w:rPr>
        <w:t xml:space="preserve">, I heard the unfamiliar sounds of Australian outback. With my heart racing, headtorch flashing and back breaking (moist red sand is as forgiving as concrete) I had a restless </w:t>
      </w:r>
      <w:proofErr w:type="spellStart"/>
      <w:proofErr w:type="gramStart"/>
      <w:r w:rsidRPr="006F30FD">
        <w:rPr>
          <w:rFonts w:ascii="Segoe UI" w:eastAsia="Times New Roman" w:hAnsi="Segoe UI" w:cs="Segoe UI"/>
          <w:color w:val="24292E"/>
          <w:sz w:val="24"/>
          <w:szCs w:val="24"/>
          <w:lang w:eastAsia="en-GB"/>
        </w:rPr>
        <w:t>nights</w:t>
      </w:r>
      <w:proofErr w:type="spellEnd"/>
      <w:proofErr w:type="gramEnd"/>
      <w:r w:rsidRPr="006F30FD">
        <w:rPr>
          <w:rFonts w:ascii="Segoe UI" w:eastAsia="Times New Roman" w:hAnsi="Segoe UI" w:cs="Segoe UI"/>
          <w:color w:val="24292E"/>
          <w:sz w:val="24"/>
          <w:szCs w:val="24"/>
          <w:lang w:eastAsia="en-GB"/>
        </w:rPr>
        <w:t xml:space="preserve"> sleep.</w:t>
      </w:r>
    </w:p>
    <w:p w14:paraId="37789B3B"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The tent had </w:t>
      </w:r>
      <w:proofErr w:type="spellStart"/>
      <w:r w:rsidRPr="006F30FD">
        <w:rPr>
          <w:rFonts w:ascii="Segoe UI" w:eastAsia="Times New Roman" w:hAnsi="Segoe UI" w:cs="Segoe UI"/>
          <w:color w:val="24292E"/>
          <w:sz w:val="24"/>
          <w:szCs w:val="24"/>
          <w:lang w:eastAsia="en-GB"/>
        </w:rPr>
        <w:t>accummulated</w:t>
      </w:r>
      <w:proofErr w:type="spellEnd"/>
      <w:r w:rsidRPr="006F30FD">
        <w:rPr>
          <w:rFonts w:ascii="Segoe UI" w:eastAsia="Times New Roman" w:hAnsi="Segoe UI" w:cs="Segoe UI"/>
          <w:color w:val="24292E"/>
          <w:sz w:val="24"/>
          <w:szCs w:val="24"/>
          <w:lang w:eastAsia="en-GB"/>
        </w:rPr>
        <w:t xml:space="preserve"> red soil by the next morning. For the love of cleaning, it could not be completely removed. It was blue skies in </w:t>
      </w:r>
      <w:proofErr w:type="spellStart"/>
      <w:r w:rsidRPr="006F30FD">
        <w:rPr>
          <w:rFonts w:ascii="Segoe UI" w:eastAsia="Times New Roman" w:hAnsi="Segoe UI" w:cs="Segoe UI"/>
          <w:color w:val="24292E"/>
          <w:sz w:val="24"/>
          <w:szCs w:val="24"/>
          <w:lang w:eastAsia="en-GB"/>
        </w:rPr>
        <w:t>Karijini</w:t>
      </w:r>
      <w:proofErr w:type="spellEnd"/>
      <w:r w:rsidRPr="006F30FD">
        <w:rPr>
          <w:rFonts w:ascii="Segoe UI" w:eastAsia="Times New Roman" w:hAnsi="Segoe UI" w:cs="Segoe UI"/>
          <w:color w:val="24292E"/>
          <w:sz w:val="24"/>
          <w:szCs w:val="24"/>
          <w:lang w:eastAsia="en-GB"/>
        </w:rPr>
        <w:t xml:space="preserve">. The good weather conditions allowed for more driving routes to be accessed. The </w:t>
      </w:r>
      <w:proofErr w:type="gramStart"/>
      <w:r w:rsidRPr="006F30FD">
        <w:rPr>
          <w:rFonts w:ascii="Segoe UI" w:eastAsia="Times New Roman" w:hAnsi="Segoe UI" w:cs="Segoe UI"/>
          <w:color w:val="24292E"/>
          <w:sz w:val="24"/>
          <w:szCs w:val="24"/>
          <w:lang w:eastAsia="en-GB"/>
        </w:rPr>
        <w:t>red muddy</w:t>
      </w:r>
      <w:proofErr w:type="gramEnd"/>
      <w:r w:rsidRPr="006F30FD">
        <w:rPr>
          <w:rFonts w:ascii="Segoe UI" w:eastAsia="Times New Roman" w:hAnsi="Segoe UI" w:cs="Segoe UI"/>
          <w:color w:val="24292E"/>
          <w:sz w:val="24"/>
          <w:szCs w:val="24"/>
          <w:lang w:eastAsia="en-GB"/>
        </w:rPr>
        <w:t xml:space="preserve"> roads were now compacted, red sandy tracks. A different set of driving skills were required to exit the park. It was a challenge we relished. My spine and the contents of the van appreciated driving back on the tarmac of the sealed roads. With Kris as designated </w:t>
      </w:r>
      <w:r w:rsidRPr="006F30FD">
        <w:rPr>
          <w:rFonts w:ascii="Segoe UI" w:eastAsia="Times New Roman" w:hAnsi="Segoe UI" w:cs="Segoe UI"/>
          <w:color w:val="24292E"/>
          <w:sz w:val="24"/>
          <w:szCs w:val="24"/>
          <w:lang w:eastAsia="en-GB"/>
        </w:rPr>
        <w:lastRenderedPageBreak/>
        <w:t xml:space="preserve">driver I </w:t>
      </w:r>
      <w:proofErr w:type="gramStart"/>
      <w:r w:rsidRPr="006F30FD">
        <w:rPr>
          <w:rFonts w:ascii="Segoe UI" w:eastAsia="Times New Roman" w:hAnsi="Segoe UI" w:cs="Segoe UI"/>
          <w:color w:val="24292E"/>
          <w:sz w:val="24"/>
          <w:szCs w:val="24"/>
          <w:lang w:eastAsia="en-GB"/>
        </w:rPr>
        <w:t>was allowed to</w:t>
      </w:r>
      <w:proofErr w:type="gramEnd"/>
      <w:r w:rsidRPr="006F30FD">
        <w:rPr>
          <w:rFonts w:ascii="Segoe UI" w:eastAsia="Times New Roman" w:hAnsi="Segoe UI" w:cs="Segoe UI"/>
          <w:color w:val="24292E"/>
          <w:sz w:val="24"/>
          <w:szCs w:val="24"/>
          <w:lang w:eastAsia="en-GB"/>
        </w:rPr>
        <w:t xml:space="preserve"> relax in the back seat. The scale of Australia was difficult for me to understand. To not see a vehicle for hours. To see a brush wilderness that stretched endlessly into the distance. It was so peaceful.</w:t>
      </w:r>
    </w:p>
    <w:p w14:paraId="28E80140"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On the journey to </w:t>
      </w:r>
      <w:proofErr w:type="gramStart"/>
      <w:r w:rsidRPr="006F30FD">
        <w:rPr>
          <w:rFonts w:ascii="Segoe UI" w:eastAsia="Times New Roman" w:hAnsi="Segoe UI" w:cs="Segoe UI"/>
          <w:color w:val="24292E"/>
          <w:sz w:val="24"/>
          <w:szCs w:val="24"/>
          <w:lang w:eastAsia="en-GB"/>
        </w:rPr>
        <w:t>Exmouth</w:t>
      </w:r>
      <w:proofErr w:type="gramEnd"/>
      <w:r w:rsidRPr="006F30FD">
        <w:rPr>
          <w:rFonts w:ascii="Segoe UI" w:eastAsia="Times New Roman" w:hAnsi="Segoe UI" w:cs="Segoe UI"/>
          <w:color w:val="24292E"/>
          <w:sz w:val="24"/>
          <w:szCs w:val="24"/>
          <w:lang w:eastAsia="en-GB"/>
        </w:rPr>
        <w:t xml:space="preserve"> we stopped at a caravan park. It was lunch time. We were surprised to see inhabitants other than people. Mobs of Australia’s largest flightless bird, the emu, were abundant. The emus were unfazed by people. People equalled food. We had bought a </w:t>
      </w:r>
      <w:proofErr w:type="gramStart"/>
      <w:r w:rsidRPr="006F30FD">
        <w:rPr>
          <w:rFonts w:ascii="Segoe UI" w:eastAsia="Times New Roman" w:hAnsi="Segoe UI" w:cs="Segoe UI"/>
          <w:color w:val="24292E"/>
          <w:sz w:val="24"/>
          <w:szCs w:val="24"/>
          <w:lang w:eastAsia="en-GB"/>
        </w:rPr>
        <w:t>water melon</w:t>
      </w:r>
      <w:proofErr w:type="gramEnd"/>
      <w:r w:rsidRPr="006F30FD">
        <w:rPr>
          <w:rFonts w:ascii="Segoe UI" w:eastAsia="Times New Roman" w:hAnsi="Segoe UI" w:cs="Segoe UI"/>
          <w:color w:val="24292E"/>
          <w:sz w:val="24"/>
          <w:szCs w:val="24"/>
          <w:lang w:eastAsia="en-GB"/>
        </w:rPr>
        <w:t xml:space="preserve"> from a food stall before our arrival. Stupidly we decided to prepare it in the shared, outdoor area. The emus were on us. To holt the </w:t>
      </w:r>
      <w:proofErr w:type="spellStart"/>
      <w:r w:rsidRPr="006F30FD">
        <w:rPr>
          <w:rFonts w:ascii="Segoe UI" w:eastAsia="Times New Roman" w:hAnsi="Segoe UI" w:cs="Segoe UI"/>
          <w:color w:val="24292E"/>
          <w:sz w:val="24"/>
          <w:szCs w:val="24"/>
          <w:lang w:eastAsia="en-GB"/>
        </w:rPr>
        <w:t>enslaught</w:t>
      </w:r>
      <w:proofErr w:type="spellEnd"/>
      <w:r w:rsidRPr="006F30FD">
        <w:rPr>
          <w:rFonts w:ascii="Segoe UI" w:eastAsia="Times New Roman" w:hAnsi="Segoe UI" w:cs="Segoe UI"/>
          <w:color w:val="24292E"/>
          <w:sz w:val="24"/>
          <w:szCs w:val="24"/>
          <w:lang w:eastAsia="en-GB"/>
        </w:rPr>
        <w:t xml:space="preserve"> we formed a human shield. Like a pride of lions at a kill, we ate large </w:t>
      </w:r>
      <w:proofErr w:type="spellStart"/>
      <w:r w:rsidRPr="006F30FD">
        <w:rPr>
          <w:rFonts w:ascii="Segoe UI" w:eastAsia="Times New Roman" w:hAnsi="Segoe UI" w:cs="Segoe UI"/>
          <w:color w:val="24292E"/>
          <w:sz w:val="24"/>
          <w:szCs w:val="24"/>
          <w:lang w:eastAsia="en-GB"/>
        </w:rPr>
        <w:t>quanities</w:t>
      </w:r>
      <w:proofErr w:type="spellEnd"/>
      <w:r w:rsidRPr="006F30FD">
        <w:rPr>
          <w:rFonts w:ascii="Segoe UI" w:eastAsia="Times New Roman" w:hAnsi="Segoe UI" w:cs="Segoe UI"/>
          <w:color w:val="24292E"/>
          <w:sz w:val="24"/>
          <w:szCs w:val="24"/>
          <w:lang w:eastAsia="en-GB"/>
        </w:rPr>
        <w:t xml:space="preserve"> as quickly as we could. We eventually surrendered the melon, to save ourselves from being pecked to pieces.</w:t>
      </w:r>
    </w:p>
    <w:p w14:paraId="6784AD6B"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Coral Bay, a pristine lagoon, was another scheduled stop on the journey to Exmouth. Forget the Great Barrier Reef. Coral Bay offered a better snorkelling experience, all accessible from shore. The untouched </w:t>
      </w:r>
      <w:proofErr w:type="spellStart"/>
      <w:r w:rsidRPr="006F30FD">
        <w:rPr>
          <w:rFonts w:ascii="Segoe UI" w:eastAsia="Times New Roman" w:hAnsi="Segoe UI" w:cs="Segoe UI"/>
          <w:color w:val="24292E"/>
          <w:sz w:val="24"/>
          <w:szCs w:val="24"/>
          <w:lang w:eastAsia="en-GB"/>
        </w:rPr>
        <w:t>corral</w:t>
      </w:r>
      <w:proofErr w:type="spellEnd"/>
      <w:r w:rsidRPr="006F30FD">
        <w:rPr>
          <w:rFonts w:ascii="Segoe UI" w:eastAsia="Times New Roman" w:hAnsi="Segoe UI" w:cs="Segoe UI"/>
          <w:color w:val="24292E"/>
          <w:sz w:val="24"/>
          <w:szCs w:val="24"/>
          <w:lang w:eastAsia="en-GB"/>
        </w:rPr>
        <w:t xml:space="preserve"> reefs, pristine, clear waters, and </w:t>
      </w:r>
      <w:proofErr w:type="gramStart"/>
      <w:r w:rsidRPr="006F30FD">
        <w:rPr>
          <w:rFonts w:ascii="Segoe UI" w:eastAsia="Times New Roman" w:hAnsi="Segoe UI" w:cs="Segoe UI"/>
          <w:color w:val="24292E"/>
          <w:sz w:val="24"/>
          <w:szCs w:val="24"/>
          <w:lang w:eastAsia="en-GB"/>
        </w:rPr>
        <w:t>up close</w:t>
      </w:r>
      <w:proofErr w:type="gramEnd"/>
      <w:r w:rsidRPr="006F30FD">
        <w:rPr>
          <w:rFonts w:ascii="Segoe UI" w:eastAsia="Times New Roman" w:hAnsi="Segoe UI" w:cs="Segoe UI"/>
          <w:color w:val="24292E"/>
          <w:sz w:val="24"/>
          <w:szCs w:val="24"/>
          <w:lang w:eastAsia="en-GB"/>
        </w:rPr>
        <w:t xml:space="preserve"> views of vibrantly colourful fish. </w:t>
      </w:r>
      <w:proofErr w:type="gramStart"/>
      <w:r w:rsidRPr="006F30FD">
        <w:rPr>
          <w:rFonts w:ascii="Segoe UI" w:eastAsia="Times New Roman" w:hAnsi="Segoe UI" w:cs="Segoe UI"/>
          <w:color w:val="24292E"/>
          <w:sz w:val="24"/>
          <w:szCs w:val="24"/>
          <w:lang w:eastAsia="en-GB"/>
        </w:rPr>
        <w:t>Unfortunately</w:t>
      </w:r>
      <w:proofErr w:type="gramEnd"/>
      <w:r w:rsidRPr="006F30FD">
        <w:rPr>
          <w:rFonts w:ascii="Segoe UI" w:eastAsia="Times New Roman" w:hAnsi="Segoe UI" w:cs="Segoe UI"/>
          <w:color w:val="24292E"/>
          <w:sz w:val="24"/>
          <w:szCs w:val="24"/>
          <w:lang w:eastAsia="en-GB"/>
        </w:rPr>
        <w:t xml:space="preserve"> pristine </w:t>
      </w:r>
      <w:proofErr w:type="spellStart"/>
      <w:r w:rsidRPr="006F30FD">
        <w:rPr>
          <w:rFonts w:ascii="Segoe UI" w:eastAsia="Times New Roman" w:hAnsi="Segoe UI" w:cs="Segoe UI"/>
          <w:color w:val="24292E"/>
          <w:sz w:val="24"/>
          <w:szCs w:val="24"/>
          <w:lang w:eastAsia="en-GB"/>
        </w:rPr>
        <w:t>corral</w:t>
      </w:r>
      <w:proofErr w:type="spellEnd"/>
      <w:r w:rsidRPr="006F30FD">
        <w:rPr>
          <w:rFonts w:ascii="Segoe UI" w:eastAsia="Times New Roman" w:hAnsi="Segoe UI" w:cs="Segoe UI"/>
          <w:color w:val="24292E"/>
          <w:sz w:val="24"/>
          <w:szCs w:val="24"/>
          <w:lang w:eastAsia="en-GB"/>
        </w:rPr>
        <w:t xml:space="preserve"> reefs are sharp, as Kris discovered. She scraped her foot, which prematurely suspended her snorkelling experience for the day. Thankfully, a kiss and a band aid </w:t>
      </w:r>
      <w:proofErr w:type="gramStart"/>
      <w:r w:rsidRPr="006F30FD">
        <w:rPr>
          <w:rFonts w:ascii="Segoe UI" w:eastAsia="Times New Roman" w:hAnsi="Segoe UI" w:cs="Segoe UI"/>
          <w:color w:val="24292E"/>
          <w:sz w:val="24"/>
          <w:szCs w:val="24"/>
          <w:lang w:eastAsia="en-GB"/>
        </w:rPr>
        <w:t>was</w:t>
      </w:r>
      <w:proofErr w:type="gramEnd"/>
      <w:r w:rsidRPr="006F30FD">
        <w:rPr>
          <w:rFonts w:ascii="Segoe UI" w:eastAsia="Times New Roman" w:hAnsi="Segoe UI" w:cs="Segoe UI"/>
          <w:color w:val="24292E"/>
          <w:sz w:val="24"/>
          <w:szCs w:val="24"/>
          <w:lang w:eastAsia="en-GB"/>
        </w:rPr>
        <w:t xml:space="preserve"> all that was necessary to make it better.</w:t>
      </w:r>
    </w:p>
    <w:p w14:paraId="67FDD269"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The town of Exmouth was a </w:t>
      </w:r>
      <w:proofErr w:type="gramStart"/>
      <w:r w:rsidRPr="006F30FD">
        <w:rPr>
          <w:rFonts w:ascii="Segoe UI" w:eastAsia="Times New Roman" w:hAnsi="Segoe UI" w:cs="Segoe UI"/>
          <w:color w:val="24292E"/>
          <w:sz w:val="24"/>
          <w:szCs w:val="24"/>
          <w:lang w:eastAsia="en-GB"/>
        </w:rPr>
        <w:t>return back</w:t>
      </w:r>
      <w:proofErr w:type="gramEnd"/>
      <w:r w:rsidRPr="006F30FD">
        <w:rPr>
          <w:rFonts w:ascii="Segoe UI" w:eastAsia="Times New Roman" w:hAnsi="Segoe UI" w:cs="Segoe UI"/>
          <w:color w:val="24292E"/>
          <w:sz w:val="24"/>
          <w:szCs w:val="24"/>
          <w:lang w:eastAsia="en-GB"/>
        </w:rPr>
        <w:t xml:space="preserve"> to the world of creature comforts. Our arrival was timed perfectly. Our onboard food supplies were low. With it being December, Kris found it appropriate to purchase a Santa hat. It still felt unusual experiencing summery weather in December. We took time out from our busy schedule to relax for a few days.</w:t>
      </w:r>
    </w:p>
    <w:p w14:paraId="0F7DFF9B"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proofErr w:type="gramStart"/>
      <w:r w:rsidRPr="006F30FD">
        <w:rPr>
          <w:rFonts w:ascii="Segoe UI" w:eastAsia="Times New Roman" w:hAnsi="Segoe UI" w:cs="Segoe UI"/>
          <w:color w:val="24292E"/>
          <w:sz w:val="24"/>
          <w:szCs w:val="24"/>
          <w:lang w:eastAsia="en-GB"/>
        </w:rPr>
        <w:t>I'm</w:t>
      </w:r>
      <w:proofErr w:type="gramEnd"/>
      <w:r w:rsidRPr="006F30FD">
        <w:rPr>
          <w:rFonts w:ascii="Segoe UI" w:eastAsia="Times New Roman" w:hAnsi="Segoe UI" w:cs="Segoe UI"/>
          <w:color w:val="24292E"/>
          <w:sz w:val="24"/>
          <w:szCs w:val="24"/>
          <w:lang w:eastAsia="en-GB"/>
        </w:rPr>
        <w:t xml:space="preserve"> the active outdoor type. I </w:t>
      </w:r>
      <w:proofErr w:type="gramStart"/>
      <w:r w:rsidRPr="006F30FD">
        <w:rPr>
          <w:rFonts w:ascii="Segoe UI" w:eastAsia="Times New Roman" w:hAnsi="Segoe UI" w:cs="Segoe UI"/>
          <w:color w:val="24292E"/>
          <w:sz w:val="24"/>
          <w:szCs w:val="24"/>
          <w:lang w:eastAsia="en-GB"/>
        </w:rPr>
        <w:t>can't</w:t>
      </w:r>
      <w:proofErr w:type="gramEnd"/>
      <w:r w:rsidRPr="006F30FD">
        <w:rPr>
          <w:rFonts w:ascii="Segoe UI" w:eastAsia="Times New Roman" w:hAnsi="Segoe UI" w:cs="Segoe UI"/>
          <w:color w:val="24292E"/>
          <w:sz w:val="24"/>
          <w:szCs w:val="24"/>
          <w:lang w:eastAsia="en-GB"/>
        </w:rPr>
        <w:t xml:space="preserve"> sit still while on holiday. On the morning, while Matthew and Kris were resting, I decided to look around town. What activities were available? Luck had it, there was a scuba and snorkelling excursion at nearby Ningaloo Reef. It departed in the afternoon. I returned to camp to relay the details to Matthew and Kris. Unfortunately, the cost of the excursion was too high. Selflessly, they were happy for me to go without them.</w:t>
      </w:r>
    </w:p>
    <w:p w14:paraId="6FC3A1A4"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I </w:t>
      </w:r>
      <w:proofErr w:type="gramStart"/>
      <w:r w:rsidRPr="006F30FD">
        <w:rPr>
          <w:rFonts w:ascii="Segoe UI" w:eastAsia="Times New Roman" w:hAnsi="Segoe UI" w:cs="Segoe UI"/>
          <w:color w:val="24292E"/>
          <w:sz w:val="24"/>
          <w:szCs w:val="24"/>
          <w:lang w:eastAsia="en-GB"/>
        </w:rPr>
        <w:t>wouldn’t</w:t>
      </w:r>
      <w:proofErr w:type="gramEnd"/>
      <w:r w:rsidRPr="006F30FD">
        <w:rPr>
          <w:rFonts w:ascii="Segoe UI" w:eastAsia="Times New Roman" w:hAnsi="Segoe UI" w:cs="Segoe UI"/>
          <w:color w:val="24292E"/>
          <w:sz w:val="24"/>
          <w:szCs w:val="24"/>
          <w:lang w:eastAsia="en-GB"/>
        </w:rPr>
        <w:t xml:space="preserve"> be alone aboard the Ningaloo Reef excursion boat. There were 6 of us in total: The captain, assistant, a </w:t>
      </w:r>
      <w:proofErr w:type="spellStart"/>
      <w:r w:rsidRPr="006F30FD">
        <w:rPr>
          <w:rFonts w:ascii="Segoe UI" w:eastAsia="Times New Roman" w:hAnsi="Segoe UI" w:cs="Segoe UI"/>
          <w:color w:val="24292E"/>
          <w:sz w:val="24"/>
          <w:szCs w:val="24"/>
          <w:lang w:eastAsia="en-GB"/>
        </w:rPr>
        <w:t>Scandanavian</w:t>
      </w:r>
      <w:proofErr w:type="spellEnd"/>
      <w:r w:rsidRPr="006F30FD">
        <w:rPr>
          <w:rFonts w:ascii="Segoe UI" w:eastAsia="Times New Roman" w:hAnsi="Segoe UI" w:cs="Segoe UI"/>
          <w:color w:val="24292E"/>
          <w:sz w:val="24"/>
          <w:szCs w:val="24"/>
          <w:lang w:eastAsia="en-GB"/>
        </w:rPr>
        <w:t xml:space="preserve"> couple, an East Coast Australian and me. The boat could have easily accommodated 10 – 20 people. The available space made for a relaxed experience. To make it even more relaxed there were endless supplies of coffee, </w:t>
      </w:r>
      <w:proofErr w:type="gramStart"/>
      <w:r w:rsidRPr="006F30FD">
        <w:rPr>
          <w:rFonts w:ascii="Segoe UI" w:eastAsia="Times New Roman" w:hAnsi="Segoe UI" w:cs="Segoe UI"/>
          <w:color w:val="24292E"/>
          <w:sz w:val="24"/>
          <w:szCs w:val="24"/>
          <w:lang w:eastAsia="en-GB"/>
        </w:rPr>
        <w:t>tea</w:t>
      </w:r>
      <w:proofErr w:type="gramEnd"/>
      <w:r w:rsidRPr="006F30FD">
        <w:rPr>
          <w:rFonts w:ascii="Segoe UI" w:eastAsia="Times New Roman" w:hAnsi="Segoe UI" w:cs="Segoe UI"/>
          <w:color w:val="24292E"/>
          <w:sz w:val="24"/>
          <w:szCs w:val="24"/>
          <w:lang w:eastAsia="en-GB"/>
        </w:rPr>
        <w:t xml:space="preserve"> and biscuits. The scuba diving and snorkelling was sublime. We </w:t>
      </w:r>
      <w:proofErr w:type="spellStart"/>
      <w:r w:rsidRPr="006F30FD">
        <w:rPr>
          <w:rFonts w:ascii="Segoe UI" w:eastAsia="Times New Roman" w:hAnsi="Segoe UI" w:cs="Segoe UI"/>
          <w:color w:val="24292E"/>
          <w:sz w:val="24"/>
          <w:szCs w:val="24"/>
          <w:lang w:eastAsia="en-GB"/>
        </w:rPr>
        <w:t>decended</w:t>
      </w:r>
      <w:proofErr w:type="spellEnd"/>
      <w:r w:rsidRPr="006F30FD">
        <w:rPr>
          <w:rFonts w:ascii="Segoe UI" w:eastAsia="Times New Roman" w:hAnsi="Segoe UI" w:cs="Segoe UI"/>
          <w:color w:val="24292E"/>
          <w:sz w:val="24"/>
          <w:szCs w:val="24"/>
          <w:lang w:eastAsia="en-GB"/>
        </w:rPr>
        <w:t xml:space="preserve"> 10 metres to the sandy bottom of the clear blue waters. We looked up to see white tipped sharks circle overhead. Even though white tips are small, they made me feel nervous. It was my first underwater encounter with sharks. I was a lot happier when the group </w:t>
      </w:r>
      <w:proofErr w:type="gramStart"/>
      <w:r w:rsidRPr="006F30FD">
        <w:rPr>
          <w:rFonts w:ascii="Segoe UI" w:eastAsia="Times New Roman" w:hAnsi="Segoe UI" w:cs="Segoe UI"/>
          <w:color w:val="24292E"/>
          <w:sz w:val="24"/>
          <w:szCs w:val="24"/>
          <w:lang w:eastAsia="en-GB"/>
        </w:rPr>
        <w:t>gathered together</w:t>
      </w:r>
      <w:proofErr w:type="gramEnd"/>
      <w:r w:rsidRPr="006F30FD">
        <w:rPr>
          <w:rFonts w:ascii="Segoe UI" w:eastAsia="Times New Roman" w:hAnsi="Segoe UI" w:cs="Segoe UI"/>
          <w:color w:val="24292E"/>
          <w:sz w:val="24"/>
          <w:szCs w:val="24"/>
          <w:lang w:eastAsia="en-GB"/>
        </w:rPr>
        <w:t xml:space="preserve"> at a safer distance. It was fascinating observing the </w:t>
      </w:r>
      <w:proofErr w:type="gramStart"/>
      <w:r w:rsidRPr="006F30FD">
        <w:rPr>
          <w:rFonts w:ascii="Segoe UI" w:eastAsia="Times New Roman" w:hAnsi="Segoe UI" w:cs="Segoe UI"/>
          <w:color w:val="24292E"/>
          <w:sz w:val="24"/>
          <w:szCs w:val="24"/>
          <w:lang w:eastAsia="en-GB"/>
        </w:rPr>
        <w:t>sharks</w:t>
      </w:r>
      <w:proofErr w:type="gramEnd"/>
      <w:r w:rsidRPr="006F30FD">
        <w:rPr>
          <w:rFonts w:ascii="Segoe UI" w:eastAsia="Times New Roman" w:hAnsi="Segoe UI" w:cs="Segoe UI"/>
          <w:color w:val="24292E"/>
          <w:sz w:val="24"/>
          <w:szCs w:val="24"/>
          <w:lang w:eastAsia="en-GB"/>
        </w:rPr>
        <w:t xml:space="preserve"> behaviour. The sharks chose this </w:t>
      </w:r>
      <w:proofErr w:type="gramStart"/>
      <w:r w:rsidRPr="006F30FD">
        <w:rPr>
          <w:rFonts w:ascii="Segoe UI" w:eastAsia="Times New Roman" w:hAnsi="Segoe UI" w:cs="Segoe UI"/>
          <w:color w:val="24292E"/>
          <w:sz w:val="24"/>
          <w:szCs w:val="24"/>
          <w:lang w:eastAsia="en-GB"/>
        </w:rPr>
        <w:t>particular location</w:t>
      </w:r>
      <w:proofErr w:type="gramEnd"/>
      <w:r w:rsidRPr="006F30FD">
        <w:rPr>
          <w:rFonts w:ascii="Segoe UI" w:eastAsia="Times New Roman" w:hAnsi="Segoe UI" w:cs="Segoe UI"/>
          <w:color w:val="24292E"/>
          <w:sz w:val="24"/>
          <w:szCs w:val="24"/>
          <w:lang w:eastAsia="en-GB"/>
        </w:rPr>
        <w:t xml:space="preserve">, along with many </w:t>
      </w:r>
      <w:r w:rsidRPr="006F30FD">
        <w:rPr>
          <w:rFonts w:ascii="Segoe UI" w:eastAsia="Times New Roman" w:hAnsi="Segoe UI" w:cs="Segoe UI"/>
          <w:color w:val="24292E"/>
          <w:sz w:val="24"/>
          <w:szCs w:val="24"/>
          <w:lang w:eastAsia="en-GB"/>
        </w:rPr>
        <w:lastRenderedPageBreak/>
        <w:t>other marine animals, to be serviced by small "cleaner" fish. It was like a nature documentary: A large animal would circle like a plane ready to land. When its turn came it would descend to the rocks. There the "cleaner" fish would appear from the nooks and crannies, and feed on the large animal’s parasites. The only part missing from the experience was the David Attenborough commentary.</w:t>
      </w:r>
    </w:p>
    <w:p w14:paraId="3F1D0398"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There was literally an even bigger surprise awaiting in the second part of the day trip. It was billed as "Swimming with Manta Rays". Initially, there was a problem. There were plenty of green turtles, but no manta ray sightings. It was looking like the tour might be cut short, but then... An enthusiastic yell from the boat's captain confirmed a manta ray sighting. We had to get ready quickly. Fins, wet suit, snorkel, goggles, </w:t>
      </w:r>
      <w:proofErr w:type="gramStart"/>
      <w:r w:rsidRPr="006F30FD">
        <w:rPr>
          <w:rFonts w:ascii="Segoe UI" w:eastAsia="Times New Roman" w:hAnsi="Segoe UI" w:cs="Segoe UI"/>
          <w:color w:val="24292E"/>
          <w:sz w:val="24"/>
          <w:szCs w:val="24"/>
          <w:lang w:eastAsia="en-GB"/>
        </w:rPr>
        <w:t>in to</w:t>
      </w:r>
      <w:proofErr w:type="gramEnd"/>
      <w:r w:rsidRPr="006F30FD">
        <w:rPr>
          <w:rFonts w:ascii="Segoe UI" w:eastAsia="Times New Roman" w:hAnsi="Segoe UI" w:cs="Segoe UI"/>
          <w:color w:val="24292E"/>
          <w:sz w:val="24"/>
          <w:szCs w:val="24"/>
          <w:lang w:eastAsia="en-GB"/>
        </w:rPr>
        <w:t xml:space="preserve"> the water. While the group treaded water, we listened to the instructions of our leader. We were told to keep within a certain distance of the Manta Ray in a diamond formation. Even though the manta ray was a good 5 metres wide, it was easily spooked. In formed a diamond formation to </w:t>
      </w:r>
      <w:proofErr w:type="gramStart"/>
      <w:r w:rsidRPr="006F30FD">
        <w:rPr>
          <w:rFonts w:ascii="Segoe UI" w:eastAsia="Times New Roman" w:hAnsi="Segoe UI" w:cs="Segoe UI"/>
          <w:color w:val="24292E"/>
          <w:sz w:val="24"/>
          <w:szCs w:val="24"/>
          <w:lang w:eastAsia="en-GB"/>
        </w:rPr>
        <w:t>took</w:t>
      </w:r>
      <w:proofErr w:type="gramEnd"/>
      <w:r w:rsidRPr="006F30FD">
        <w:rPr>
          <w:rFonts w:ascii="Segoe UI" w:eastAsia="Times New Roman" w:hAnsi="Segoe UI" w:cs="Segoe UI"/>
          <w:color w:val="24292E"/>
          <w:sz w:val="24"/>
          <w:szCs w:val="24"/>
          <w:lang w:eastAsia="en-GB"/>
        </w:rPr>
        <w:t xml:space="preserve"> a closer look. The Ray was so graceful. It calmly beat its wings to propel itself through the clear, shallow waters. It felt humbling being so close to such a massive animal. The group leader manoeuvred herself closer to the Manta Ray, presumably the animal was becoming more comfortable in our presence. She rotated her body, head facing skyward, approached close to the underside of the Manta Ray. She </w:t>
      </w:r>
      <w:proofErr w:type="gramStart"/>
      <w:r w:rsidRPr="006F30FD">
        <w:rPr>
          <w:rFonts w:ascii="Segoe UI" w:eastAsia="Times New Roman" w:hAnsi="Segoe UI" w:cs="Segoe UI"/>
          <w:color w:val="24292E"/>
          <w:sz w:val="24"/>
          <w:szCs w:val="24"/>
          <w:lang w:eastAsia="en-GB"/>
        </w:rPr>
        <w:t>looked into</w:t>
      </w:r>
      <w:proofErr w:type="gramEnd"/>
      <w:r w:rsidRPr="006F30FD">
        <w:rPr>
          <w:rFonts w:ascii="Segoe UI" w:eastAsia="Times New Roman" w:hAnsi="Segoe UI" w:cs="Segoe UI"/>
          <w:color w:val="24292E"/>
          <w:sz w:val="24"/>
          <w:szCs w:val="24"/>
          <w:lang w:eastAsia="en-GB"/>
        </w:rPr>
        <w:t xml:space="preserve"> its massive filtering mandibles. She indicated to the group to move in closer. I was hesitant. I swam closer and tried the exact same movement as the group leader. With some effort I managed to do it. I was rewarded with a close-up view of the Manta Ray's underbelly. It was a thrilling yet comfortable experience. Each member of the group took their turn to take a closer look. I </w:t>
      </w:r>
      <w:proofErr w:type="gramStart"/>
      <w:r w:rsidRPr="006F30FD">
        <w:rPr>
          <w:rFonts w:ascii="Segoe UI" w:eastAsia="Times New Roman" w:hAnsi="Segoe UI" w:cs="Segoe UI"/>
          <w:color w:val="24292E"/>
          <w:sz w:val="24"/>
          <w:szCs w:val="24"/>
          <w:lang w:eastAsia="en-GB"/>
        </w:rPr>
        <w:t>wasn’t</w:t>
      </w:r>
      <w:proofErr w:type="gramEnd"/>
      <w:r w:rsidRPr="006F30FD">
        <w:rPr>
          <w:rFonts w:ascii="Segoe UI" w:eastAsia="Times New Roman" w:hAnsi="Segoe UI" w:cs="Segoe UI"/>
          <w:color w:val="24292E"/>
          <w:sz w:val="24"/>
          <w:szCs w:val="24"/>
          <w:lang w:eastAsia="en-GB"/>
        </w:rPr>
        <w:t xml:space="preserve"> the only person in the group to feel hesitant. The wide eyes of the other group members revealed their amazement. In a swift flap of the Manta Ray's wings, the beautiful animal was gone. We got back on board the boat, </w:t>
      </w:r>
      <w:proofErr w:type="gramStart"/>
      <w:r w:rsidRPr="006F30FD">
        <w:rPr>
          <w:rFonts w:ascii="Segoe UI" w:eastAsia="Times New Roman" w:hAnsi="Segoe UI" w:cs="Segoe UI"/>
          <w:color w:val="24292E"/>
          <w:sz w:val="24"/>
          <w:szCs w:val="24"/>
          <w:lang w:eastAsia="en-GB"/>
        </w:rPr>
        <w:t>smiled</w:t>
      </w:r>
      <w:proofErr w:type="gramEnd"/>
      <w:r w:rsidRPr="006F30FD">
        <w:rPr>
          <w:rFonts w:ascii="Segoe UI" w:eastAsia="Times New Roman" w:hAnsi="Segoe UI" w:cs="Segoe UI"/>
          <w:color w:val="24292E"/>
          <w:sz w:val="24"/>
          <w:szCs w:val="24"/>
          <w:lang w:eastAsia="en-GB"/>
        </w:rPr>
        <w:t xml:space="preserve"> and caressed a warm beverage prepared by the captain. The boat was now heading for the dock. The group chatted, reflecting on our amazing experience.</w:t>
      </w:r>
    </w:p>
    <w:p w14:paraId="571FB12A"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Further down the southern coast, Francois Peron National Park offered special views of jelly fish plumes. There must have been thousands of "Blue Bottles", aka Man O’ War, that stretched the length of the bay. We saw many animal related road signs along the way too. One rare example was a sign warning of the elusive Bilby, a type of marsupial rabbit.</w:t>
      </w:r>
    </w:p>
    <w:p w14:paraId="75DC7504"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Arguably the most memorable and plush tourist destinations on Australia's west coast </w:t>
      </w:r>
      <w:proofErr w:type="gramStart"/>
      <w:r w:rsidRPr="006F30FD">
        <w:rPr>
          <w:rFonts w:ascii="Segoe UI" w:eastAsia="Times New Roman" w:hAnsi="Segoe UI" w:cs="Segoe UI"/>
          <w:color w:val="24292E"/>
          <w:sz w:val="24"/>
          <w:szCs w:val="24"/>
          <w:lang w:eastAsia="en-GB"/>
        </w:rPr>
        <w:t>was</w:t>
      </w:r>
      <w:proofErr w:type="gramEnd"/>
      <w:r w:rsidRPr="006F30FD">
        <w:rPr>
          <w:rFonts w:ascii="Segoe UI" w:eastAsia="Times New Roman" w:hAnsi="Segoe UI" w:cs="Segoe UI"/>
          <w:color w:val="24292E"/>
          <w:sz w:val="24"/>
          <w:szCs w:val="24"/>
          <w:lang w:eastAsia="en-GB"/>
        </w:rPr>
        <w:t xml:space="preserve"> Monkey Mia. From Exmouth up until that point in the journey, most areas were destitute and remote. Monkey Mia was a resort with many amenities: A huge car park, check in, shop, private beach and extensive eating areas. I managed to set my tent up on a well-groomed lawn with loads of space around me. I felt spoilt. Palm trees swayed next to a board walk that led to a white sandy beach. Matthew and I were ecstatic. Once we parked up, we literally dived into the shallow waters of the </w:t>
      </w:r>
      <w:r w:rsidRPr="006F30FD">
        <w:rPr>
          <w:rFonts w:ascii="Segoe UI" w:eastAsia="Times New Roman" w:hAnsi="Segoe UI" w:cs="Segoe UI"/>
          <w:color w:val="24292E"/>
          <w:sz w:val="24"/>
          <w:szCs w:val="24"/>
          <w:lang w:eastAsia="en-GB"/>
        </w:rPr>
        <w:lastRenderedPageBreak/>
        <w:t xml:space="preserve">bay. I was surprised how shallow the water was as I began wading out. I felt anxious as my foot glanced a sting ray that rested, obscured, on the </w:t>
      </w:r>
      <w:proofErr w:type="gramStart"/>
      <w:r w:rsidRPr="006F30FD">
        <w:rPr>
          <w:rFonts w:ascii="Segoe UI" w:eastAsia="Times New Roman" w:hAnsi="Segoe UI" w:cs="Segoe UI"/>
          <w:color w:val="24292E"/>
          <w:sz w:val="24"/>
          <w:szCs w:val="24"/>
          <w:lang w:eastAsia="en-GB"/>
        </w:rPr>
        <w:t>sea bed</w:t>
      </w:r>
      <w:proofErr w:type="gramEnd"/>
      <w:r w:rsidRPr="006F30FD">
        <w:rPr>
          <w:rFonts w:ascii="Segoe UI" w:eastAsia="Times New Roman" w:hAnsi="Segoe UI" w:cs="Segoe UI"/>
          <w:color w:val="24292E"/>
          <w:sz w:val="24"/>
          <w:szCs w:val="24"/>
          <w:lang w:eastAsia="en-GB"/>
        </w:rPr>
        <w:t>. I reverted to swimming in the shallows. There was so much sea grass that I saw very little. The sea was like a large warm bath, given the water temperature and depth.</w:t>
      </w:r>
    </w:p>
    <w:p w14:paraId="258215B6"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Monkey Mia offered breath-taking views of the surrounding bays that Kris, </w:t>
      </w:r>
      <w:proofErr w:type="gramStart"/>
      <w:r w:rsidRPr="006F30FD">
        <w:rPr>
          <w:rFonts w:ascii="Segoe UI" w:eastAsia="Times New Roman" w:hAnsi="Segoe UI" w:cs="Segoe UI"/>
          <w:color w:val="24292E"/>
          <w:sz w:val="24"/>
          <w:szCs w:val="24"/>
          <w:lang w:eastAsia="en-GB"/>
        </w:rPr>
        <w:t>Matthew</w:t>
      </w:r>
      <w:proofErr w:type="gramEnd"/>
      <w:r w:rsidRPr="006F30FD">
        <w:rPr>
          <w:rFonts w:ascii="Segoe UI" w:eastAsia="Times New Roman" w:hAnsi="Segoe UI" w:cs="Segoe UI"/>
          <w:color w:val="24292E"/>
          <w:sz w:val="24"/>
          <w:szCs w:val="24"/>
          <w:lang w:eastAsia="en-GB"/>
        </w:rPr>
        <w:t xml:space="preserve"> and I admired. We sat outside in 20+ degree temperatures sipping on beers we bought from the local shop. There was on site food take away. As good as our cooking had been, a takeaway offered a welcome change and no washing up. The next morning, instead of usually packing up and heading to the highway, we went to the beach. There the resort had an organised spectacle. Each morning a Monkey Mia staff member appeared on the shoreline near their offices. They brought a bucket of gutted fish with them. The staff member </w:t>
      </w:r>
      <w:proofErr w:type="gramStart"/>
      <w:r w:rsidRPr="006F30FD">
        <w:rPr>
          <w:rFonts w:ascii="Segoe UI" w:eastAsia="Times New Roman" w:hAnsi="Segoe UI" w:cs="Segoe UI"/>
          <w:color w:val="24292E"/>
          <w:sz w:val="24"/>
          <w:szCs w:val="24"/>
          <w:lang w:eastAsia="en-GB"/>
        </w:rPr>
        <w:t>present</w:t>
      </w:r>
      <w:proofErr w:type="gramEnd"/>
      <w:r w:rsidRPr="006F30FD">
        <w:rPr>
          <w:rFonts w:ascii="Segoe UI" w:eastAsia="Times New Roman" w:hAnsi="Segoe UI" w:cs="Segoe UI"/>
          <w:color w:val="24292E"/>
          <w:sz w:val="24"/>
          <w:szCs w:val="24"/>
          <w:lang w:eastAsia="en-GB"/>
        </w:rPr>
        <w:t xml:space="preserve"> this morning had a microphone and explained what we were about to experience. It was obvious, given the shape of the </w:t>
      </w:r>
      <w:proofErr w:type="spellStart"/>
      <w:r w:rsidRPr="006F30FD">
        <w:rPr>
          <w:rFonts w:ascii="Segoe UI" w:eastAsia="Times New Roman" w:hAnsi="Segoe UI" w:cs="Segoe UI"/>
          <w:color w:val="24292E"/>
          <w:sz w:val="24"/>
          <w:szCs w:val="24"/>
          <w:lang w:eastAsia="en-GB"/>
        </w:rPr>
        <w:t>dorsil</w:t>
      </w:r>
      <w:proofErr w:type="spellEnd"/>
      <w:r w:rsidRPr="006F30FD">
        <w:rPr>
          <w:rFonts w:ascii="Segoe UI" w:eastAsia="Times New Roman" w:hAnsi="Segoe UI" w:cs="Segoe UI"/>
          <w:color w:val="24292E"/>
          <w:sz w:val="24"/>
          <w:szCs w:val="24"/>
          <w:lang w:eastAsia="en-GB"/>
        </w:rPr>
        <w:t xml:space="preserve"> fins nearing the shore. These were dolphins, bottlenose dolphins. The staff member introduced each member of the pod and their back story. She also explained the interlinked history of Monkey Mia and the dolphins. The dolphins were what the tourists came here to </w:t>
      </w:r>
      <w:proofErr w:type="gramStart"/>
      <w:r w:rsidRPr="006F30FD">
        <w:rPr>
          <w:rFonts w:ascii="Segoe UI" w:eastAsia="Times New Roman" w:hAnsi="Segoe UI" w:cs="Segoe UI"/>
          <w:color w:val="24292E"/>
          <w:sz w:val="24"/>
          <w:szCs w:val="24"/>
          <w:lang w:eastAsia="en-GB"/>
        </w:rPr>
        <w:t>see, and</w:t>
      </w:r>
      <w:proofErr w:type="gramEnd"/>
      <w:r w:rsidRPr="006F30FD">
        <w:rPr>
          <w:rFonts w:ascii="Segoe UI" w:eastAsia="Times New Roman" w:hAnsi="Segoe UI" w:cs="Segoe UI"/>
          <w:color w:val="24292E"/>
          <w:sz w:val="24"/>
          <w:szCs w:val="24"/>
          <w:lang w:eastAsia="en-GB"/>
        </w:rPr>
        <w:t xml:space="preserve"> had been doing so for the past 30 years.</w:t>
      </w:r>
    </w:p>
    <w:p w14:paraId="0A87B951"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Once the dolphins </w:t>
      </w:r>
      <w:proofErr w:type="gramStart"/>
      <w:r w:rsidRPr="006F30FD">
        <w:rPr>
          <w:rFonts w:ascii="Segoe UI" w:eastAsia="Times New Roman" w:hAnsi="Segoe UI" w:cs="Segoe UI"/>
          <w:color w:val="24292E"/>
          <w:sz w:val="24"/>
          <w:szCs w:val="24"/>
          <w:lang w:eastAsia="en-GB"/>
        </w:rPr>
        <w:t>has</w:t>
      </w:r>
      <w:proofErr w:type="gramEnd"/>
      <w:r w:rsidRPr="006F30FD">
        <w:rPr>
          <w:rFonts w:ascii="Segoe UI" w:eastAsia="Times New Roman" w:hAnsi="Segoe UI" w:cs="Segoe UI"/>
          <w:color w:val="24292E"/>
          <w:sz w:val="24"/>
          <w:szCs w:val="24"/>
          <w:lang w:eastAsia="en-GB"/>
        </w:rPr>
        <w:t xml:space="preserve"> consumed the bucket of gutted fish, the Monkey Mia experience was over. It was time for us to hit the road again, to journey to </w:t>
      </w:r>
      <w:proofErr w:type="spellStart"/>
      <w:r w:rsidRPr="006F30FD">
        <w:rPr>
          <w:rFonts w:ascii="Segoe UI" w:eastAsia="Times New Roman" w:hAnsi="Segoe UI" w:cs="Segoe UI"/>
          <w:color w:val="24292E"/>
          <w:sz w:val="24"/>
          <w:szCs w:val="24"/>
          <w:lang w:eastAsia="en-GB"/>
        </w:rPr>
        <w:t>Kalbarri</w:t>
      </w:r>
      <w:proofErr w:type="spellEnd"/>
      <w:r w:rsidRPr="006F30FD">
        <w:rPr>
          <w:rFonts w:ascii="Segoe UI" w:eastAsia="Times New Roman" w:hAnsi="Segoe UI" w:cs="Segoe UI"/>
          <w:color w:val="24292E"/>
          <w:sz w:val="24"/>
          <w:szCs w:val="24"/>
          <w:lang w:eastAsia="en-GB"/>
        </w:rPr>
        <w:t xml:space="preserve"> National Park. We snorkelled at many secluded beached, ending the day at the town of </w:t>
      </w:r>
      <w:proofErr w:type="spellStart"/>
      <w:r w:rsidRPr="006F30FD">
        <w:rPr>
          <w:rFonts w:ascii="Segoe UI" w:eastAsia="Times New Roman" w:hAnsi="Segoe UI" w:cs="Segoe UI"/>
          <w:color w:val="24292E"/>
          <w:sz w:val="24"/>
          <w:szCs w:val="24"/>
          <w:lang w:eastAsia="en-GB"/>
        </w:rPr>
        <w:t>Kalbarri</w:t>
      </w:r>
      <w:proofErr w:type="spellEnd"/>
      <w:r w:rsidRPr="006F30FD">
        <w:rPr>
          <w:rFonts w:ascii="Segoe UI" w:eastAsia="Times New Roman" w:hAnsi="Segoe UI" w:cs="Segoe UI"/>
          <w:color w:val="24292E"/>
          <w:sz w:val="24"/>
          <w:szCs w:val="24"/>
          <w:lang w:eastAsia="en-GB"/>
        </w:rPr>
        <w:t>. As we arrived, we were welcomed by a road sign spelling out all the town’s offerings: A caravan park, a fish and chip shop and a liquor store. It read our minds.</w:t>
      </w:r>
    </w:p>
    <w:p w14:paraId="13DD15DF"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The next </w:t>
      </w:r>
      <w:proofErr w:type="gramStart"/>
      <w:r w:rsidRPr="006F30FD">
        <w:rPr>
          <w:rFonts w:ascii="Segoe UI" w:eastAsia="Times New Roman" w:hAnsi="Segoe UI" w:cs="Segoe UI"/>
          <w:color w:val="24292E"/>
          <w:sz w:val="24"/>
          <w:szCs w:val="24"/>
          <w:lang w:eastAsia="en-GB"/>
        </w:rPr>
        <w:t>morning</w:t>
      </w:r>
      <w:proofErr w:type="gramEnd"/>
      <w:r w:rsidRPr="006F30FD">
        <w:rPr>
          <w:rFonts w:ascii="Segoe UI" w:eastAsia="Times New Roman" w:hAnsi="Segoe UI" w:cs="Segoe UI"/>
          <w:color w:val="24292E"/>
          <w:sz w:val="24"/>
          <w:szCs w:val="24"/>
          <w:lang w:eastAsia="en-GB"/>
        </w:rPr>
        <w:t xml:space="preserve"> we headed towards Geraldton, the industrial centre of Western Australia. It felt like we were continuously overtaking multi-trailer trucks. These trucks were loaded with excavated riches from the nearby mines. They were by far the slowest thing on the road. To make reasonable time, overtaking them was our only option and an unnerving one at that. Even though the highways were long, </w:t>
      </w:r>
      <w:proofErr w:type="gramStart"/>
      <w:r w:rsidRPr="006F30FD">
        <w:rPr>
          <w:rFonts w:ascii="Segoe UI" w:eastAsia="Times New Roman" w:hAnsi="Segoe UI" w:cs="Segoe UI"/>
          <w:color w:val="24292E"/>
          <w:sz w:val="24"/>
          <w:szCs w:val="24"/>
          <w:lang w:eastAsia="en-GB"/>
        </w:rPr>
        <w:t>straight</w:t>
      </w:r>
      <w:proofErr w:type="gramEnd"/>
      <w:r w:rsidRPr="006F30FD">
        <w:rPr>
          <w:rFonts w:ascii="Segoe UI" w:eastAsia="Times New Roman" w:hAnsi="Segoe UI" w:cs="Segoe UI"/>
          <w:color w:val="24292E"/>
          <w:sz w:val="24"/>
          <w:szCs w:val="24"/>
          <w:lang w:eastAsia="en-GB"/>
        </w:rPr>
        <w:t xml:space="preserve"> and wide, the trucks took up a lot of their space. Given the number of articulations, they snaked over two lanes. My approach to overtaking was to use </w:t>
      </w:r>
      <w:proofErr w:type="gramStart"/>
      <w:r w:rsidRPr="006F30FD">
        <w:rPr>
          <w:rFonts w:ascii="Segoe UI" w:eastAsia="Times New Roman" w:hAnsi="Segoe UI" w:cs="Segoe UI"/>
          <w:color w:val="24292E"/>
          <w:sz w:val="24"/>
          <w:szCs w:val="24"/>
          <w:lang w:eastAsia="en-GB"/>
        </w:rPr>
        <w:t>every last</w:t>
      </w:r>
      <w:proofErr w:type="gramEnd"/>
      <w:r w:rsidRPr="006F30FD">
        <w:rPr>
          <w:rFonts w:ascii="Segoe UI" w:eastAsia="Times New Roman" w:hAnsi="Segoe UI" w:cs="Segoe UI"/>
          <w:color w:val="24292E"/>
          <w:sz w:val="24"/>
          <w:szCs w:val="24"/>
          <w:lang w:eastAsia="en-GB"/>
        </w:rPr>
        <w:t xml:space="preserve"> pony of the Mitsubishi </w:t>
      </w:r>
      <w:proofErr w:type="spellStart"/>
      <w:r w:rsidRPr="006F30FD">
        <w:rPr>
          <w:rFonts w:ascii="Segoe UI" w:eastAsia="Times New Roman" w:hAnsi="Segoe UI" w:cs="Segoe UI"/>
          <w:color w:val="24292E"/>
          <w:sz w:val="24"/>
          <w:szCs w:val="24"/>
          <w:lang w:eastAsia="en-GB"/>
        </w:rPr>
        <w:t>Delica's</w:t>
      </w:r>
      <w:proofErr w:type="spellEnd"/>
      <w:r w:rsidRPr="006F30FD">
        <w:rPr>
          <w:rFonts w:ascii="Segoe UI" w:eastAsia="Times New Roman" w:hAnsi="Segoe UI" w:cs="Segoe UI"/>
          <w:color w:val="24292E"/>
          <w:sz w:val="24"/>
          <w:szCs w:val="24"/>
          <w:lang w:eastAsia="en-GB"/>
        </w:rPr>
        <w:t xml:space="preserve"> engine. If I saw a convoy of multi-trailer trucks from a distance, I was happy to approach the first truck at full speed. I would get in the truck's slip stream and slingshot the van into the over-taking lane. There could be more trucks than anticipated in a single convoy. God willing, there was usually a space to move our van into, if we were to approach oncoming traffic. Once in an overtaking mindset, I had little appetite for abandoning an overtaking </w:t>
      </w:r>
      <w:proofErr w:type="spellStart"/>
      <w:r w:rsidRPr="006F30FD">
        <w:rPr>
          <w:rFonts w:ascii="Segoe UI" w:eastAsia="Times New Roman" w:hAnsi="Segoe UI" w:cs="Segoe UI"/>
          <w:color w:val="24292E"/>
          <w:sz w:val="24"/>
          <w:szCs w:val="24"/>
          <w:lang w:eastAsia="en-GB"/>
        </w:rPr>
        <w:t>manouveur</w:t>
      </w:r>
      <w:proofErr w:type="spellEnd"/>
      <w:r w:rsidRPr="006F30FD">
        <w:rPr>
          <w:rFonts w:ascii="Segoe UI" w:eastAsia="Times New Roman" w:hAnsi="Segoe UI" w:cs="Segoe UI"/>
          <w:color w:val="24292E"/>
          <w:sz w:val="24"/>
          <w:szCs w:val="24"/>
          <w:lang w:eastAsia="en-GB"/>
        </w:rPr>
        <w:t xml:space="preserve">. </w:t>
      </w:r>
      <w:proofErr w:type="gramStart"/>
      <w:r w:rsidRPr="006F30FD">
        <w:rPr>
          <w:rFonts w:ascii="Segoe UI" w:eastAsia="Times New Roman" w:hAnsi="Segoe UI" w:cs="Segoe UI"/>
          <w:color w:val="24292E"/>
          <w:sz w:val="24"/>
          <w:szCs w:val="24"/>
          <w:lang w:eastAsia="en-GB"/>
        </w:rPr>
        <w:t>I’m</w:t>
      </w:r>
      <w:proofErr w:type="gramEnd"/>
      <w:r w:rsidRPr="006F30FD">
        <w:rPr>
          <w:rFonts w:ascii="Segoe UI" w:eastAsia="Times New Roman" w:hAnsi="Segoe UI" w:cs="Segoe UI"/>
          <w:color w:val="24292E"/>
          <w:sz w:val="24"/>
          <w:szCs w:val="24"/>
          <w:lang w:eastAsia="en-GB"/>
        </w:rPr>
        <w:t xml:space="preserve"> sure the truck drivers didn’t want to take their foot off the gas/accelerator either, given how much time and fuel is required to get the trucks to full speed.</w:t>
      </w:r>
    </w:p>
    <w:p w14:paraId="239CBD64"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proofErr w:type="gramStart"/>
      <w:r w:rsidRPr="006F30FD">
        <w:rPr>
          <w:rFonts w:ascii="Segoe UI" w:eastAsia="Times New Roman" w:hAnsi="Segoe UI" w:cs="Segoe UI"/>
          <w:color w:val="24292E"/>
          <w:sz w:val="24"/>
          <w:szCs w:val="24"/>
          <w:lang w:eastAsia="en-GB"/>
        </w:rPr>
        <w:t>Thankfully</w:t>
      </w:r>
      <w:proofErr w:type="gramEnd"/>
      <w:r w:rsidRPr="006F30FD">
        <w:rPr>
          <w:rFonts w:ascii="Segoe UI" w:eastAsia="Times New Roman" w:hAnsi="Segoe UI" w:cs="Segoe UI"/>
          <w:color w:val="24292E"/>
          <w:sz w:val="24"/>
          <w:szCs w:val="24"/>
          <w:lang w:eastAsia="en-GB"/>
        </w:rPr>
        <w:t xml:space="preserve"> there weren’t any incidents, as we successfully overtook many trucks on the journey to Nambung. My driving was criticized many times by the backseat </w:t>
      </w:r>
      <w:r w:rsidRPr="006F30FD">
        <w:rPr>
          <w:rFonts w:ascii="Segoe UI" w:eastAsia="Times New Roman" w:hAnsi="Segoe UI" w:cs="Segoe UI"/>
          <w:color w:val="24292E"/>
          <w:sz w:val="24"/>
          <w:szCs w:val="24"/>
          <w:lang w:eastAsia="en-GB"/>
        </w:rPr>
        <w:lastRenderedPageBreak/>
        <w:t xml:space="preserve">drivers in </w:t>
      </w:r>
      <w:proofErr w:type="spellStart"/>
      <w:r w:rsidRPr="006F30FD">
        <w:rPr>
          <w:rFonts w:ascii="Segoe UI" w:eastAsia="Times New Roman" w:hAnsi="Segoe UI" w:cs="Segoe UI"/>
          <w:color w:val="24292E"/>
          <w:sz w:val="24"/>
          <w:szCs w:val="24"/>
          <w:lang w:eastAsia="en-GB"/>
        </w:rPr>
        <w:t>teh</w:t>
      </w:r>
      <w:proofErr w:type="spellEnd"/>
      <w:r w:rsidRPr="006F30FD">
        <w:rPr>
          <w:rFonts w:ascii="Segoe UI" w:eastAsia="Times New Roman" w:hAnsi="Segoe UI" w:cs="Segoe UI"/>
          <w:color w:val="24292E"/>
          <w:sz w:val="24"/>
          <w:szCs w:val="24"/>
          <w:lang w:eastAsia="en-GB"/>
        </w:rPr>
        <w:t xml:space="preserve"> van. In fairness I did take the van a touch above the speed limit when the road was clear. It was in Nambung that we saw a </w:t>
      </w:r>
      <w:proofErr w:type="gramStart"/>
      <w:r w:rsidRPr="006F30FD">
        <w:rPr>
          <w:rFonts w:ascii="Segoe UI" w:eastAsia="Times New Roman" w:hAnsi="Segoe UI" w:cs="Segoe UI"/>
          <w:color w:val="24292E"/>
          <w:sz w:val="24"/>
          <w:szCs w:val="24"/>
          <w:lang w:eastAsia="en-GB"/>
        </w:rPr>
        <w:t>small scale</w:t>
      </w:r>
      <w:proofErr w:type="gramEnd"/>
      <w:r w:rsidRPr="006F30FD">
        <w:rPr>
          <w:rFonts w:ascii="Segoe UI" w:eastAsia="Times New Roman" w:hAnsi="Segoe UI" w:cs="Segoe UI"/>
          <w:color w:val="24292E"/>
          <w:sz w:val="24"/>
          <w:szCs w:val="24"/>
          <w:lang w:eastAsia="en-GB"/>
        </w:rPr>
        <w:t xml:space="preserve"> equivalent of Stonehenge. The sand monoliths made for interesting, subjective viewing. "Look at that one, it looks like Rabbit ears", I shouted. Most looked like giant petrified </w:t>
      </w:r>
      <w:proofErr w:type="spellStart"/>
      <w:r w:rsidRPr="006F30FD">
        <w:rPr>
          <w:rFonts w:ascii="Segoe UI" w:eastAsia="Times New Roman" w:hAnsi="Segoe UI" w:cs="Segoe UI"/>
          <w:color w:val="24292E"/>
          <w:sz w:val="24"/>
          <w:szCs w:val="24"/>
          <w:lang w:eastAsia="en-GB"/>
        </w:rPr>
        <w:t>boggies</w:t>
      </w:r>
      <w:proofErr w:type="spellEnd"/>
      <w:r w:rsidRPr="006F30FD">
        <w:rPr>
          <w:rFonts w:ascii="Segoe UI" w:eastAsia="Times New Roman" w:hAnsi="Segoe UI" w:cs="Segoe UI"/>
          <w:color w:val="24292E"/>
          <w:sz w:val="24"/>
          <w:szCs w:val="24"/>
          <w:lang w:eastAsia="en-GB"/>
        </w:rPr>
        <w:t xml:space="preserve">. With so many of these human size abominations, it made for an absurd amount of funny photographic moments. We succeeded in imitating the </w:t>
      </w:r>
      <w:proofErr w:type="spellStart"/>
      <w:r w:rsidRPr="006F30FD">
        <w:rPr>
          <w:rFonts w:ascii="Segoe UI" w:eastAsia="Times New Roman" w:hAnsi="Segoe UI" w:cs="Segoe UI"/>
          <w:color w:val="24292E"/>
          <w:sz w:val="24"/>
          <w:szCs w:val="24"/>
          <w:lang w:eastAsia="en-GB"/>
        </w:rPr>
        <w:t>boggey</w:t>
      </w:r>
      <w:proofErr w:type="spellEnd"/>
      <w:r w:rsidRPr="006F30FD">
        <w:rPr>
          <w:rFonts w:ascii="Segoe UI" w:eastAsia="Times New Roman" w:hAnsi="Segoe UI" w:cs="Segoe UI"/>
          <w:color w:val="24292E"/>
          <w:sz w:val="24"/>
          <w:szCs w:val="24"/>
          <w:lang w:eastAsia="en-GB"/>
        </w:rPr>
        <w:t>-like sand monoliths.</w:t>
      </w:r>
    </w:p>
    <w:p w14:paraId="4F1A73B4"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We had a long journey ahead, clocking up nearly 12 hours of drive time to reach arguably our finest location, Margaret River. It covers a large area. The town is humble and bohemian. Businesses sell organically grown produce, surfing equipment and artisan coffee. Matthew, </w:t>
      </w:r>
      <w:proofErr w:type="gramStart"/>
      <w:r w:rsidRPr="006F30FD">
        <w:rPr>
          <w:rFonts w:ascii="Segoe UI" w:eastAsia="Times New Roman" w:hAnsi="Segoe UI" w:cs="Segoe UI"/>
          <w:color w:val="24292E"/>
          <w:sz w:val="24"/>
          <w:szCs w:val="24"/>
          <w:lang w:eastAsia="en-GB"/>
        </w:rPr>
        <w:t>Kris</w:t>
      </w:r>
      <w:proofErr w:type="gramEnd"/>
      <w:r w:rsidRPr="006F30FD">
        <w:rPr>
          <w:rFonts w:ascii="Segoe UI" w:eastAsia="Times New Roman" w:hAnsi="Segoe UI" w:cs="Segoe UI"/>
          <w:color w:val="24292E"/>
          <w:sz w:val="24"/>
          <w:szCs w:val="24"/>
          <w:lang w:eastAsia="en-GB"/>
        </w:rPr>
        <w:t xml:space="preserve"> and I did some window shopping. We were pleasantly surprised to see a travel-agency offering many cycling inspired trips. We took a closer look and found ‘Sip n Cycle - Winery Tour’. The region is famous for its wines. On paper the tour </w:t>
      </w:r>
      <w:proofErr w:type="gramStart"/>
      <w:r w:rsidRPr="006F30FD">
        <w:rPr>
          <w:rFonts w:ascii="Segoe UI" w:eastAsia="Times New Roman" w:hAnsi="Segoe UI" w:cs="Segoe UI"/>
          <w:color w:val="24292E"/>
          <w:sz w:val="24"/>
          <w:szCs w:val="24"/>
          <w:lang w:eastAsia="en-GB"/>
        </w:rPr>
        <w:t>didn’t</w:t>
      </w:r>
      <w:proofErr w:type="gramEnd"/>
      <w:r w:rsidRPr="006F30FD">
        <w:rPr>
          <w:rFonts w:ascii="Segoe UI" w:eastAsia="Times New Roman" w:hAnsi="Segoe UI" w:cs="Segoe UI"/>
          <w:color w:val="24292E"/>
          <w:sz w:val="24"/>
          <w:szCs w:val="24"/>
          <w:lang w:eastAsia="en-GB"/>
        </w:rPr>
        <w:t xml:space="preserve"> seem like the safest of excursions. An appropriate exercise after a glass of the grapes is a </w:t>
      </w:r>
      <w:proofErr w:type="spellStart"/>
      <w:r w:rsidRPr="006F30FD">
        <w:rPr>
          <w:rFonts w:ascii="Segoe UI" w:eastAsia="Times New Roman" w:hAnsi="Segoe UI" w:cs="Segoe UI"/>
          <w:color w:val="24292E"/>
          <w:sz w:val="24"/>
          <w:szCs w:val="24"/>
          <w:lang w:eastAsia="en-GB"/>
        </w:rPr>
        <w:t>boogy</w:t>
      </w:r>
      <w:proofErr w:type="spellEnd"/>
      <w:r w:rsidRPr="006F30FD">
        <w:rPr>
          <w:rFonts w:ascii="Segoe UI" w:eastAsia="Times New Roman" w:hAnsi="Segoe UI" w:cs="Segoe UI"/>
          <w:color w:val="24292E"/>
          <w:sz w:val="24"/>
          <w:szCs w:val="24"/>
          <w:lang w:eastAsia="en-GB"/>
        </w:rPr>
        <w:t xml:space="preserve"> on the dancefloor, not a bike ride. Having been sat in the </w:t>
      </w:r>
      <w:proofErr w:type="spellStart"/>
      <w:proofErr w:type="gramStart"/>
      <w:r w:rsidRPr="006F30FD">
        <w:rPr>
          <w:rFonts w:ascii="Segoe UI" w:eastAsia="Times New Roman" w:hAnsi="Segoe UI" w:cs="Segoe UI"/>
          <w:color w:val="24292E"/>
          <w:sz w:val="24"/>
          <w:szCs w:val="24"/>
          <w:lang w:eastAsia="en-GB"/>
        </w:rPr>
        <w:t>drivers</w:t>
      </w:r>
      <w:proofErr w:type="spellEnd"/>
      <w:proofErr w:type="gramEnd"/>
      <w:r w:rsidRPr="006F30FD">
        <w:rPr>
          <w:rFonts w:ascii="Segoe UI" w:eastAsia="Times New Roman" w:hAnsi="Segoe UI" w:cs="Segoe UI"/>
          <w:color w:val="24292E"/>
          <w:sz w:val="24"/>
          <w:szCs w:val="24"/>
          <w:lang w:eastAsia="en-GB"/>
        </w:rPr>
        <w:t xml:space="preserve"> seat of the van for 12 hours, any excuse to move my legs was welcomed. We donned our silver helmets, </w:t>
      </w:r>
      <w:proofErr w:type="spellStart"/>
      <w:r w:rsidRPr="006F30FD">
        <w:rPr>
          <w:rFonts w:ascii="Segoe UI" w:eastAsia="Times New Roman" w:hAnsi="Segoe UI" w:cs="Segoe UI"/>
          <w:color w:val="24292E"/>
          <w:sz w:val="24"/>
          <w:szCs w:val="24"/>
          <w:lang w:eastAsia="en-GB"/>
        </w:rPr>
        <w:t>sunnies</w:t>
      </w:r>
      <w:proofErr w:type="spellEnd"/>
      <w:r w:rsidRPr="006F30FD">
        <w:rPr>
          <w:rFonts w:ascii="Segoe UI" w:eastAsia="Times New Roman" w:hAnsi="Segoe UI" w:cs="Segoe UI"/>
          <w:color w:val="24292E"/>
          <w:sz w:val="24"/>
          <w:szCs w:val="24"/>
          <w:lang w:eastAsia="en-GB"/>
        </w:rPr>
        <w:t xml:space="preserve"> &amp; grabbed our hire bikes for the Sip n Cycle.</w:t>
      </w:r>
    </w:p>
    <w:p w14:paraId="44D59A14"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Thankfully, the pace of the bike riding was relaxed. The 18km of trails was as flat as French fromage. Having had some experience at wine tasting on my travels, I had a good idea what to expect and how to behave. I did try my best to try and follow the guidance provided by the winery staff. My attempts of sophistication were met with raised </w:t>
      </w:r>
      <w:proofErr w:type="gramStart"/>
      <w:r w:rsidRPr="006F30FD">
        <w:rPr>
          <w:rFonts w:ascii="Segoe UI" w:eastAsia="Times New Roman" w:hAnsi="Segoe UI" w:cs="Segoe UI"/>
          <w:color w:val="24292E"/>
          <w:sz w:val="24"/>
          <w:szCs w:val="24"/>
          <w:lang w:eastAsia="en-GB"/>
        </w:rPr>
        <w:t>eye brows</w:t>
      </w:r>
      <w:proofErr w:type="gramEnd"/>
      <w:r w:rsidRPr="006F30FD">
        <w:rPr>
          <w:rFonts w:ascii="Segoe UI" w:eastAsia="Times New Roman" w:hAnsi="Segoe UI" w:cs="Segoe UI"/>
          <w:color w:val="24292E"/>
          <w:sz w:val="24"/>
          <w:szCs w:val="24"/>
          <w:lang w:eastAsia="en-GB"/>
        </w:rPr>
        <w:t xml:space="preserve">. As we travelled to subsequent wineries the alcohol lowered my guard. The result, </w:t>
      </w:r>
      <w:proofErr w:type="spellStart"/>
      <w:r w:rsidRPr="006F30FD">
        <w:rPr>
          <w:rFonts w:ascii="Segoe UI" w:eastAsia="Times New Roman" w:hAnsi="Segoe UI" w:cs="Segoe UI"/>
          <w:color w:val="24292E"/>
          <w:sz w:val="24"/>
          <w:szCs w:val="24"/>
          <w:lang w:eastAsia="en-GB"/>
        </w:rPr>
        <w:t>humourous</w:t>
      </w:r>
      <w:proofErr w:type="spellEnd"/>
      <w:r w:rsidRPr="006F30FD">
        <w:rPr>
          <w:rFonts w:ascii="Segoe UI" w:eastAsia="Times New Roman" w:hAnsi="Segoe UI" w:cs="Segoe UI"/>
          <w:color w:val="24292E"/>
          <w:sz w:val="24"/>
          <w:szCs w:val="24"/>
          <w:lang w:eastAsia="en-GB"/>
        </w:rPr>
        <w:t xml:space="preserve"> photos. </w:t>
      </w:r>
      <w:proofErr w:type="gramStart"/>
      <w:r w:rsidRPr="006F30FD">
        <w:rPr>
          <w:rFonts w:ascii="Segoe UI" w:eastAsia="Times New Roman" w:hAnsi="Segoe UI" w:cs="Segoe UI"/>
          <w:color w:val="24292E"/>
          <w:sz w:val="24"/>
          <w:szCs w:val="24"/>
          <w:lang w:eastAsia="en-GB"/>
        </w:rPr>
        <w:t>Thankfully</w:t>
      </w:r>
      <w:proofErr w:type="gramEnd"/>
      <w:r w:rsidRPr="006F30FD">
        <w:rPr>
          <w:rFonts w:ascii="Segoe UI" w:eastAsia="Times New Roman" w:hAnsi="Segoe UI" w:cs="Segoe UI"/>
          <w:color w:val="24292E"/>
          <w:sz w:val="24"/>
          <w:szCs w:val="24"/>
          <w:lang w:eastAsia="en-GB"/>
        </w:rPr>
        <w:t xml:space="preserve"> our bikes were reprimanded by the travel company at the 3rd and final winery. We subsequently fell asleep in the back of the tourist van while being driven back into town.</w:t>
      </w:r>
    </w:p>
    <w:p w14:paraId="5184DB5D"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The beverage sampling </w:t>
      </w:r>
      <w:proofErr w:type="gramStart"/>
      <w:r w:rsidRPr="006F30FD">
        <w:rPr>
          <w:rFonts w:ascii="Segoe UI" w:eastAsia="Times New Roman" w:hAnsi="Segoe UI" w:cs="Segoe UI"/>
          <w:color w:val="24292E"/>
          <w:sz w:val="24"/>
          <w:szCs w:val="24"/>
          <w:lang w:eastAsia="en-GB"/>
        </w:rPr>
        <w:t>didn’t</w:t>
      </w:r>
      <w:proofErr w:type="gramEnd"/>
      <w:r w:rsidRPr="006F30FD">
        <w:rPr>
          <w:rFonts w:ascii="Segoe UI" w:eastAsia="Times New Roman" w:hAnsi="Segoe UI" w:cs="Segoe UI"/>
          <w:color w:val="24292E"/>
          <w:sz w:val="24"/>
          <w:szCs w:val="24"/>
          <w:lang w:eastAsia="en-GB"/>
        </w:rPr>
        <w:t xml:space="preserve"> stop there. On driving out of town we found a beautiful country pub close by to a pool. It served many locally brewed beers. Matthew and I decided it would be wise to sample each one. Thankfully, the Bootleg Brewery pub had just the setup for us: 8 sample beers, each housed in a shot glass. After sampling fruity wines, the taste buds were in for a surprise. Deciding which was best </w:t>
      </w:r>
      <w:proofErr w:type="gramStart"/>
      <w:r w:rsidRPr="006F30FD">
        <w:rPr>
          <w:rFonts w:ascii="Segoe UI" w:eastAsia="Times New Roman" w:hAnsi="Segoe UI" w:cs="Segoe UI"/>
          <w:color w:val="24292E"/>
          <w:sz w:val="24"/>
          <w:szCs w:val="24"/>
          <w:lang w:eastAsia="en-GB"/>
        </w:rPr>
        <w:t>wasn’t</w:t>
      </w:r>
      <w:proofErr w:type="gramEnd"/>
      <w:r w:rsidRPr="006F30FD">
        <w:rPr>
          <w:rFonts w:ascii="Segoe UI" w:eastAsia="Times New Roman" w:hAnsi="Segoe UI" w:cs="Segoe UI"/>
          <w:color w:val="24292E"/>
          <w:sz w:val="24"/>
          <w:szCs w:val="24"/>
          <w:lang w:eastAsia="en-GB"/>
        </w:rPr>
        <w:t xml:space="preserve"> easy. All the beers were refreshingly fizzy. The depth of flavour of each beer swung from tart sourness to malt </w:t>
      </w:r>
      <w:proofErr w:type="spellStart"/>
      <w:r w:rsidRPr="006F30FD">
        <w:rPr>
          <w:rFonts w:ascii="Segoe UI" w:eastAsia="Times New Roman" w:hAnsi="Segoe UI" w:cs="Segoe UI"/>
          <w:color w:val="24292E"/>
          <w:sz w:val="24"/>
          <w:szCs w:val="24"/>
          <w:lang w:eastAsia="en-GB"/>
        </w:rPr>
        <w:t>bodyness</w:t>
      </w:r>
      <w:proofErr w:type="spellEnd"/>
      <w:r w:rsidRPr="006F30FD">
        <w:rPr>
          <w:rFonts w:ascii="Segoe UI" w:eastAsia="Times New Roman" w:hAnsi="Segoe UI" w:cs="Segoe UI"/>
          <w:color w:val="24292E"/>
          <w:sz w:val="24"/>
          <w:szCs w:val="24"/>
          <w:lang w:eastAsia="en-GB"/>
        </w:rPr>
        <w:t xml:space="preserve">. Being an appreciator of darker beers, it was the </w:t>
      </w:r>
      <w:proofErr w:type="spellStart"/>
      <w:r w:rsidRPr="006F30FD">
        <w:rPr>
          <w:rFonts w:ascii="Segoe UI" w:eastAsia="Times New Roman" w:hAnsi="Segoe UI" w:cs="Segoe UI"/>
          <w:color w:val="24292E"/>
          <w:sz w:val="24"/>
          <w:szCs w:val="24"/>
          <w:lang w:eastAsia="en-GB"/>
        </w:rPr>
        <w:t>moderatly</w:t>
      </w:r>
      <w:proofErr w:type="spellEnd"/>
      <w:r w:rsidRPr="006F30FD">
        <w:rPr>
          <w:rFonts w:ascii="Segoe UI" w:eastAsia="Times New Roman" w:hAnsi="Segoe UI" w:cs="Segoe UI"/>
          <w:color w:val="24292E"/>
          <w:sz w:val="24"/>
          <w:szCs w:val="24"/>
          <w:lang w:eastAsia="en-GB"/>
        </w:rPr>
        <w:t xml:space="preserve"> tarty lager that won both </w:t>
      </w:r>
      <w:proofErr w:type="gramStart"/>
      <w:r w:rsidRPr="006F30FD">
        <w:rPr>
          <w:rFonts w:ascii="Segoe UI" w:eastAsia="Times New Roman" w:hAnsi="Segoe UI" w:cs="Segoe UI"/>
          <w:color w:val="24292E"/>
          <w:sz w:val="24"/>
          <w:szCs w:val="24"/>
          <w:lang w:eastAsia="en-GB"/>
        </w:rPr>
        <w:t>Matthew’s</w:t>
      </w:r>
      <w:proofErr w:type="gramEnd"/>
      <w:r w:rsidRPr="006F30FD">
        <w:rPr>
          <w:rFonts w:ascii="Segoe UI" w:eastAsia="Times New Roman" w:hAnsi="Segoe UI" w:cs="Segoe UI"/>
          <w:color w:val="24292E"/>
          <w:sz w:val="24"/>
          <w:szCs w:val="24"/>
          <w:lang w:eastAsia="en-GB"/>
        </w:rPr>
        <w:t xml:space="preserve"> and my heart.</w:t>
      </w:r>
    </w:p>
    <w:p w14:paraId="70E0606A"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The magnificence of Margaret River cannot be fully realised until you have seen the Indian Ocean from the coast. The sea is so powerful. It heaved onto the shore. Any location that includes a lighthouse is close to danger. Where we were, the lighthouse prominently peered above the rocks. Seeing the sun set with the lighthouse in view was special.</w:t>
      </w:r>
    </w:p>
    <w:p w14:paraId="6ADFB658"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lastRenderedPageBreak/>
        <w:t xml:space="preserve">Pemberton is known for its forest of </w:t>
      </w:r>
      <w:proofErr w:type="gramStart"/>
      <w:r w:rsidRPr="006F30FD">
        <w:rPr>
          <w:rFonts w:ascii="Segoe UI" w:eastAsia="Times New Roman" w:hAnsi="Segoe UI" w:cs="Segoe UI"/>
          <w:color w:val="24292E"/>
          <w:sz w:val="24"/>
          <w:szCs w:val="24"/>
          <w:lang w:eastAsia="en-GB"/>
        </w:rPr>
        <w:t>giants</w:t>
      </w:r>
      <w:proofErr w:type="gramEnd"/>
      <w:r w:rsidRPr="006F30FD">
        <w:rPr>
          <w:rFonts w:ascii="Segoe UI" w:eastAsia="Times New Roman" w:hAnsi="Segoe UI" w:cs="Segoe UI"/>
          <w:color w:val="24292E"/>
          <w:sz w:val="24"/>
          <w:szCs w:val="24"/>
          <w:lang w:eastAsia="en-GB"/>
        </w:rPr>
        <w:t xml:space="preserve"> trees. The Gloucester Tree or </w:t>
      </w:r>
      <w:proofErr w:type="spellStart"/>
      <w:r w:rsidRPr="006F30FD">
        <w:rPr>
          <w:rFonts w:ascii="Segoe UI" w:eastAsia="Times New Roman" w:hAnsi="Segoe UI" w:cs="Segoe UI"/>
          <w:color w:val="24292E"/>
          <w:sz w:val="24"/>
          <w:szCs w:val="24"/>
          <w:lang w:eastAsia="en-GB"/>
        </w:rPr>
        <w:t>Firemans</w:t>
      </w:r>
      <w:proofErr w:type="spellEnd"/>
      <w:r w:rsidRPr="006F30FD">
        <w:rPr>
          <w:rFonts w:ascii="Segoe UI" w:eastAsia="Times New Roman" w:hAnsi="Segoe UI" w:cs="Segoe UI"/>
          <w:color w:val="24292E"/>
          <w:sz w:val="24"/>
          <w:szCs w:val="24"/>
          <w:lang w:eastAsia="en-GB"/>
        </w:rPr>
        <w:t xml:space="preserve">–Lookout tree was a typical immense example. To ascend to its perch at the top you had to navigate the steel bars that protruded from its trunk. Thankfully, Matthew, Kris and I took the climb in our hesitant, cumbersome stride. The view from the top of The Gloucester Tree, allowed us to see the Eucalypt canopy for as far as the eye could see. The view of the forest floor was equally impressive, but unnerving. On returning to </w:t>
      </w:r>
      <w:proofErr w:type="gramStart"/>
      <w:r w:rsidRPr="006F30FD">
        <w:rPr>
          <w:rFonts w:ascii="Segoe UI" w:eastAsia="Times New Roman" w:hAnsi="Segoe UI" w:cs="Segoe UI"/>
          <w:color w:val="24292E"/>
          <w:sz w:val="24"/>
          <w:szCs w:val="24"/>
          <w:lang w:eastAsia="en-GB"/>
        </w:rPr>
        <w:t>earth</w:t>
      </w:r>
      <w:proofErr w:type="gramEnd"/>
      <w:r w:rsidRPr="006F30FD">
        <w:rPr>
          <w:rFonts w:ascii="Segoe UI" w:eastAsia="Times New Roman" w:hAnsi="Segoe UI" w:cs="Segoe UI"/>
          <w:color w:val="24292E"/>
          <w:sz w:val="24"/>
          <w:szCs w:val="24"/>
          <w:lang w:eastAsia="en-GB"/>
        </w:rPr>
        <w:t xml:space="preserve"> we sought a picnic bench to prepare and eat lunch. It was less a scene from </w:t>
      </w:r>
      <w:proofErr w:type="spellStart"/>
      <w:r w:rsidRPr="006F30FD">
        <w:rPr>
          <w:rFonts w:ascii="Segoe UI" w:eastAsia="Times New Roman" w:hAnsi="Segoe UI" w:cs="Segoe UI"/>
          <w:color w:val="24292E"/>
          <w:sz w:val="24"/>
          <w:szCs w:val="24"/>
          <w:lang w:eastAsia="en-GB"/>
        </w:rPr>
        <w:t>Masterchef</w:t>
      </w:r>
      <w:proofErr w:type="spellEnd"/>
      <w:r w:rsidRPr="006F30FD">
        <w:rPr>
          <w:rFonts w:ascii="Segoe UI" w:eastAsia="Times New Roman" w:hAnsi="Segoe UI" w:cs="Segoe UI"/>
          <w:color w:val="24292E"/>
          <w:sz w:val="24"/>
          <w:szCs w:val="24"/>
          <w:lang w:eastAsia="en-GB"/>
        </w:rPr>
        <w:t xml:space="preserve"> and more Doctor Doolittle. Colourful Australian birds arrived. Ring-Necked Parakeets and the Western Rosellas tamely waited to pick up food scraps. With the birds having finished our lunch, we chose to walk a path that led through the forest of Pemberton's largest trees. It was humbling.</w:t>
      </w:r>
    </w:p>
    <w:p w14:paraId="23634748"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proofErr w:type="spellStart"/>
      <w:r w:rsidRPr="006F30FD">
        <w:rPr>
          <w:rFonts w:ascii="Segoe UI" w:eastAsia="Times New Roman" w:hAnsi="Segoe UI" w:cs="Segoe UI"/>
          <w:color w:val="24292E"/>
          <w:sz w:val="24"/>
          <w:szCs w:val="24"/>
          <w:lang w:eastAsia="en-GB"/>
        </w:rPr>
        <w:t>Dunsborough</w:t>
      </w:r>
      <w:proofErr w:type="spellEnd"/>
      <w:r w:rsidRPr="006F30FD">
        <w:rPr>
          <w:rFonts w:ascii="Segoe UI" w:eastAsia="Times New Roman" w:hAnsi="Segoe UI" w:cs="Segoe UI"/>
          <w:color w:val="24292E"/>
          <w:sz w:val="24"/>
          <w:szCs w:val="24"/>
          <w:lang w:eastAsia="en-GB"/>
        </w:rPr>
        <w:t xml:space="preserve"> was </w:t>
      </w:r>
      <w:proofErr w:type="gramStart"/>
      <w:r w:rsidRPr="006F30FD">
        <w:rPr>
          <w:rFonts w:ascii="Segoe UI" w:eastAsia="Times New Roman" w:hAnsi="Segoe UI" w:cs="Segoe UI"/>
          <w:color w:val="24292E"/>
          <w:sz w:val="24"/>
          <w:szCs w:val="24"/>
          <w:lang w:eastAsia="en-GB"/>
        </w:rPr>
        <w:t xml:space="preserve">a 2 </w:t>
      </w:r>
      <w:proofErr w:type="spellStart"/>
      <w:r w:rsidRPr="006F30FD">
        <w:rPr>
          <w:rFonts w:ascii="Segoe UI" w:eastAsia="Times New Roman" w:hAnsi="Segoe UI" w:cs="Segoe UI"/>
          <w:color w:val="24292E"/>
          <w:sz w:val="24"/>
          <w:szCs w:val="24"/>
          <w:lang w:eastAsia="en-GB"/>
        </w:rPr>
        <w:t>hours</w:t>
      </w:r>
      <w:proofErr w:type="spellEnd"/>
      <w:proofErr w:type="gramEnd"/>
      <w:r w:rsidRPr="006F30FD">
        <w:rPr>
          <w:rFonts w:ascii="Segoe UI" w:eastAsia="Times New Roman" w:hAnsi="Segoe UI" w:cs="Segoe UI"/>
          <w:color w:val="24292E"/>
          <w:sz w:val="24"/>
          <w:szCs w:val="24"/>
          <w:lang w:eastAsia="en-GB"/>
        </w:rPr>
        <w:t xml:space="preserve"> drive away. It is home to the </w:t>
      </w:r>
      <w:proofErr w:type="spellStart"/>
      <w:r w:rsidRPr="006F30FD">
        <w:rPr>
          <w:rFonts w:ascii="Segoe UI" w:eastAsia="Times New Roman" w:hAnsi="Segoe UI" w:cs="Segoe UI"/>
          <w:color w:val="24292E"/>
          <w:sz w:val="24"/>
          <w:szCs w:val="24"/>
          <w:lang w:eastAsia="en-GB"/>
        </w:rPr>
        <w:t>maginificent</w:t>
      </w:r>
      <w:proofErr w:type="spellEnd"/>
      <w:r w:rsidRPr="006F30FD">
        <w:rPr>
          <w:rFonts w:ascii="Segoe UI" w:eastAsia="Times New Roman" w:hAnsi="Segoe UI" w:cs="Segoe UI"/>
          <w:color w:val="24292E"/>
          <w:sz w:val="24"/>
          <w:szCs w:val="24"/>
          <w:lang w:eastAsia="en-GB"/>
        </w:rPr>
        <w:t xml:space="preserve"> Leeuwin-Naturaliste National Park, offering a range of excellent scuba diving sites. Matthew and I, having completed our beginner, open water PADI certification, were interested in one </w:t>
      </w:r>
      <w:proofErr w:type="gramStart"/>
      <w:r w:rsidRPr="006F30FD">
        <w:rPr>
          <w:rFonts w:ascii="Segoe UI" w:eastAsia="Times New Roman" w:hAnsi="Segoe UI" w:cs="Segoe UI"/>
          <w:color w:val="24292E"/>
          <w:sz w:val="24"/>
          <w:szCs w:val="24"/>
          <w:lang w:eastAsia="en-GB"/>
        </w:rPr>
        <w:t>dive in particular</w:t>
      </w:r>
      <w:proofErr w:type="gramEnd"/>
      <w:r w:rsidRPr="006F30FD">
        <w:rPr>
          <w:rFonts w:ascii="Segoe UI" w:eastAsia="Times New Roman" w:hAnsi="Segoe UI" w:cs="Segoe UI"/>
          <w:color w:val="24292E"/>
          <w:sz w:val="24"/>
          <w:szCs w:val="24"/>
          <w:lang w:eastAsia="en-GB"/>
        </w:rPr>
        <w:t xml:space="preserve">. The HMAS Swan Wreck Charter SCUBA Dive offered the diver to see a huge </w:t>
      </w:r>
      <w:proofErr w:type="gramStart"/>
      <w:r w:rsidRPr="006F30FD">
        <w:rPr>
          <w:rFonts w:ascii="Segoe UI" w:eastAsia="Times New Roman" w:hAnsi="Segoe UI" w:cs="Segoe UI"/>
          <w:color w:val="24292E"/>
          <w:sz w:val="24"/>
          <w:szCs w:val="24"/>
          <w:lang w:eastAsia="en-GB"/>
        </w:rPr>
        <w:t>ship wreck</w:t>
      </w:r>
      <w:proofErr w:type="gramEnd"/>
      <w:r w:rsidRPr="006F30FD">
        <w:rPr>
          <w:rFonts w:ascii="Segoe UI" w:eastAsia="Times New Roman" w:hAnsi="Segoe UI" w:cs="Segoe UI"/>
          <w:color w:val="24292E"/>
          <w:sz w:val="24"/>
          <w:szCs w:val="24"/>
          <w:lang w:eastAsia="en-GB"/>
        </w:rPr>
        <w:t xml:space="preserve">. One beautiful, blue sky morning Matthew and I travelled to the beach where the charming sized Cape Dive boat awaited. Onboard, I was tasked with setting up my scuba diving rig. It should have been as simple as ABC: Air, Buoyancy, Clips. </w:t>
      </w:r>
      <w:proofErr w:type="gramStart"/>
      <w:r w:rsidRPr="006F30FD">
        <w:rPr>
          <w:rFonts w:ascii="Segoe UI" w:eastAsia="Times New Roman" w:hAnsi="Segoe UI" w:cs="Segoe UI"/>
          <w:color w:val="24292E"/>
          <w:sz w:val="24"/>
          <w:szCs w:val="24"/>
          <w:lang w:eastAsia="en-GB"/>
        </w:rPr>
        <w:t>Thankfully</w:t>
      </w:r>
      <w:proofErr w:type="gramEnd"/>
      <w:r w:rsidRPr="006F30FD">
        <w:rPr>
          <w:rFonts w:ascii="Segoe UI" w:eastAsia="Times New Roman" w:hAnsi="Segoe UI" w:cs="Segoe UI"/>
          <w:color w:val="24292E"/>
          <w:sz w:val="24"/>
          <w:szCs w:val="24"/>
          <w:lang w:eastAsia="en-GB"/>
        </w:rPr>
        <w:t xml:space="preserve"> the on-board staff saw the error of my ways. They reverted my efforts and set it up for me. Next, wet suits. The range was limited. The suit chosen for me was a good 2 sizes too large. At least my Oakley X-Metal sunglasses looked the part. An essential piece of poser wear. Matthew's convenience store, half-jacket plastic </w:t>
      </w:r>
      <w:proofErr w:type="spellStart"/>
      <w:r w:rsidRPr="006F30FD">
        <w:rPr>
          <w:rFonts w:ascii="Segoe UI" w:eastAsia="Times New Roman" w:hAnsi="Segoe UI" w:cs="Segoe UI"/>
          <w:color w:val="24292E"/>
          <w:sz w:val="24"/>
          <w:szCs w:val="24"/>
          <w:lang w:eastAsia="en-GB"/>
        </w:rPr>
        <w:t>sunnies</w:t>
      </w:r>
      <w:proofErr w:type="spellEnd"/>
      <w:r w:rsidRPr="006F30FD">
        <w:rPr>
          <w:rFonts w:ascii="Segoe UI" w:eastAsia="Times New Roman" w:hAnsi="Segoe UI" w:cs="Segoe UI"/>
          <w:color w:val="24292E"/>
          <w:sz w:val="24"/>
          <w:szCs w:val="24"/>
          <w:lang w:eastAsia="en-GB"/>
        </w:rPr>
        <w:t xml:space="preserve"> looked arguably prettier than mine. Out of pride I refused to tell him.</w:t>
      </w:r>
    </w:p>
    <w:p w14:paraId="32B24BA1"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It was calm in the bay as we departed. When we ventured </w:t>
      </w:r>
      <w:proofErr w:type="gramStart"/>
      <w:r w:rsidRPr="006F30FD">
        <w:rPr>
          <w:rFonts w:ascii="Segoe UI" w:eastAsia="Times New Roman" w:hAnsi="Segoe UI" w:cs="Segoe UI"/>
          <w:color w:val="24292E"/>
          <w:sz w:val="24"/>
          <w:szCs w:val="24"/>
          <w:lang w:eastAsia="en-GB"/>
        </w:rPr>
        <w:t>in to</w:t>
      </w:r>
      <w:proofErr w:type="gramEnd"/>
      <w:r w:rsidRPr="006F30FD">
        <w:rPr>
          <w:rFonts w:ascii="Segoe UI" w:eastAsia="Times New Roman" w:hAnsi="Segoe UI" w:cs="Segoe UI"/>
          <w:color w:val="24292E"/>
          <w:sz w:val="24"/>
          <w:szCs w:val="24"/>
          <w:lang w:eastAsia="en-GB"/>
        </w:rPr>
        <w:t xml:space="preserve"> deeper waters the water got choppy. It felt like the poor dive boat was hitting concrete as it speedily made its way to the dive location. The only people on board were Matthew, me, 2 male South Koreans and a married British couple. The 2 South Korean looked nervously at the sea swell. We were instructed by the divemaster. "5 minutes till we enter the water", he said. The group readied themselves and jumped in. I opted to enter the water using the missionary style lunge with arms by my side. My mask forced itself deep into skull as my head entered the water.</w:t>
      </w:r>
    </w:p>
    <w:p w14:paraId="7D0C3B59"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Once in the water I laughed at the immense size of the ocean swell. It was like nothing I had experienced before or since. I looked over at Matthew, my buddy, to see if he was okay. He gestured the scuba diver "okay" hand signal. I felt a sense of relief. I looked over at the 2 distressed Korean tourists. Both indicated to the divemaster that they were uncomfortable and wanted to get back on board. The divemaster and Koreans duly beelined for the boat. The divemaster returned and indicated to remainder of the group to descend. I released some air out of the Buoyancy Control Device.</w:t>
      </w:r>
    </w:p>
    <w:p w14:paraId="594DB9B2"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lastRenderedPageBreak/>
        <w:t xml:space="preserve">As per the onboard briefing, </w:t>
      </w:r>
      <w:proofErr w:type="gramStart"/>
      <w:r w:rsidRPr="006F30FD">
        <w:rPr>
          <w:rFonts w:ascii="Segoe UI" w:eastAsia="Times New Roman" w:hAnsi="Segoe UI" w:cs="Segoe UI"/>
          <w:color w:val="24292E"/>
          <w:sz w:val="24"/>
          <w:szCs w:val="24"/>
          <w:lang w:eastAsia="en-GB"/>
        </w:rPr>
        <w:t>we</w:t>
      </w:r>
      <w:proofErr w:type="gramEnd"/>
      <w:r w:rsidRPr="006F30FD">
        <w:rPr>
          <w:rFonts w:ascii="Segoe UI" w:eastAsia="Times New Roman" w:hAnsi="Segoe UI" w:cs="Segoe UI"/>
          <w:color w:val="24292E"/>
          <w:sz w:val="24"/>
          <w:szCs w:val="24"/>
          <w:lang w:eastAsia="en-GB"/>
        </w:rPr>
        <w:t xml:space="preserve"> dived till we met a steel structure. It was once part of the HMAS Swan. It was teaming with an attachment of molluscs. Their probes swayed in time with the ocean current. We remained at that depth for 10 minutes to enable our bodies to adjust to the increase in pressure. The divemaster indicated we should follow him as he led us to a depth of nearly 30 metres (my deepest dive ever). The water was surprisingly clear, allowing us to admire the exterior of the ship. We made our way to one of ship's rear entrances. Matthew and I were side-by-side as we swam through what was once a hallway. The rooms located either side lacked windows and doors. As we peered into the rooms, it was amazing to see large </w:t>
      </w:r>
      <w:proofErr w:type="spellStart"/>
      <w:r w:rsidRPr="006F30FD">
        <w:rPr>
          <w:rFonts w:ascii="Segoe UI" w:eastAsia="Times New Roman" w:hAnsi="Segoe UI" w:cs="Segoe UI"/>
          <w:color w:val="24292E"/>
          <w:sz w:val="24"/>
          <w:szCs w:val="24"/>
          <w:lang w:eastAsia="en-GB"/>
        </w:rPr>
        <w:t>scholes</w:t>
      </w:r>
      <w:proofErr w:type="spellEnd"/>
      <w:r w:rsidRPr="006F30FD">
        <w:rPr>
          <w:rFonts w:ascii="Segoe UI" w:eastAsia="Times New Roman" w:hAnsi="Segoe UI" w:cs="Segoe UI"/>
          <w:color w:val="24292E"/>
          <w:sz w:val="24"/>
          <w:szCs w:val="24"/>
          <w:lang w:eastAsia="en-GB"/>
        </w:rPr>
        <w:t xml:space="preserve"> of fish. Matthew was more nervous than me, even though I was experiencing buoyancy issues. As we followed the passageway to the lower floor, Matthew was unaware of his missing fin. </w:t>
      </w:r>
      <w:proofErr w:type="gramStart"/>
      <w:r w:rsidRPr="006F30FD">
        <w:rPr>
          <w:rFonts w:ascii="Segoe UI" w:eastAsia="Times New Roman" w:hAnsi="Segoe UI" w:cs="Segoe UI"/>
          <w:color w:val="24292E"/>
          <w:sz w:val="24"/>
          <w:szCs w:val="24"/>
          <w:lang w:eastAsia="en-GB"/>
        </w:rPr>
        <w:t>Thankfully</w:t>
      </w:r>
      <w:proofErr w:type="gramEnd"/>
      <w:r w:rsidRPr="006F30FD">
        <w:rPr>
          <w:rFonts w:ascii="Segoe UI" w:eastAsia="Times New Roman" w:hAnsi="Segoe UI" w:cs="Segoe UI"/>
          <w:color w:val="24292E"/>
          <w:sz w:val="24"/>
          <w:szCs w:val="24"/>
          <w:lang w:eastAsia="en-GB"/>
        </w:rPr>
        <w:t xml:space="preserve"> my Prince Charming-like buddying skills allowed me to quickly retrieve and fit it. Before we knew </w:t>
      </w:r>
      <w:proofErr w:type="gramStart"/>
      <w:r w:rsidRPr="006F30FD">
        <w:rPr>
          <w:rFonts w:ascii="Segoe UI" w:eastAsia="Times New Roman" w:hAnsi="Segoe UI" w:cs="Segoe UI"/>
          <w:color w:val="24292E"/>
          <w:sz w:val="24"/>
          <w:szCs w:val="24"/>
          <w:lang w:eastAsia="en-GB"/>
        </w:rPr>
        <w:t>it</w:t>
      </w:r>
      <w:proofErr w:type="gramEnd"/>
      <w:r w:rsidRPr="006F30FD">
        <w:rPr>
          <w:rFonts w:ascii="Segoe UI" w:eastAsia="Times New Roman" w:hAnsi="Segoe UI" w:cs="Segoe UI"/>
          <w:color w:val="24292E"/>
          <w:sz w:val="24"/>
          <w:szCs w:val="24"/>
          <w:lang w:eastAsia="en-GB"/>
        </w:rPr>
        <w:t xml:space="preserve"> we were back at the top of HMAS Swan, swaying with the molluscs, waiting for our bodies to complete the decompression process.</w:t>
      </w:r>
    </w:p>
    <w:p w14:paraId="15D9BEF4"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From </w:t>
      </w:r>
      <w:proofErr w:type="spellStart"/>
      <w:r w:rsidRPr="006F30FD">
        <w:rPr>
          <w:rFonts w:ascii="Segoe UI" w:eastAsia="Times New Roman" w:hAnsi="Segoe UI" w:cs="Segoe UI"/>
          <w:color w:val="24292E"/>
          <w:sz w:val="24"/>
          <w:szCs w:val="24"/>
          <w:lang w:eastAsia="en-GB"/>
        </w:rPr>
        <w:t>Dunsborough</w:t>
      </w:r>
      <w:proofErr w:type="spellEnd"/>
      <w:r w:rsidRPr="006F30FD">
        <w:rPr>
          <w:rFonts w:ascii="Segoe UI" w:eastAsia="Times New Roman" w:hAnsi="Segoe UI" w:cs="Segoe UI"/>
          <w:color w:val="24292E"/>
          <w:sz w:val="24"/>
          <w:szCs w:val="24"/>
          <w:lang w:eastAsia="en-GB"/>
        </w:rPr>
        <w:t xml:space="preserve"> we made our final road trip journey, to the capital of Western Australia, Perth. Matthew, </w:t>
      </w:r>
      <w:proofErr w:type="gramStart"/>
      <w:r w:rsidRPr="006F30FD">
        <w:rPr>
          <w:rFonts w:ascii="Segoe UI" w:eastAsia="Times New Roman" w:hAnsi="Segoe UI" w:cs="Segoe UI"/>
          <w:color w:val="24292E"/>
          <w:sz w:val="24"/>
          <w:szCs w:val="24"/>
          <w:lang w:eastAsia="en-GB"/>
        </w:rPr>
        <w:t>Kris</w:t>
      </w:r>
      <w:proofErr w:type="gramEnd"/>
      <w:r w:rsidRPr="006F30FD">
        <w:rPr>
          <w:rFonts w:ascii="Segoe UI" w:eastAsia="Times New Roman" w:hAnsi="Segoe UI" w:cs="Segoe UI"/>
          <w:color w:val="24292E"/>
          <w:sz w:val="24"/>
          <w:szCs w:val="24"/>
          <w:lang w:eastAsia="en-GB"/>
        </w:rPr>
        <w:t xml:space="preserve"> and I had become attached to our mode of transport, the Mitsubishi </w:t>
      </w:r>
      <w:proofErr w:type="spellStart"/>
      <w:r w:rsidRPr="006F30FD">
        <w:rPr>
          <w:rFonts w:ascii="Segoe UI" w:eastAsia="Times New Roman" w:hAnsi="Segoe UI" w:cs="Segoe UI"/>
          <w:color w:val="24292E"/>
          <w:sz w:val="24"/>
          <w:szCs w:val="24"/>
          <w:lang w:eastAsia="en-GB"/>
        </w:rPr>
        <w:t>Delica</w:t>
      </w:r>
      <w:proofErr w:type="spellEnd"/>
      <w:r w:rsidRPr="006F30FD">
        <w:rPr>
          <w:rFonts w:ascii="Segoe UI" w:eastAsia="Times New Roman" w:hAnsi="Segoe UI" w:cs="Segoe UI"/>
          <w:color w:val="24292E"/>
          <w:sz w:val="24"/>
          <w:szCs w:val="24"/>
          <w:lang w:eastAsia="en-GB"/>
        </w:rPr>
        <w:t xml:space="preserve">. It had never missed a beat, well technically it did, but on that </w:t>
      </w:r>
      <w:proofErr w:type="spellStart"/>
      <w:r w:rsidRPr="006F30FD">
        <w:rPr>
          <w:rFonts w:ascii="Segoe UI" w:eastAsia="Times New Roman" w:hAnsi="Segoe UI" w:cs="Segoe UI"/>
          <w:color w:val="24292E"/>
          <w:sz w:val="24"/>
          <w:szCs w:val="24"/>
          <w:lang w:eastAsia="en-GB"/>
        </w:rPr>
        <w:t>occassion</w:t>
      </w:r>
      <w:proofErr w:type="spellEnd"/>
      <w:r w:rsidRPr="006F30FD">
        <w:rPr>
          <w:rFonts w:ascii="Segoe UI" w:eastAsia="Times New Roman" w:hAnsi="Segoe UI" w:cs="Segoe UI"/>
          <w:color w:val="24292E"/>
          <w:sz w:val="24"/>
          <w:szCs w:val="24"/>
          <w:lang w:eastAsia="en-GB"/>
        </w:rPr>
        <w:t xml:space="preserve"> we </w:t>
      </w:r>
      <w:proofErr w:type="gramStart"/>
      <w:r w:rsidRPr="006F30FD">
        <w:rPr>
          <w:rFonts w:ascii="Segoe UI" w:eastAsia="Times New Roman" w:hAnsi="Segoe UI" w:cs="Segoe UI"/>
          <w:color w:val="24292E"/>
          <w:sz w:val="24"/>
          <w:szCs w:val="24"/>
          <w:lang w:eastAsia="en-GB"/>
        </w:rPr>
        <w:t>somehow</w:t>
      </w:r>
      <w:proofErr w:type="gramEnd"/>
      <w:r w:rsidRPr="006F30FD">
        <w:rPr>
          <w:rFonts w:ascii="Segoe UI" w:eastAsia="Times New Roman" w:hAnsi="Segoe UI" w:cs="Segoe UI"/>
          <w:color w:val="24292E"/>
          <w:sz w:val="24"/>
          <w:szCs w:val="24"/>
          <w:lang w:eastAsia="en-GB"/>
        </w:rPr>
        <w:t xml:space="preserve"> we managed to resuscitate it’s cold diesel heart. We entered Fremantle, on the outskirts of Perth. We had stayed, for the most part, in sparsely populated areas. Fremantle is a bustling town. The van was covered in red dirt. Its windows were splattered with flies. Its non-PC graffiti was still clearly visible. Understandably, we got unwelcome looks from residents. Unfortunately, it had to defend itself as we parked up and </w:t>
      </w:r>
      <w:proofErr w:type="gramStart"/>
      <w:r w:rsidRPr="006F30FD">
        <w:rPr>
          <w:rFonts w:ascii="Segoe UI" w:eastAsia="Times New Roman" w:hAnsi="Segoe UI" w:cs="Segoe UI"/>
          <w:color w:val="24292E"/>
          <w:sz w:val="24"/>
          <w:szCs w:val="24"/>
          <w:lang w:eastAsia="en-GB"/>
        </w:rPr>
        <w:t>took a look</w:t>
      </w:r>
      <w:proofErr w:type="gramEnd"/>
      <w:r w:rsidRPr="006F30FD">
        <w:rPr>
          <w:rFonts w:ascii="Segoe UI" w:eastAsia="Times New Roman" w:hAnsi="Segoe UI" w:cs="Segoe UI"/>
          <w:color w:val="24292E"/>
          <w:sz w:val="24"/>
          <w:szCs w:val="24"/>
          <w:lang w:eastAsia="en-GB"/>
        </w:rPr>
        <w:t xml:space="preserve"> around town.</w:t>
      </w:r>
    </w:p>
    <w:p w14:paraId="5D7F4F96"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The Moreton Bay Fig trees welcomed us as we walked towards the esplanade. Matthew was hoping his old University friend, Lea, would have turned up by now. The last text message Matthew received was, "on my way." She indicated we should meet for drinks at the Little Creatures brewery. Matthew, </w:t>
      </w:r>
      <w:proofErr w:type="gramStart"/>
      <w:r w:rsidRPr="006F30FD">
        <w:rPr>
          <w:rFonts w:ascii="Segoe UI" w:eastAsia="Times New Roman" w:hAnsi="Segoe UI" w:cs="Segoe UI"/>
          <w:color w:val="24292E"/>
          <w:sz w:val="24"/>
          <w:szCs w:val="24"/>
          <w:lang w:eastAsia="en-GB"/>
        </w:rPr>
        <w:t>Kris</w:t>
      </w:r>
      <w:proofErr w:type="gramEnd"/>
      <w:r w:rsidRPr="006F30FD">
        <w:rPr>
          <w:rFonts w:ascii="Segoe UI" w:eastAsia="Times New Roman" w:hAnsi="Segoe UI" w:cs="Segoe UI"/>
          <w:color w:val="24292E"/>
          <w:sz w:val="24"/>
          <w:szCs w:val="24"/>
          <w:lang w:eastAsia="en-GB"/>
        </w:rPr>
        <w:t xml:space="preserve"> and I found a table outside at the rear of the brewery where we sat, relaxed and drank. Lea arrived, bring with her a swathe of enthusiasm. It was in stark contrast to our more reserved Northern European temperament. We headed to Leighton Beach located further up the coast. The area hosted the annual Leighton Beach to Rottnest Island kite surfing race. This, the biggest kite surfing race in the Southern Hemisphere was the most expansive sporting event I had experienced in my lifetime. 100s of participants could barely </w:t>
      </w:r>
      <w:proofErr w:type="gramStart"/>
      <w:r w:rsidRPr="006F30FD">
        <w:rPr>
          <w:rFonts w:ascii="Segoe UI" w:eastAsia="Times New Roman" w:hAnsi="Segoe UI" w:cs="Segoe UI"/>
          <w:color w:val="24292E"/>
          <w:sz w:val="24"/>
          <w:szCs w:val="24"/>
          <w:lang w:eastAsia="en-GB"/>
        </w:rPr>
        <w:t>be seen as</w:t>
      </w:r>
      <w:proofErr w:type="gramEnd"/>
      <w:r w:rsidRPr="006F30FD">
        <w:rPr>
          <w:rFonts w:ascii="Segoe UI" w:eastAsia="Times New Roman" w:hAnsi="Segoe UI" w:cs="Segoe UI"/>
          <w:color w:val="24292E"/>
          <w:sz w:val="24"/>
          <w:szCs w:val="24"/>
          <w:lang w:eastAsia="en-GB"/>
        </w:rPr>
        <w:t xml:space="preserve"> they surfed towards us with the aid of their huge kites. Initially I could only see a helicopter in the distance. Minutes later, on the horizon, a line of white foam was forming. The skies above were lit up with painted kites. The best of the participants quickly came into view. They looked like bohemian superheroes, levitating above the water's surface. The surfers’ kites were immense. To operate and command both kite and surf conditions. These </w:t>
      </w:r>
      <w:proofErr w:type="spellStart"/>
      <w:r w:rsidRPr="006F30FD">
        <w:rPr>
          <w:rFonts w:ascii="Segoe UI" w:eastAsia="Times New Roman" w:hAnsi="Segoe UI" w:cs="Segoe UI"/>
          <w:color w:val="24292E"/>
          <w:sz w:val="24"/>
          <w:szCs w:val="24"/>
          <w:lang w:eastAsia="en-GB"/>
        </w:rPr>
        <w:t>atheletes</w:t>
      </w:r>
      <w:proofErr w:type="spellEnd"/>
      <w:r w:rsidRPr="006F30FD">
        <w:rPr>
          <w:rFonts w:ascii="Segoe UI" w:eastAsia="Times New Roman" w:hAnsi="Segoe UI" w:cs="Segoe UI"/>
          <w:color w:val="24292E"/>
          <w:sz w:val="24"/>
          <w:szCs w:val="24"/>
          <w:lang w:eastAsia="en-GB"/>
        </w:rPr>
        <w:t xml:space="preserve"> earned my respect.</w:t>
      </w:r>
    </w:p>
    <w:p w14:paraId="781D0920"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lastRenderedPageBreak/>
        <w:t xml:space="preserve">We returned to our Lea’s humble flat. It had a bohemian vibe. I took a good look around, popping to the bathroom to "spend a penny". I noticed potted plants &amp; </w:t>
      </w:r>
      <w:proofErr w:type="gramStart"/>
      <w:r w:rsidRPr="006F30FD">
        <w:rPr>
          <w:rFonts w:ascii="Segoe UI" w:eastAsia="Times New Roman" w:hAnsi="Segoe UI" w:cs="Segoe UI"/>
          <w:color w:val="24292E"/>
          <w:sz w:val="24"/>
          <w:szCs w:val="24"/>
          <w:lang w:eastAsia="en-GB"/>
        </w:rPr>
        <w:t>sauce pans</w:t>
      </w:r>
      <w:proofErr w:type="gramEnd"/>
      <w:r w:rsidRPr="006F30FD">
        <w:rPr>
          <w:rFonts w:ascii="Segoe UI" w:eastAsia="Times New Roman" w:hAnsi="Segoe UI" w:cs="Segoe UI"/>
          <w:color w:val="24292E"/>
          <w:sz w:val="24"/>
          <w:szCs w:val="24"/>
          <w:lang w:eastAsia="en-GB"/>
        </w:rPr>
        <w:t xml:space="preserve"> in the shower. Why was there an egg timer hanging on the wall? This conundrum distracted me from the original purpose of my bathroom visit. Perth was at a similar longitude to Sydney, but on average it was much hotter thanks to the surrounding dessert. Lea informed us the kitchen equipment was in the shower to "catch" the scarce water due to the current drought. Matthew and Kris slept comfortably in Lea's spare room. I grabbed the sofa, which was a luxury compared to sleeping in the tent.</w:t>
      </w:r>
    </w:p>
    <w:p w14:paraId="0CF41673"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The next </w:t>
      </w:r>
      <w:proofErr w:type="gramStart"/>
      <w:r w:rsidRPr="006F30FD">
        <w:rPr>
          <w:rFonts w:ascii="Segoe UI" w:eastAsia="Times New Roman" w:hAnsi="Segoe UI" w:cs="Segoe UI"/>
          <w:color w:val="24292E"/>
          <w:sz w:val="24"/>
          <w:szCs w:val="24"/>
          <w:lang w:eastAsia="en-GB"/>
        </w:rPr>
        <w:t>morning</w:t>
      </w:r>
      <w:proofErr w:type="gramEnd"/>
      <w:r w:rsidRPr="006F30FD">
        <w:rPr>
          <w:rFonts w:ascii="Segoe UI" w:eastAsia="Times New Roman" w:hAnsi="Segoe UI" w:cs="Segoe UI"/>
          <w:color w:val="24292E"/>
          <w:sz w:val="24"/>
          <w:szCs w:val="24"/>
          <w:lang w:eastAsia="en-GB"/>
        </w:rPr>
        <w:t xml:space="preserve"> we were happy to be re-united with the Mitsubishi </w:t>
      </w:r>
      <w:proofErr w:type="spellStart"/>
      <w:r w:rsidRPr="006F30FD">
        <w:rPr>
          <w:rFonts w:ascii="Segoe UI" w:eastAsia="Times New Roman" w:hAnsi="Segoe UI" w:cs="Segoe UI"/>
          <w:color w:val="24292E"/>
          <w:sz w:val="24"/>
          <w:szCs w:val="24"/>
          <w:lang w:eastAsia="en-GB"/>
        </w:rPr>
        <w:t>Delica</w:t>
      </w:r>
      <w:proofErr w:type="spellEnd"/>
      <w:r w:rsidRPr="006F30FD">
        <w:rPr>
          <w:rFonts w:ascii="Segoe UI" w:eastAsia="Times New Roman" w:hAnsi="Segoe UI" w:cs="Segoe UI"/>
          <w:color w:val="24292E"/>
          <w:sz w:val="24"/>
          <w:szCs w:val="24"/>
          <w:lang w:eastAsia="en-GB"/>
        </w:rPr>
        <w:t xml:space="preserve"> van. Its offensive exterior obviously </w:t>
      </w:r>
      <w:proofErr w:type="gramStart"/>
      <w:r w:rsidRPr="006F30FD">
        <w:rPr>
          <w:rFonts w:ascii="Segoe UI" w:eastAsia="Times New Roman" w:hAnsi="Segoe UI" w:cs="Segoe UI"/>
          <w:color w:val="24292E"/>
          <w:sz w:val="24"/>
          <w:szCs w:val="24"/>
          <w:lang w:eastAsia="en-GB"/>
        </w:rPr>
        <w:t>didn't</w:t>
      </w:r>
      <w:proofErr w:type="gramEnd"/>
      <w:r w:rsidRPr="006F30FD">
        <w:rPr>
          <w:rFonts w:ascii="Segoe UI" w:eastAsia="Times New Roman" w:hAnsi="Segoe UI" w:cs="Segoe UI"/>
          <w:color w:val="24292E"/>
          <w:sz w:val="24"/>
          <w:szCs w:val="24"/>
          <w:lang w:eastAsia="en-GB"/>
        </w:rPr>
        <w:t xml:space="preserve"> </w:t>
      </w:r>
      <w:proofErr w:type="spellStart"/>
      <w:r w:rsidRPr="006F30FD">
        <w:rPr>
          <w:rFonts w:ascii="Segoe UI" w:eastAsia="Times New Roman" w:hAnsi="Segoe UI" w:cs="Segoe UI"/>
          <w:color w:val="24292E"/>
          <w:sz w:val="24"/>
          <w:szCs w:val="24"/>
          <w:lang w:eastAsia="en-GB"/>
        </w:rPr>
        <w:t>insite</w:t>
      </w:r>
      <w:proofErr w:type="spellEnd"/>
      <w:r w:rsidRPr="006F30FD">
        <w:rPr>
          <w:rFonts w:ascii="Segoe UI" w:eastAsia="Times New Roman" w:hAnsi="Segoe UI" w:cs="Segoe UI"/>
          <w:color w:val="24292E"/>
          <w:sz w:val="24"/>
          <w:szCs w:val="24"/>
          <w:lang w:eastAsia="en-GB"/>
        </w:rPr>
        <w:t xml:space="preserve"> anyone's </w:t>
      </w:r>
      <w:proofErr w:type="spellStart"/>
      <w:r w:rsidRPr="006F30FD">
        <w:rPr>
          <w:rFonts w:ascii="Segoe UI" w:eastAsia="Times New Roman" w:hAnsi="Segoe UI" w:cs="Segoe UI"/>
          <w:color w:val="24292E"/>
          <w:sz w:val="24"/>
          <w:szCs w:val="24"/>
          <w:lang w:eastAsia="en-GB"/>
        </w:rPr>
        <w:t>vandalistic</w:t>
      </w:r>
      <w:proofErr w:type="spellEnd"/>
      <w:r w:rsidRPr="006F30FD">
        <w:rPr>
          <w:rFonts w:ascii="Segoe UI" w:eastAsia="Times New Roman" w:hAnsi="Segoe UI" w:cs="Segoe UI"/>
          <w:color w:val="24292E"/>
          <w:sz w:val="24"/>
          <w:szCs w:val="24"/>
          <w:lang w:eastAsia="en-GB"/>
        </w:rPr>
        <w:t xml:space="preserve"> </w:t>
      </w:r>
      <w:proofErr w:type="spellStart"/>
      <w:r w:rsidRPr="006F30FD">
        <w:rPr>
          <w:rFonts w:ascii="Segoe UI" w:eastAsia="Times New Roman" w:hAnsi="Segoe UI" w:cs="Segoe UI"/>
          <w:color w:val="24292E"/>
          <w:sz w:val="24"/>
          <w:szCs w:val="24"/>
          <w:lang w:eastAsia="en-GB"/>
        </w:rPr>
        <w:t>tendancies</w:t>
      </w:r>
      <w:proofErr w:type="spellEnd"/>
      <w:r w:rsidRPr="006F30FD">
        <w:rPr>
          <w:rFonts w:ascii="Segoe UI" w:eastAsia="Times New Roman" w:hAnsi="Segoe UI" w:cs="Segoe UI"/>
          <w:color w:val="24292E"/>
          <w:sz w:val="24"/>
          <w:szCs w:val="24"/>
          <w:lang w:eastAsia="en-GB"/>
        </w:rPr>
        <w:t xml:space="preserve">. Perth Wicked Campers rental service was located just around the corner. The garage included another random greasy, chip </w:t>
      </w:r>
      <w:proofErr w:type="gramStart"/>
      <w:r w:rsidRPr="006F30FD">
        <w:rPr>
          <w:rFonts w:ascii="Segoe UI" w:eastAsia="Times New Roman" w:hAnsi="Segoe UI" w:cs="Segoe UI"/>
          <w:color w:val="24292E"/>
          <w:sz w:val="24"/>
          <w:szCs w:val="24"/>
          <w:lang w:eastAsia="en-GB"/>
        </w:rPr>
        <w:t>fat stained</w:t>
      </w:r>
      <w:proofErr w:type="gramEnd"/>
      <w:r w:rsidRPr="006F30FD">
        <w:rPr>
          <w:rFonts w:ascii="Segoe UI" w:eastAsia="Times New Roman" w:hAnsi="Segoe UI" w:cs="Segoe UI"/>
          <w:color w:val="24292E"/>
          <w:sz w:val="24"/>
          <w:szCs w:val="24"/>
          <w:lang w:eastAsia="en-GB"/>
        </w:rPr>
        <w:t xml:space="preserve"> looking staff member. He approached us to claim the van keys. It was an emotional moment. The van had been more than simply a means of getting from A to B, it was a member of the group.</w:t>
      </w:r>
    </w:p>
    <w:p w14:paraId="0B0DFD24"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Another personality of the trip was my beard, which I had grown for 3 weeks. I decided the hair on my face, like the van, needed to part ways. A considerable amount of effort was required to complete the task. As I shaved each quadrant of my face, I stopped and analysed my appearance. I stopped when I saw a reflection of me with a moustache. I immediately thought of my dad, himself a long-term moustache-wearer. He would have been proud. I looked at my profile from a myriad of angles and pondered. Should I keep the moustache? I agreed, the top lip needed to see daylight. With that, I whipped off the remaining facial hair and hopped into the shower for </w:t>
      </w:r>
      <w:proofErr w:type="spellStart"/>
      <w:proofErr w:type="gramStart"/>
      <w:r w:rsidRPr="006F30FD">
        <w:rPr>
          <w:rFonts w:ascii="Segoe UI" w:eastAsia="Times New Roman" w:hAnsi="Segoe UI" w:cs="Segoe UI"/>
          <w:color w:val="24292E"/>
          <w:sz w:val="24"/>
          <w:szCs w:val="24"/>
          <w:lang w:eastAsia="en-GB"/>
        </w:rPr>
        <w:t>a</w:t>
      </w:r>
      <w:proofErr w:type="spellEnd"/>
      <w:proofErr w:type="gramEnd"/>
      <w:r w:rsidRPr="006F30FD">
        <w:rPr>
          <w:rFonts w:ascii="Segoe UI" w:eastAsia="Times New Roman" w:hAnsi="Segoe UI" w:cs="Segoe UI"/>
          <w:color w:val="24292E"/>
          <w:sz w:val="24"/>
          <w:szCs w:val="24"/>
          <w:lang w:eastAsia="en-GB"/>
        </w:rPr>
        <w:t xml:space="preserve"> egg-</w:t>
      </w:r>
      <w:proofErr w:type="spellStart"/>
      <w:r w:rsidRPr="006F30FD">
        <w:rPr>
          <w:rFonts w:ascii="Segoe UI" w:eastAsia="Times New Roman" w:hAnsi="Segoe UI" w:cs="Segoe UI"/>
          <w:color w:val="24292E"/>
          <w:sz w:val="24"/>
          <w:szCs w:val="24"/>
          <w:lang w:eastAsia="en-GB"/>
        </w:rPr>
        <w:t>timered</w:t>
      </w:r>
      <w:proofErr w:type="spellEnd"/>
      <w:r w:rsidRPr="006F30FD">
        <w:rPr>
          <w:rFonts w:ascii="Segoe UI" w:eastAsia="Times New Roman" w:hAnsi="Segoe UI" w:cs="Segoe UI"/>
          <w:color w:val="24292E"/>
          <w:sz w:val="24"/>
          <w:szCs w:val="24"/>
          <w:lang w:eastAsia="en-GB"/>
        </w:rPr>
        <w:t>, energy saving shower.</w:t>
      </w:r>
    </w:p>
    <w:p w14:paraId="32B50CDF"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In the afternoon, Matthew, Kris, Lea, her </w:t>
      </w:r>
      <w:proofErr w:type="gramStart"/>
      <w:r w:rsidRPr="006F30FD">
        <w:rPr>
          <w:rFonts w:ascii="Segoe UI" w:eastAsia="Times New Roman" w:hAnsi="Segoe UI" w:cs="Segoe UI"/>
          <w:color w:val="24292E"/>
          <w:sz w:val="24"/>
          <w:szCs w:val="24"/>
          <w:lang w:eastAsia="en-GB"/>
        </w:rPr>
        <w:t>friends</w:t>
      </w:r>
      <w:proofErr w:type="gramEnd"/>
      <w:r w:rsidRPr="006F30FD">
        <w:rPr>
          <w:rFonts w:ascii="Segoe UI" w:eastAsia="Times New Roman" w:hAnsi="Segoe UI" w:cs="Segoe UI"/>
          <w:color w:val="24292E"/>
          <w:sz w:val="24"/>
          <w:szCs w:val="24"/>
          <w:lang w:eastAsia="en-GB"/>
        </w:rPr>
        <w:t xml:space="preserve"> and I visited the Little Creatures Brewery for our leaving lunch. Little Creatures Brewery arguably brews Australia’s best beers. We sat outside, enjoying a </w:t>
      </w:r>
      <w:proofErr w:type="spellStart"/>
      <w:r w:rsidRPr="006F30FD">
        <w:rPr>
          <w:rFonts w:ascii="Segoe UI" w:eastAsia="Times New Roman" w:hAnsi="Segoe UI" w:cs="Segoe UI"/>
          <w:color w:val="24292E"/>
          <w:sz w:val="24"/>
          <w:szCs w:val="24"/>
          <w:lang w:eastAsia="en-GB"/>
        </w:rPr>
        <w:t>a</w:t>
      </w:r>
      <w:proofErr w:type="spellEnd"/>
      <w:r w:rsidRPr="006F30FD">
        <w:rPr>
          <w:rFonts w:ascii="Segoe UI" w:eastAsia="Times New Roman" w:hAnsi="Segoe UI" w:cs="Segoe UI"/>
          <w:color w:val="24292E"/>
          <w:sz w:val="24"/>
          <w:szCs w:val="24"/>
          <w:lang w:eastAsia="en-GB"/>
        </w:rPr>
        <w:t xml:space="preserve"> relaxing social drink as an inviting, warm breeze massaged our showered skin. We visited the Sail &amp; Anchor, a beautiful Victorian pub. Our final stop was Bathers Bay. We sat on the grass verge to admire the sun set. Good times, unfortunately, must come to an end. On the morning of our last </w:t>
      </w:r>
      <w:proofErr w:type="gramStart"/>
      <w:r w:rsidRPr="006F30FD">
        <w:rPr>
          <w:rFonts w:ascii="Segoe UI" w:eastAsia="Times New Roman" w:hAnsi="Segoe UI" w:cs="Segoe UI"/>
          <w:color w:val="24292E"/>
          <w:sz w:val="24"/>
          <w:szCs w:val="24"/>
          <w:lang w:eastAsia="en-GB"/>
        </w:rPr>
        <w:t>day</w:t>
      </w:r>
      <w:proofErr w:type="gramEnd"/>
      <w:r w:rsidRPr="006F30FD">
        <w:rPr>
          <w:rFonts w:ascii="Segoe UI" w:eastAsia="Times New Roman" w:hAnsi="Segoe UI" w:cs="Segoe UI"/>
          <w:color w:val="24292E"/>
          <w:sz w:val="24"/>
          <w:szCs w:val="24"/>
          <w:lang w:eastAsia="en-GB"/>
        </w:rPr>
        <w:t xml:space="preserve"> it was now time for Kris, Matthew and I to part ways. My flight back to Sydney was 4 hours long. Kris and Matthew’s journey to the UK was the long side of 20 hours.</w:t>
      </w:r>
    </w:p>
    <w:p w14:paraId="66BB82BA"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I arrived back in Sydney to discover my accommodation plans were changing. I was instructed to move to a serviced apartment in an outer suburb named Homebush. On the Monday, after a lengthy train journey from the new apartment, I was in the city. I returned to the consultancy office to be re-united with the bench. During that day I had a call with my manager Mark. His was of the opinion I should organise myself for an immediate move to Melbourne. I was happy and surprised.</w:t>
      </w:r>
    </w:p>
    <w:p w14:paraId="429310DB" w14:textId="77777777" w:rsidR="006F30FD" w:rsidRPr="006F30FD" w:rsidRDefault="006F30FD" w:rsidP="006F30FD">
      <w:pPr>
        <w:shd w:val="clear" w:color="auto" w:fill="FFFFFF"/>
        <w:spacing w:after="240"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lastRenderedPageBreak/>
        <w:t xml:space="preserve">On return to the Homebush </w:t>
      </w:r>
      <w:proofErr w:type="gramStart"/>
      <w:r w:rsidRPr="006F30FD">
        <w:rPr>
          <w:rFonts w:ascii="Segoe UI" w:eastAsia="Times New Roman" w:hAnsi="Segoe UI" w:cs="Segoe UI"/>
          <w:color w:val="24292E"/>
          <w:sz w:val="24"/>
          <w:szCs w:val="24"/>
          <w:lang w:eastAsia="en-GB"/>
        </w:rPr>
        <w:t>accommodation</w:t>
      </w:r>
      <w:proofErr w:type="gramEnd"/>
      <w:r w:rsidRPr="006F30FD">
        <w:rPr>
          <w:rFonts w:ascii="Segoe UI" w:eastAsia="Times New Roman" w:hAnsi="Segoe UI" w:cs="Segoe UI"/>
          <w:color w:val="24292E"/>
          <w:sz w:val="24"/>
          <w:szCs w:val="24"/>
          <w:lang w:eastAsia="en-GB"/>
        </w:rPr>
        <w:t xml:space="preserve"> I was packing my luggage once more. With it being Christmas season, the whole of the week leading up to imminent departure consisted of social drinking opportunities. Highlights included:</w:t>
      </w:r>
    </w:p>
    <w:p w14:paraId="1EFA81FE" w14:textId="77777777" w:rsidR="006F30FD" w:rsidRPr="006F30FD" w:rsidRDefault="006F30FD" w:rsidP="006F30FD">
      <w:pPr>
        <w:numPr>
          <w:ilvl w:val="0"/>
          <w:numId w:val="40"/>
        </w:numPr>
        <w:shd w:val="clear" w:color="auto" w:fill="FFFFFF"/>
        <w:spacing w:before="100" w:beforeAutospacing="1"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Watching Irish rock band U2, with special guests Jay-Z.</w:t>
      </w:r>
    </w:p>
    <w:p w14:paraId="0B59BE59" w14:textId="77777777" w:rsidR="006F30FD" w:rsidRPr="006F30FD" w:rsidRDefault="006F30FD" w:rsidP="006F30FD">
      <w:pPr>
        <w:numPr>
          <w:ilvl w:val="0"/>
          <w:numId w:val="40"/>
        </w:numPr>
        <w:shd w:val="clear" w:color="auto" w:fill="FFFFFF"/>
        <w:spacing w:before="60"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Leaving drinks with the Ex-pats in </w:t>
      </w:r>
      <w:proofErr w:type="spellStart"/>
      <w:r w:rsidRPr="006F30FD">
        <w:rPr>
          <w:rFonts w:ascii="Segoe UI" w:eastAsia="Times New Roman" w:hAnsi="Segoe UI" w:cs="Segoe UI"/>
          <w:color w:val="24292E"/>
          <w:sz w:val="24"/>
          <w:szCs w:val="24"/>
          <w:lang w:eastAsia="en-GB"/>
        </w:rPr>
        <w:t>NewTown</w:t>
      </w:r>
      <w:proofErr w:type="spellEnd"/>
      <w:r w:rsidRPr="006F30FD">
        <w:rPr>
          <w:rFonts w:ascii="Segoe UI" w:eastAsia="Times New Roman" w:hAnsi="Segoe UI" w:cs="Segoe UI"/>
          <w:color w:val="24292E"/>
          <w:sz w:val="24"/>
          <w:szCs w:val="24"/>
          <w:lang w:eastAsia="en-GB"/>
        </w:rPr>
        <w:t>.</w:t>
      </w:r>
    </w:p>
    <w:p w14:paraId="0CE82457" w14:textId="77777777" w:rsidR="006F30FD" w:rsidRPr="006F30FD" w:rsidRDefault="006F30FD" w:rsidP="006F30FD">
      <w:pPr>
        <w:numPr>
          <w:ilvl w:val="0"/>
          <w:numId w:val="40"/>
        </w:numPr>
        <w:shd w:val="clear" w:color="auto" w:fill="FFFFFF"/>
        <w:spacing w:before="60"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The work's Christmas party in Paddington.</w:t>
      </w:r>
    </w:p>
    <w:p w14:paraId="18237AE5" w14:textId="337642FF" w:rsidR="00C55350" w:rsidRPr="006F30FD" w:rsidRDefault="006F30FD" w:rsidP="006F30FD">
      <w:pPr>
        <w:shd w:val="clear" w:color="auto" w:fill="FFFFFF"/>
        <w:spacing w:after="100" w:afterAutospacing="1" w:line="240" w:lineRule="auto"/>
        <w:rPr>
          <w:rFonts w:ascii="Segoe UI" w:eastAsia="Times New Roman" w:hAnsi="Segoe UI" w:cs="Segoe UI"/>
          <w:color w:val="24292E"/>
          <w:sz w:val="24"/>
          <w:szCs w:val="24"/>
          <w:lang w:eastAsia="en-GB"/>
        </w:rPr>
      </w:pPr>
      <w:r w:rsidRPr="006F30FD">
        <w:rPr>
          <w:rFonts w:ascii="Segoe UI" w:eastAsia="Times New Roman" w:hAnsi="Segoe UI" w:cs="Segoe UI"/>
          <w:color w:val="24292E"/>
          <w:sz w:val="24"/>
          <w:szCs w:val="24"/>
          <w:lang w:eastAsia="en-GB"/>
        </w:rPr>
        <w:t xml:space="preserve">This was all happening at a time when I had to prepare for life in Melbourne. I wondered if Lucinda’s flat in Hawthorn was still </w:t>
      </w:r>
      <w:proofErr w:type="gramStart"/>
      <w:r w:rsidRPr="006F30FD">
        <w:rPr>
          <w:rFonts w:ascii="Segoe UI" w:eastAsia="Times New Roman" w:hAnsi="Segoe UI" w:cs="Segoe UI"/>
          <w:color w:val="24292E"/>
          <w:sz w:val="24"/>
          <w:szCs w:val="24"/>
          <w:lang w:eastAsia="en-GB"/>
        </w:rPr>
        <w:t>available?</w:t>
      </w:r>
      <w:proofErr w:type="gramEnd"/>
      <w:r w:rsidRPr="006F30FD">
        <w:rPr>
          <w:rFonts w:ascii="Segoe UI" w:eastAsia="Times New Roman" w:hAnsi="Segoe UI" w:cs="Segoe UI"/>
          <w:color w:val="24292E"/>
          <w:sz w:val="24"/>
          <w:szCs w:val="24"/>
          <w:lang w:eastAsia="en-GB"/>
        </w:rPr>
        <w:t xml:space="preserve"> With days before my departure date on December 22nd, the stars aligned. I donated all my items in storage to my friends. Lucinda’s flat was still available and ready for me to move into. All I needed was AU$10 in the wallet. My first stop in Melbourne was going to the pub. A parmigiana and a pint please.</w:t>
      </w:r>
    </w:p>
    <w:sectPr w:rsidR="00C55350" w:rsidRPr="006F30FD">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comment w:id="2" w:author="Matthew Smith" w:date="2021-03-07T00:44:00Z" w:initials="MS">
    <w:p w14:paraId="4B4942B8" w14:textId="36E18DF0" w:rsidR="00281016" w:rsidRDefault="00281016">
      <w:pPr>
        <w:pStyle w:val="CommentText"/>
      </w:pPr>
      <w:r>
        <w:rPr>
          <w:rStyle w:val="CommentReference"/>
        </w:rPr>
        <w:annotationRef/>
      </w:r>
      <w:r>
        <w:t xml:space="preserve">Suggest this move and </w:t>
      </w:r>
      <w:proofErr w:type="gramStart"/>
      <w:r>
        <w:t>change</w:t>
      </w:r>
      <w:proofErr w:type="gramEnd"/>
    </w:p>
  </w:comment>
  <w:comment w:id="10" w:author="Matthew Smith" w:date="2021-03-07T00:45:00Z" w:initials="MS">
    <w:p w14:paraId="34FE7528" w14:textId="77777777" w:rsidR="00281016" w:rsidRDefault="00281016">
      <w:pPr>
        <w:pStyle w:val="CommentText"/>
      </w:pPr>
      <w:r>
        <w:rPr>
          <w:rStyle w:val="CommentReference"/>
        </w:rPr>
        <w:annotationRef/>
      </w:r>
      <w:r>
        <w:t>What does trial mean here? Something internal in the company? Then I would use investigation instead of trial.</w:t>
      </w:r>
    </w:p>
    <w:p w14:paraId="58C0B276" w14:textId="3D14F08C" w:rsidR="00281016" w:rsidRDefault="00281016">
      <w:pPr>
        <w:pStyle w:val="CommentText"/>
      </w:pPr>
      <w:r>
        <w:t>Or is it more a tribunal.</w:t>
      </w:r>
    </w:p>
  </w:comment>
  <w:comment w:id="11" w:author="Matthew Smith" w:date="2021-03-07T00:46:00Z" w:initials="MS">
    <w:p w14:paraId="542E76A0" w14:textId="2B7E35A3" w:rsidR="00281016" w:rsidRDefault="00281016">
      <w:pPr>
        <w:pStyle w:val="CommentText"/>
      </w:pPr>
      <w:r>
        <w:rPr>
          <w:rStyle w:val="CommentReference"/>
        </w:rPr>
        <w:annotationRef/>
      </w:r>
      <w:proofErr w:type="gramStart"/>
      <w:r>
        <w:t>I’d</w:t>
      </w:r>
      <w:proofErr w:type="gramEnd"/>
      <w:r>
        <w:t xml:space="preserve"> put leave before voluntarily, but if that’s how he said it…</w:t>
      </w:r>
    </w:p>
  </w:comment>
  <w:comment w:id="12" w:author="Matthew Smith" w:date="2021-03-07T00:39:00Z" w:initials="MS">
    <w:p w14:paraId="36366309" w14:textId="2728781E" w:rsidR="00281016" w:rsidRDefault="00281016">
      <w:pPr>
        <w:pStyle w:val="CommentText"/>
      </w:pPr>
      <w:r>
        <w:rPr>
          <w:rStyle w:val="CommentReference"/>
        </w:rPr>
        <w:annotationRef/>
      </w:r>
      <w:r>
        <w:t xml:space="preserve">Would use ‘situation’ </w:t>
      </w:r>
      <w:proofErr w:type="gramStart"/>
      <w:r>
        <w:t>instead</w:t>
      </w:r>
      <w:proofErr w:type="gramEnd"/>
    </w:p>
  </w:comment>
  <w:comment w:id="13" w:author="Matthew Smith" w:date="2021-03-07T00:39:00Z" w:initials="MS">
    <w:p w14:paraId="5694EF8A" w14:textId="44024BF9" w:rsidR="00281016" w:rsidRDefault="00281016">
      <w:pPr>
        <w:pStyle w:val="CommentText"/>
      </w:pPr>
      <w:r>
        <w:rPr>
          <w:rStyle w:val="CommentReference"/>
        </w:rPr>
        <w:annotationRef/>
      </w:r>
      <w:r>
        <w:t xml:space="preserve">Would use ‘under’ instead – </w:t>
      </w:r>
      <w:proofErr w:type="gramStart"/>
      <w:r>
        <w:t>that’s</w:t>
      </w:r>
      <w:proofErr w:type="gramEnd"/>
      <w:r>
        <w:t xml:space="preserve"> the more common form of the expression</w:t>
      </w:r>
    </w:p>
  </w:comment>
  <w:comment w:id="23" w:author="Matthew Smith" w:date="2021-03-07T00:41:00Z" w:initials="MS">
    <w:p w14:paraId="770D30AA" w14:textId="43A7CCD7" w:rsidR="00281016" w:rsidRDefault="00281016">
      <w:pPr>
        <w:pStyle w:val="CommentText"/>
      </w:pPr>
      <w:r>
        <w:rPr>
          <w:rStyle w:val="CommentReference"/>
        </w:rPr>
        <w:annotationRef/>
      </w:r>
      <w:r>
        <w:t xml:space="preserve">This sentence is a bit difficult – mixing company growth and your start/end – would change it to make the meaning </w:t>
      </w:r>
      <w:proofErr w:type="gramStart"/>
      <w:r>
        <w:t>clearer</w:t>
      </w:r>
      <w:proofErr w:type="gramEnd"/>
    </w:p>
  </w:comment>
  <w:comment w:id="27" w:author="Matthew Smith" w:date="2021-03-07T00:43:00Z" w:initials="MS">
    <w:p w14:paraId="2951DF0B" w14:textId="1DCF7236" w:rsidR="00281016" w:rsidRDefault="00281016">
      <w:pPr>
        <w:pStyle w:val="CommentText"/>
      </w:pPr>
      <w:r>
        <w:rPr>
          <w:rStyle w:val="CommentReference"/>
        </w:rPr>
        <w:annotationRef/>
      </w:r>
      <w:r>
        <w:t>Would choose a different word? ‘bearer’?</w:t>
      </w:r>
    </w:p>
    <w:p w14:paraId="58D1AD73" w14:textId="77777777" w:rsidR="00281016" w:rsidRDefault="00281016">
      <w:pPr>
        <w:pStyle w:val="CommentText"/>
      </w:pPr>
    </w:p>
    <w:p w14:paraId="0BD917C5" w14:textId="4BA101F1" w:rsidR="00281016" w:rsidRDefault="00281016">
      <w:pPr>
        <w:pStyle w:val="CommentText"/>
      </w:pPr>
      <w:r>
        <w:t>Maybe relate something to ‘shooting the messenger’?</w:t>
      </w:r>
    </w:p>
  </w:comment>
  <w:comment w:id="29" w:author="Matthew Smith" w:date="2021-03-07T00:47:00Z" w:initials="MS">
    <w:p w14:paraId="23DC819D" w14:textId="3870214D" w:rsidR="00281016" w:rsidRDefault="00281016">
      <w:pPr>
        <w:pStyle w:val="CommentText"/>
      </w:pPr>
      <w:r>
        <w:rPr>
          <w:rStyle w:val="CommentReference"/>
        </w:rPr>
        <w:annotationRef/>
      </w:r>
      <w:r>
        <w:t xml:space="preserve">Would move this to the start, </w:t>
      </w:r>
      <w:proofErr w:type="gramStart"/>
      <w:r>
        <w:t>i.e.</w:t>
      </w:r>
      <w:proofErr w:type="gramEnd"/>
      <w:r>
        <w:t xml:space="preserve"> “Phil, what…</w:t>
      </w:r>
    </w:p>
  </w:comment>
  <w:comment w:id="32" w:author="Matthew Smith" w:date="2021-03-07T00:48:00Z" w:initials="MS">
    <w:p w14:paraId="2B47AB35" w14:textId="33B4666D" w:rsidR="00281016" w:rsidRDefault="00281016">
      <w:pPr>
        <w:pStyle w:val="CommentText"/>
      </w:pPr>
      <w:r>
        <w:rPr>
          <w:rStyle w:val="CommentReference"/>
        </w:rPr>
        <w:annotationRef/>
      </w:r>
      <w:r>
        <w:t xml:space="preserve">Would use letter / note instead, form is something like a printed </w:t>
      </w:r>
      <w:proofErr w:type="gramStart"/>
      <w:r>
        <w:t>template</w:t>
      </w:r>
      <w:proofErr w:type="gramEnd"/>
    </w:p>
  </w:comment>
  <w:comment w:id="33" w:author="Matthew Smith" w:date="2021-03-07T00:49:00Z" w:initials="MS">
    <w:p w14:paraId="7EDF4727" w14:textId="07941285" w:rsidR="00281016" w:rsidRDefault="00281016">
      <w:pPr>
        <w:pStyle w:val="CommentText"/>
      </w:pPr>
      <w:r>
        <w:rPr>
          <w:rStyle w:val="CommentReference"/>
        </w:rPr>
        <w:annotationRef/>
      </w:r>
      <w:r>
        <w:t xml:space="preserve">Nicely done </w:t>
      </w:r>
      <w:proofErr w:type="gramStart"/>
      <w:r>
        <w:rPr>
          <mc:AlternateContent>
            <mc:Choice Requires="w16se"/>
            <mc:Fallback>
              <w:rFonts w:ascii="Segoe UI Emoji" w:eastAsia="Segoe UI Emoji" w:hAnsi="Segoe UI Emoji" w:cs="Segoe UI Emoji"/>
            </mc:Fallback>
          </mc:AlternateContent>
        </w:rPr>
        <mc:AlternateContent>
          <mc:Choice Requires="w16se">
            <w16se:symEx w16se:font="Segoe UI Emoji" w16se:char="1F60A"/>
          </mc:Choice>
          <mc:Fallback>
            <w:t>😊</w:t>
          </mc:Fallback>
        </mc:AlternateContent>
      </w:r>
      <w:proofErr w:type="gramEnd"/>
    </w:p>
  </w:comment>
  <w:comment w:id="34" w:author="Matthew Smith" w:date="2021-03-07T00:49:00Z" w:initials="MS">
    <w:p w14:paraId="025C2990" w14:textId="7C906EB0" w:rsidR="00281016" w:rsidRDefault="00281016">
      <w:pPr>
        <w:pStyle w:val="CommentText"/>
      </w:pPr>
      <w:r>
        <w:rPr>
          <w:rStyle w:val="CommentReference"/>
        </w:rPr>
        <w:annotationRef/>
      </w:r>
      <w:r>
        <w:t>Why?</w:t>
      </w:r>
    </w:p>
  </w:comment>
  <w:comment w:id="37" w:author="Matthew Smith" w:date="2021-03-07T00:50:00Z" w:initials="MS">
    <w:p w14:paraId="450AF231" w14:textId="30839EE9" w:rsidR="00281016" w:rsidRDefault="00281016">
      <w:pPr>
        <w:pStyle w:val="CommentText"/>
      </w:pPr>
      <w:r>
        <w:rPr>
          <w:rStyle w:val="CommentReference"/>
        </w:rPr>
        <w:annotationRef/>
      </w:r>
      <w:r>
        <w:t>Sorry mate</w:t>
      </w:r>
    </w:p>
  </w:comment>
  <w:comment w:id="38" w:author="Matthew Smith" w:date="2021-03-07T00:51:00Z" w:initials="MS">
    <w:p w14:paraId="447429CF" w14:textId="22563873" w:rsidR="00281016" w:rsidRDefault="00281016">
      <w:pPr>
        <w:pStyle w:val="CommentText"/>
      </w:pPr>
      <w:r>
        <w:rPr>
          <w:rStyle w:val="CommentReference"/>
        </w:rPr>
        <w:annotationRef/>
      </w:r>
      <w:r>
        <w:t xml:space="preserve">Would use present </w:t>
      </w:r>
      <w:proofErr w:type="gramStart"/>
      <w:r>
        <w:t>tense</w:t>
      </w:r>
      <w:proofErr w:type="gramEnd"/>
    </w:p>
  </w:comment>
  <w:comment w:id="39" w:author="Matthew Smith" w:date="2021-03-07T00:52:00Z" w:initials="MS">
    <w:p w14:paraId="60C05B2F" w14:textId="5905672B" w:rsidR="00281016" w:rsidRDefault="00281016">
      <w:pPr>
        <w:pStyle w:val="CommentText"/>
      </w:pPr>
      <w:r>
        <w:rPr>
          <w:rStyle w:val="CommentReference"/>
        </w:rPr>
        <w:annotationRef/>
      </w:r>
      <w:r>
        <w:t>To me succinct mostly means short – is that what you mean?</w:t>
      </w:r>
    </w:p>
  </w:comment>
  <w:comment w:id="41" w:author="Matthew Smith" w:date="2021-03-07T00:53:00Z" w:initials="MS">
    <w:p w14:paraId="580B7028" w14:textId="17DE94ED" w:rsidR="00281016" w:rsidRDefault="00281016">
      <w:pPr>
        <w:pStyle w:val="CommentText"/>
      </w:pPr>
      <w:r>
        <w:rPr>
          <w:rStyle w:val="CommentReference"/>
        </w:rPr>
        <w:annotationRef/>
      </w:r>
      <w:r>
        <w:t xml:space="preserve">Unnecessary </w:t>
      </w:r>
    </w:p>
  </w:comment>
  <w:comment w:id="45" w:author="Matthew Smith" w:date="2021-03-07T00:54:00Z" w:initials="MS">
    <w:p w14:paraId="6C45E170" w14:textId="6FF19432" w:rsidR="00281016" w:rsidRDefault="00281016">
      <w:pPr>
        <w:pStyle w:val="CommentText"/>
      </w:pPr>
      <w:r>
        <w:rPr>
          <w:rStyle w:val="CommentReference"/>
        </w:rPr>
        <w:annotationRef/>
      </w:r>
      <w:r>
        <w:t xml:space="preserve">Suggest pleasantly or to delete this </w:t>
      </w:r>
      <w:proofErr w:type="gramStart"/>
      <w:r>
        <w:t>word</w:t>
      </w:r>
      <w:proofErr w:type="gramEnd"/>
    </w:p>
  </w:comment>
  <w:comment w:id="47" w:author="Matthew Smith" w:date="2021-03-07T00:55:00Z" w:initials="MS">
    <w:p w14:paraId="3B1F55BE" w14:textId="08602402" w:rsidR="00281016" w:rsidRDefault="00281016">
      <w:pPr>
        <w:pStyle w:val="CommentText"/>
      </w:pPr>
      <w:r>
        <w:rPr>
          <w:rStyle w:val="CommentReference"/>
        </w:rPr>
        <w:annotationRef/>
      </w:r>
      <w:r>
        <w:t>What do you think by? The display of emotion or the actual news?</w:t>
      </w:r>
    </w:p>
  </w:comment>
  <w:comment w:id="52" w:author="Matthew Smith" w:date="2021-03-07T00:56:00Z" w:initials="MS">
    <w:p w14:paraId="256E9647" w14:textId="77777777" w:rsidR="00281016" w:rsidRDefault="00281016">
      <w:pPr>
        <w:pStyle w:val="CommentText"/>
      </w:pPr>
      <w:r>
        <w:rPr>
          <w:rStyle w:val="CommentReference"/>
        </w:rPr>
        <w:annotationRef/>
      </w:r>
      <w:r>
        <w:t>Not sure what this means?</w:t>
      </w:r>
    </w:p>
    <w:p w14:paraId="2F9A5758" w14:textId="177FD07F" w:rsidR="00281016" w:rsidRDefault="00281016">
      <w:pPr>
        <w:pStyle w:val="CommentText"/>
      </w:pPr>
      <w:r>
        <w:t xml:space="preserve">Do you mean quick-fire for the speed of the response? Then maybe move this before support and restructure a bit the </w:t>
      </w:r>
      <w:proofErr w:type="gramStart"/>
      <w:r>
        <w:t>sentence</w:t>
      </w:r>
      <w:proofErr w:type="gramEnd"/>
    </w:p>
  </w:comment>
  <w:comment w:id="57" w:author="Matthew Smith" w:date="2021-03-07T00:57:00Z" w:initials="MS">
    <w:p w14:paraId="4EFA489C" w14:textId="1200128F" w:rsidR="00281016" w:rsidRDefault="00281016">
      <w:pPr>
        <w:pStyle w:val="CommentText"/>
      </w:pPr>
      <w:r>
        <w:rPr>
          <w:rStyle w:val="CommentReference"/>
        </w:rPr>
        <w:annotationRef/>
      </w:r>
      <w:r>
        <w:t xml:space="preserve">I didn’t realise </w:t>
      </w:r>
      <w:proofErr w:type="gramStart"/>
      <w:r>
        <w:t>that</w:t>
      </w:r>
      <w:proofErr w:type="gramEnd"/>
      <w:r>
        <w:t xml:space="preserve"> </w:t>
      </w:r>
    </w:p>
  </w:comment>
  <w:comment w:id="63" w:author="Matthew Smith" w:date="2021-03-07T00:58:00Z" w:initials="MS">
    <w:p w14:paraId="076AAD9F" w14:textId="6973B435" w:rsidR="00281016" w:rsidRDefault="00281016">
      <w:pPr>
        <w:pStyle w:val="CommentText"/>
      </w:pPr>
      <w:r>
        <w:rPr>
          <w:rStyle w:val="CommentReference"/>
        </w:rPr>
        <w:annotationRef/>
      </w:r>
      <w:r>
        <w:t>Was it a Friday? I thought we used to play football on Mondays at Aston? Or is this a different evening?</w:t>
      </w:r>
    </w:p>
  </w:comment>
  <w:comment w:id="64" w:author="Matthew Smith" w:date="2021-03-07T01:01:00Z" w:initials="MS">
    <w:p w14:paraId="1D6E63E4" w14:textId="5F1ABBB3" w:rsidR="00281016" w:rsidRDefault="00281016">
      <w:pPr>
        <w:pStyle w:val="CommentText"/>
      </w:pPr>
      <w:r>
        <w:rPr>
          <w:rStyle w:val="CommentReference"/>
        </w:rPr>
        <w:annotationRef/>
      </w:r>
      <w:r>
        <w:t xml:space="preserve">You should probably explain this one (not least as I </w:t>
      </w:r>
      <w:proofErr w:type="gramStart"/>
      <w:r>
        <w:t>don’t</w:t>
      </w:r>
      <w:proofErr w:type="gramEnd"/>
      <w:r>
        <w:t xml:space="preserve"> know it)</w:t>
      </w:r>
    </w:p>
  </w:comment>
  <w:comment w:id="68" w:author="Matthew Smith" w:date="2021-03-07T01:02:00Z" w:initials="MS">
    <w:p w14:paraId="3E535A5F" w14:textId="71F52820" w:rsidR="00281016" w:rsidRDefault="00281016">
      <w:pPr>
        <w:pStyle w:val="CommentText"/>
      </w:pPr>
      <w:r>
        <w:rPr>
          <w:rStyle w:val="CommentReference"/>
        </w:rPr>
        <w:annotationRef/>
      </w:r>
      <w:r>
        <w:t xml:space="preserve">Burnt twice in succession here, I’d change it and keep the burnt for the second one, for a bit of surprise and irony on the cooking </w:t>
      </w:r>
      <w:proofErr w:type="gramStart"/>
      <w:r>
        <w:t>quality</w:t>
      </w:r>
      <w:proofErr w:type="gramEnd"/>
    </w:p>
  </w:comment>
  <w:comment w:id="78" w:author="Matthew Smith" w:date="2021-03-07T01:10:00Z" w:initials="MS">
    <w:p w14:paraId="3FC884EC" w14:textId="62DDA76E" w:rsidR="00281016" w:rsidRDefault="00281016">
      <w:pPr>
        <w:pStyle w:val="CommentText"/>
      </w:pPr>
      <w:r>
        <w:rPr>
          <w:rStyle w:val="CommentReference"/>
        </w:rPr>
        <w:annotationRef/>
      </w:r>
      <w:r>
        <w:t xml:space="preserve">This section at your Aunts and Uncles </w:t>
      </w:r>
      <w:proofErr w:type="gramStart"/>
      <w:r>
        <w:t>doesn’t</w:t>
      </w:r>
      <w:proofErr w:type="gramEnd"/>
      <w:r>
        <w:t xml:space="preserve"> add much – fizzy water choice not too interesting. Would think of deleting </w:t>
      </w:r>
      <w:proofErr w:type="gramStart"/>
      <w:r>
        <w:t>it, or</w:t>
      </w:r>
      <w:proofErr w:type="gramEnd"/>
      <w:r>
        <w:t xml:space="preserve"> finding a way to make it more relevant/interesting.</w:t>
      </w:r>
    </w:p>
  </w:comment>
  <w:comment w:id="79" w:author="Matthew Smith" w:date="2021-03-07T01:05:00Z" w:initials="MS">
    <w:p w14:paraId="735E926B" w14:textId="77777777" w:rsidR="00281016" w:rsidRDefault="00281016">
      <w:pPr>
        <w:pStyle w:val="CommentText"/>
      </w:pPr>
      <w:r>
        <w:rPr>
          <w:rStyle w:val="CommentReference"/>
        </w:rPr>
        <w:annotationRef/>
      </w:r>
      <w:r>
        <w:t xml:space="preserve">Might need to elaborate on why, </w:t>
      </w:r>
      <w:proofErr w:type="gramStart"/>
      <w:r>
        <w:t>i.e.</w:t>
      </w:r>
      <w:proofErr w:type="gramEnd"/>
      <w:r>
        <w:t xml:space="preserve"> on a full and generous pension, the type you don’t get nowadays. </w:t>
      </w:r>
    </w:p>
    <w:p w14:paraId="39A51E73" w14:textId="5E7ED2E8" w:rsidR="00281016" w:rsidRDefault="00281016">
      <w:pPr>
        <w:pStyle w:val="CommentText"/>
      </w:pPr>
    </w:p>
  </w:comment>
  <w:comment w:id="83" w:author="Matthew Smith" w:date="2021-03-07T01:06:00Z" w:initials="MS">
    <w:p w14:paraId="6DBF5393" w14:textId="7F6468AC" w:rsidR="00281016" w:rsidRDefault="00281016">
      <w:pPr>
        <w:pStyle w:val="CommentText"/>
      </w:pPr>
      <w:r>
        <w:rPr>
          <w:rStyle w:val="CommentReference"/>
        </w:rPr>
        <w:annotationRef/>
      </w:r>
      <w:r>
        <w:t xml:space="preserve">Different word probably fits </w:t>
      </w:r>
      <w:proofErr w:type="gramStart"/>
      <w:r>
        <w:t>better</w:t>
      </w:r>
      <w:proofErr w:type="gramEnd"/>
    </w:p>
  </w:comment>
  <w:comment w:id="86" w:author="Matthew Smith" w:date="2021-03-07T01:07:00Z" w:initials="MS">
    <w:p w14:paraId="4A10822C" w14:textId="591E87BE" w:rsidR="00281016" w:rsidRDefault="00281016">
      <w:pPr>
        <w:pStyle w:val="CommentText"/>
      </w:pPr>
      <w:r>
        <w:rPr>
          <w:rStyle w:val="CommentReference"/>
        </w:rPr>
        <w:annotationRef/>
      </w:r>
      <w:r>
        <w:t>Consider moving to start of the sentence, i.e. I loved its…</w:t>
      </w:r>
    </w:p>
  </w:comment>
  <w:comment w:id="107" w:author="Matthew Smith" w:date="2021-03-07T01:13:00Z" w:initials="MS">
    <w:p w14:paraId="7EF3D807" w14:textId="5494FEA4" w:rsidR="00281016" w:rsidRDefault="00281016">
      <w:pPr>
        <w:pStyle w:val="CommentText"/>
      </w:pPr>
      <w:r>
        <w:rPr>
          <w:rStyle w:val="CommentReference"/>
        </w:rPr>
        <w:annotationRef/>
      </w:r>
      <w:r>
        <w:t>Seems a bit contradictory with the previous paragraph – your mind was finally realising the gravity of the situation, but you decided to have a nap?</w:t>
      </w:r>
    </w:p>
    <w:p w14:paraId="08FB1A81" w14:textId="669F6059" w:rsidR="00281016" w:rsidRDefault="00281016">
      <w:pPr>
        <w:pStyle w:val="CommentText"/>
      </w:pPr>
      <w:r>
        <w:t xml:space="preserve">Could turn that into a </w:t>
      </w:r>
      <w:proofErr w:type="gramStart"/>
      <w:r>
        <w:t>funny</w:t>
      </w:r>
      <w:proofErr w:type="gramEnd"/>
      <w:r>
        <w:t xml:space="preserve"> I guess.</w:t>
      </w:r>
    </w:p>
  </w:comment>
  <w:comment w:id="108" w:author="Matthew Smith" w:date="2021-03-07T01:12:00Z" w:initials="MS">
    <w:p w14:paraId="2D9F0051" w14:textId="76FAA78F" w:rsidR="00281016" w:rsidRDefault="00281016">
      <w:pPr>
        <w:pStyle w:val="CommentText"/>
      </w:pPr>
      <w:r>
        <w:rPr>
          <w:rStyle w:val="CommentReference"/>
        </w:rPr>
        <w:annotationRef/>
      </w:r>
      <w:r>
        <w:t xml:space="preserve">Rephrase – you used dangerous time just before in the previous </w:t>
      </w:r>
      <w:proofErr w:type="gramStart"/>
      <w:r>
        <w:t>paragraph</w:t>
      </w:r>
      <w:proofErr w:type="gramEnd"/>
    </w:p>
  </w:comment>
  <w:comment w:id="110" w:author="Matthew Smith" w:date="2021-03-07T01:15:00Z" w:initials="MS">
    <w:p w14:paraId="5AC5B5C6" w14:textId="25E40A2E" w:rsidR="00281016" w:rsidRDefault="00281016">
      <w:pPr>
        <w:pStyle w:val="CommentText"/>
      </w:pPr>
      <w:r>
        <w:rPr>
          <w:rStyle w:val="CommentReference"/>
        </w:rPr>
        <w:annotationRef/>
      </w:r>
      <w:r>
        <w:t xml:space="preserve">Unnecessary, shorten or </w:t>
      </w:r>
      <w:proofErr w:type="gramStart"/>
      <w:r>
        <w:t>delete</w:t>
      </w:r>
      <w:proofErr w:type="gramEnd"/>
    </w:p>
  </w:comment>
  <w:comment w:id="114" w:author="Matthew Smith" w:date="2021-03-07T01:15:00Z" w:initials="MS">
    <w:p w14:paraId="3691E231" w14:textId="77777777" w:rsidR="00281016" w:rsidRDefault="00281016">
      <w:pPr>
        <w:pStyle w:val="CommentText"/>
      </w:pPr>
      <w:r>
        <w:rPr>
          <w:rStyle w:val="CommentReference"/>
        </w:rPr>
        <w:annotationRef/>
      </w:r>
      <w:r>
        <w:t xml:space="preserve">Unnecessary detail, </w:t>
      </w:r>
      <w:proofErr w:type="gramStart"/>
      <w:r>
        <w:t>delete</w:t>
      </w:r>
      <w:proofErr w:type="gramEnd"/>
    </w:p>
    <w:p w14:paraId="1C2298DF" w14:textId="77777777" w:rsidR="00281016" w:rsidRDefault="00281016">
      <w:pPr>
        <w:pStyle w:val="CommentText"/>
      </w:pPr>
    </w:p>
    <w:p w14:paraId="70A97A6D" w14:textId="5F78ECD3" w:rsidR="00281016" w:rsidRDefault="00281016">
      <w:pPr>
        <w:pStyle w:val="CommentText"/>
      </w:pPr>
      <w:r>
        <w:t xml:space="preserve">I’ve written this a few times throughout – good when you have a full re-read to consider what each paragraph/sentence </w:t>
      </w:r>
      <w:proofErr w:type="gramStart"/>
      <w:r>
        <w:t>adds</w:t>
      </w:r>
      <w:proofErr w:type="gramEnd"/>
    </w:p>
  </w:comment>
  <w:comment w:id="117" w:author="Matthew Smith" w:date="2021-03-07T01:16:00Z" w:initials="MS">
    <w:p w14:paraId="38675A2F" w14:textId="308A4C14" w:rsidR="00281016" w:rsidRDefault="00281016">
      <w:pPr>
        <w:pStyle w:val="CommentText"/>
      </w:pPr>
      <w:r>
        <w:rPr>
          <w:rStyle w:val="CommentReference"/>
        </w:rPr>
        <w:annotationRef/>
      </w:r>
      <w:r>
        <w:t xml:space="preserve">Maybe add a few more details on what you sent to them? Difficulties in writing </w:t>
      </w:r>
      <w:proofErr w:type="gramStart"/>
      <w:r>
        <w:t>it?</w:t>
      </w:r>
      <w:proofErr w:type="gramEnd"/>
    </w:p>
  </w:comment>
  <w:comment w:id="119" w:author="Matthew Smith" w:date="2021-03-07T01:17:00Z" w:initials="MS">
    <w:p w14:paraId="44955D6D" w14:textId="1EA301AE" w:rsidR="00281016" w:rsidRDefault="00281016">
      <w:pPr>
        <w:pStyle w:val="CommentText"/>
      </w:pPr>
      <w:r>
        <w:rPr>
          <w:rStyle w:val="CommentReference"/>
        </w:rPr>
        <w:annotationRef/>
      </w:r>
      <w:r>
        <w:t>Deep in the worst of the fallout from the global financial crisis of 2007-2008</w:t>
      </w:r>
    </w:p>
  </w:comment>
  <w:comment w:id="120" w:author="Matthew Smith" w:date="2021-03-07T01:17:00Z" w:initials="MS">
    <w:p w14:paraId="1E3291F3" w14:textId="03EE2235" w:rsidR="00281016" w:rsidRDefault="00281016">
      <w:pPr>
        <w:pStyle w:val="CommentText"/>
      </w:pPr>
      <w:r>
        <w:rPr>
          <w:rStyle w:val="CommentReference"/>
        </w:rPr>
        <w:annotationRef/>
      </w:r>
      <w:r>
        <w:t xml:space="preserve">Later I would </w:t>
      </w:r>
      <w:proofErr w:type="gramStart"/>
      <w:r>
        <w:t>say</w:t>
      </w:r>
      <w:proofErr w:type="gramEnd"/>
    </w:p>
  </w:comment>
  <w:comment w:id="129" w:author="Matthew Smith" w:date="2021-03-07T01:20:00Z" w:initials="MS">
    <w:p w14:paraId="3F504CAC" w14:textId="2C7CE473" w:rsidR="00281016" w:rsidRDefault="00281016">
      <w:pPr>
        <w:pStyle w:val="CommentText"/>
      </w:pPr>
      <w:r>
        <w:rPr>
          <w:rStyle w:val="CommentReference"/>
        </w:rPr>
        <w:annotationRef/>
      </w:r>
      <w:r>
        <w:t xml:space="preserve">Unnecessary detail - </w:t>
      </w:r>
      <w:proofErr w:type="gramStart"/>
      <w:r>
        <w:t>delete</w:t>
      </w:r>
      <w:proofErr w:type="gramEnd"/>
    </w:p>
  </w:comment>
  <w:comment w:id="132" w:author="Matthew Smith" w:date="2021-03-07T01:21:00Z" w:initials="MS">
    <w:p w14:paraId="34496DFA" w14:textId="1B235091" w:rsidR="00281016" w:rsidRDefault="00281016">
      <w:pPr>
        <w:pStyle w:val="CommentText"/>
      </w:pPr>
      <w:r>
        <w:rPr>
          <w:rStyle w:val="CommentReference"/>
        </w:rPr>
        <w:annotationRef/>
      </w:r>
      <w:r>
        <w:t>Strange word choice, what do you mean here?</w:t>
      </w:r>
    </w:p>
  </w:comment>
  <w:comment w:id="134" w:author="Matthew Smith" w:date="2021-03-07T01:22:00Z" w:initials="MS">
    <w:p w14:paraId="724CC29A" w14:textId="2BDEF2AD" w:rsidR="00281016" w:rsidRDefault="00281016">
      <w:pPr>
        <w:pStyle w:val="CommentText"/>
      </w:pPr>
      <w:r>
        <w:rPr>
          <w:rStyle w:val="CommentReference"/>
        </w:rPr>
        <w:annotationRef/>
      </w:r>
      <w:r>
        <w:t xml:space="preserve">Sounds a bit odd with </w:t>
      </w:r>
      <w:proofErr w:type="spellStart"/>
      <w:r>
        <w:t>todays</w:t>
      </w:r>
      <w:proofErr w:type="spellEnd"/>
      <w:r>
        <w:t xml:space="preserve"> context – is it necessary?</w:t>
      </w:r>
    </w:p>
  </w:comment>
  <w:comment w:id="138" w:author="Matthew Smith" w:date="2021-03-07T01:23:00Z" w:initials="MS">
    <w:p w14:paraId="087BD108" w14:textId="183E07D7" w:rsidR="00281016" w:rsidRDefault="00281016">
      <w:pPr>
        <w:pStyle w:val="CommentText"/>
      </w:pPr>
      <w:r>
        <w:rPr>
          <w:rStyle w:val="CommentReference"/>
        </w:rPr>
        <w:annotationRef/>
      </w:r>
      <w:r>
        <w:t>What was the thinking behind doing this?</w:t>
      </w:r>
    </w:p>
  </w:comment>
  <w:comment w:id="140" w:author="Matthew Smith" w:date="2021-03-07T01:24:00Z" w:initials="MS">
    <w:p w14:paraId="33461784" w14:textId="1DE1C6FD" w:rsidR="00281016" w:rsidRDefault="00281016">
      <w:pPr>
        <w:pStyle w:val="CommentText"/>
      </w:pPr>
      <w:r>
        <w:rPr>
          <w:rStyle w:val="CommentReference"/>
        </w:rPr>
        <w:annotationRef/>
      </w:r>
      <w:r>
        <w:t>I was curious (selfishly of course) if my having not long got back from living abroad (I was back in Aug 2008) – including Australia – had played a role in your thinking?</w:t>
      </w:r>
    </w:p>
  </w:comment>
  <w:comment w:id="148" w:author="Matthew Smith" w:date="2021-03-07T01:28:00Z" w:initials="MS">
    <w:p w14:paraId="5923AB04" w14:textId="789F2224" w:rsidR="00281016" w:rsidRDefault="00281016">
      <w:pPr>
        <w:pStyle w:val="CommentText"/>
      </w:pPr>
      <w:r>
        <w:rPr>
          <w:rStyle w:val="CommentReference"/>
        </w:rPr>
        <w:annotationRef/>
      </w:r>
      <w:r>
        <w:t xml:space="preserve"> Can add a simple explanation in square brackets [my first job in consultancy, was with Mark at Cresta]</w:t>
      </w:r>
    </w:p>
  </w:comment>
  <w:comment w:id="161" w:author="Matthew Smith" w:date="2021-03-08T22:54:00Z" w:initials="MS">
    <w:p w14:paraId="02E26F88" w14:textId="59B48C23" w:rsidR="00281016" w:rsidRDefault="00281016">
      <w:pPr>
        <w:pStyle w:val="CommentText"/>
      </w:pPr>
      <w:r>
        <w:rPr>
          <w:rStyle w:val="CommentReference"/>
        </w:rPr>
        <w:annotationRef/>
      </w:r>
      <w:r>
        <w:t xml:space="preserve">Would’ve been nicer for you if they did 9am their </w:t>
      </w:r>
      <w:proofErr w:type="gramStart"/>
      <w:r>
        <w:t>time</w:t>
      </w:r>
      <w:proofErr w:type="gramEnd"/>
    </w:p>
  </w:comment>
  <w:comment w:id="176" w:author="Matthew Smith" w:date="2021-03-08T22:56:00Z" w:initials="MS">
    <w:p w14:paraId="5F0629DB" w14:textId="722604FB" w:rsidR="00281016" w:rsidRDefault="00281016">
      <w:pPr>
        <w:pStyle w:val="CommentText"/>
      </w:pPr>
      <w:r>
        <w:rPr>
          <w:rStyle w:val="CommentReference"/>
        </w:rPr>
        <w:annotationRef/>
      </w:r>
      <w:r>
        <w:t xml:space="preserve">You can’t mention these but then stop, need to explain what they </w:t>
      </w:r>
      <w:proofErr w:type="gramStart"/>
      <w:r>
        <w:t>are</w:t>
      </w:r>
      <w:proofErr w:type="gramEnd"/>
    </w:p>
  </w:comment>
  <w:comment w:id="178" w:author="Matthew Smith" w:date="2021-03-08T22:57:00Z" w:initials="MS">
    <w:p w14:paraId="285E258B" w14:textId="074734B7" w:rsidR="00281016" w:rsidRDefault="00281016">
      <w:pPr>
        <w:pStyle w:val="CommentText"/>
      </w:pPr>
      <w:r>
        <w:rPr>
          <w:rStyle w:val="CommentReference"/>
        </w:rPr>
        <w:annotationRef/>
      </w:r>
      <w:r>
        <w:t xml:space="preserve">Need to elaborate why you thought they would be </w:t>
      </w:r>
      <w:proofErr w:type="gramStart"/>
      <w:r>
        <w:t>disappointed</w:t>
      </w:r>
      <w:proofErr w:type="gramEnd"/>
    </w:p>
  </w:comment>
  <w:comment w:id="179" w:author="Matthew Smith" w:date="2021-03-08T22:58:00Z" w:initials="MS">
    <w:p w14:paraId="51BE0501" w14:textId="3D8E18E7" w:rsidR="00281016" w:rsidRDefault="00281016">
      <w:pPr>
        <w:pStyle w:val="CommentText"/>
      </w:pPr>
      <w:r>
        <w:rPr>
          <w:rStyle w:val="CommentReference"/>
        </w:rPr>
        <w:annotationRef/>
      </w:r>
      <w:r>
        <w:t>This is a bit too consultant speak – can you make it more human?</w:t>
      </w:r>
    </w:p>
  </w:comment>
  <w:comment w:id="189" w:author="Matthew Smith" w:date="2021-03-08T23:00:00Z" w:initials="MS">
    <w:p w14:paraId="123F0ABF" w14:textId="5F699228" w:rsidR="00281016" w:rsidRDefault="00281016">
      <w:pPr>
        <w:pStyle w:val="CommentText"/>
      </w:pPr>
      <w:r>
        <w:rPr>
          <w:rStyle w:val="CommentReference"/>
        </w:rPr>
        <w:annotationRef/>
      </w:r>
      <w:r>
        <w:t>Why hesitantly?</w:t>
      </w:r>
    </w:p>
  </w:comment>
  <w:comment w:id="190" w:author="Matthew Smith" w:date="2021-03-08T23:02:00Z" w:initials="MS">
    <w:p w14:paraId="457966EE" w14:textId="1B8AEC7A" w:rsidR="00D26EAC" w:rsidRDefault="00D26EAC">
      <w:pPr>
        <w:pStyle w:val="CommentText"/>
      </w:pPr>
      <w:r>
        <w:rPr>
          <w:rStyle w:val="CommentReference"/>
        </w:rPr>
        <w:annotationRef/>
      </w:r>
      <w:r>
        <w:t xml:space="preserve">Sentence is a bit difficult to follow, the surrounding part also a bit </w:t>
      </w:r>
      <w:proofErr w:type="gramStart"/>
      <w:r>
        <w:t>disjointed</w:t>
      </w:r>
      <w:proofErr w:type="gramEnd"/>
    </w:p>
    <w:p w14:paraId="01CF8447" w14:textId="77777777" w:rsidR="00D26EAC" w:rsidRDefault="00D26EAC">
      <w:pPr>
        <w:pStyle w:val="CommentText"/>
      </w:pPr>
      <w:r>
        <w:t xml:space="preserve">I gather here </w:t>
      </w:r>
      <w:proofErr w:type="gramStart"/>
      <w:r>
        <w:t>you’re</w:t>
      </w:r>
      <w:proofErr w:type="gramEnd"/>
      <w:r>
        <w:t xml:space="preserve"> wrestling with the price vs abrupt nature of your departure with the cheaper flights? Could make that a bit clearer.</w:t>
      </w:r>
    </w:p>
    <w:p w14:paraId="7E7BD994" w14:textId="5C8F0038" w:rsidR="00D26EAC" w:rsidRDefault="00D26EAC">
      <w:pPr>
        <w:pStyle w:val="CommentText"/>
      </w:pPr>
      <w:r>
        <w:t>Committed attitude? That you wanted to get started asap?</w:t>
      </w:r>
    </w:p>
  </w:comment>
  <w:comment w:id="195" w:author="Matthew Smith" w:date="2021-03-08T23:06:00Z" w:initials="MS">
    <w:p w14:paraId="269A78D8" w14:textId="77777777" w:rsidR="00D26EAC" w:rsidRDefault="00D26EAC">
      <w:pPr>
        <w:pStyle w:val="CommentText"/>
      </w:pPr>
      <w:r>
        <w:rPr>
          <w:rStyle w:val="CommentReference"/>
        </w:rPr>
        <w:annotationRef/>
      </w:r>
      <w:r>
        <w:t>Consider to add a description to how this was said – quietly, nervously, whispered</w:t>
      </w:r>
      <w:proofErr w:type="gramStart"/>
      <w:r>
        <w:t>, ??</w:t>
      </w:r>
      <w:proofErr w:type="gramEnd"/>
    </w:p>
    <w:p w14:paraId="23530AC1" w14:textId="37104E44" w:rsidR="00D26EAC" w:rsidRDefault="00D26EAC">
      <w:pPr>
        <w:pStyle w:val="CommentText"/>
      </w:pPr>
      <w:r>
        <w:t xml:space="preserve">You could also put the “oh good” first and then note the change in mood/demeanour </w:t>
      </w:r>
      <w:proofErr w:type="gramStart"/>
      <w:r>
        <w:t>afterwards</w:t>
      </w:r>
      <w:proofErr w:type="gramEnd"/>
    </w:p>
  </w:comment>
  <w:comment w:id="196" w:author="Matthew Smith" w:date="2021-03-08T23:05:00Z" w:initials="MS">
    <w:p w14:paraId="75084F30" w14:textId="3C15971D" w:rsidR="00D26EAC" w:rsidRDefault="00D26EAC">
      <w:pPr>
        <w:pStyle w:val="CommentText"/>
      </w:pPr>
      <w:r>
        <w:rPr>
          <w:rStyle w:val="CommentReference"/>
        </w:rPr>
        <w:annotationRef/>
      </w:r>
      <w:r>
        <w:t xml:space="preserve">This comes across a bit like you </w:t>
      </w:r>
      <w:proofErr w:type="gramStart"/>
      <w:r>
        <w:t>didn’t</w:t>
      </w:r>
      <w:proofErr w:type="gramEnd"/>
      <w:r>
        <w:t xml:space="preserve"> think of it before then – I guess you did though? More that this interaction brought home the reality of </w:t>
      </w:r>
      <w:proofErr w:type="gramStart"/>
      <w:r>
        <w:t>it?</w:t>
      </w:r>
      <w:proofErr w:type="gramEnd"/>
    </w:p>
  </w:comment>
  <w:comment w:id="223" w:author="Matthew Smith" w:date="2021-03-08T23:12:00Z" w:initials="MS">
    <w:p w14:paraId="2E3C3A3A" w14:textId="77777777" w:rsidR="00D26EAC" w:rsidRDefault="00D26EAC">
      <w:pPr>
        <w:pStyle w:val="CommentText"/>
      </w:pPr>
      <w:r>
        <w:rPr>
          <w:rStyle w:val="CommentReference"/>
        </w:rPr>
        <w:annotationRef/>
      </w:r>
      <w:r w:rsidR="00DC321A">
        <w:t xml:space="preserve">The suitcase I </w:t>
      </w:r>
      <w:proofErr w:type="gramStart"/>
      <w:r w:rsidR="00DC321A">
        <w:t>presume?</w:t>
      </w:r>
      <w:proofErr w:type="gramEnd"/>
    </w:p>
    <w:p w14:paraId="171CCB44" w14:textId="4AA4940F" w:rsidR="00DC321A" w:rsidRDefault="00DC321A">
      <w:pPr>
        <w:pStyle w:val="CommentText"/>
      </w:pPr>
      <w:r>
        <w:t xml:space="preserve">I’d take another look at this </w:t>
      </w:r>
      <w:proofErr w:type="gramStart"/>
      <w:r>
        <w:t>sentence</w:t>
      </w:r>
      <w:proofErr w:type="gramEnd"/>
    </w:p>
  </w:comment>
  <w:comment w:id="227" w:author="Matthew Smith" w:date="2021-03-08T23:14:00Z" w:initials="MS">
    <w:p w14:paraId="26D0E2AF" w14:textId="505A16BE" w:rsidR="00DC321A" w:rsidRDefault="00DC321A">
      <w:pPr>
        <w:pStyle w:val="CommentText"/>
      </w:pPr>
      <w:r>
        <w:rPr>
          <w:rStyle w:val="CommentReference"/>
        </w:rPr>
        <w:annotationRef/>
      </w:r>
      <w:r>
        <w:t xml:space="preserve">Say what they are or delete the sentence – also delete if the essentials are not </w:t>
      </w:r>
      <w:proofErr w:type="gramStart"/>
      <w:r>
        <w:t>interesting</w:t>
      </w:r>
      <w:proofErr w:type="gramEnd"/>
    </w:p>
  </w:comment>
  <w:comment w:id="244" w:author="Matthew Smith" w:date="2021-03-08T23:18:00Z" w:initials="MS">
    <w:p w14:paraId="5AC99BFA" w14:textId="637031F6" w:rsidR="00DC321A" w:rsidRDefault="00DC321A">
      <w:pPr>
        <w:pStyle w:val="CommentText"/>
      </w:pPr>
      <w:r>
        <w:rPr>
          <w:rStyle w:val="CommentReference"/>
        </w:rPr>
        <w:annotationRef/>
      </w:r>
      <w:r>
        <w:t xml:space="preserve">I’d say you need to be more specific here or get rid of the reference – do you mean the one where Joey wears all of </w:t>
      </w:r>
      <w:proofErr w:type="gramStart"/>
      <w:r>
        <w:t>Chandlers</w:t>
      </w:r>
      <w:proofErr w:type="gramEnd"/>
      <w:r>
        <w:t xml:space="preserve"> clothes?</w:t>
      </w:r>
    </w:p>
  </w:comment>
  <w:comment w:id="247" w:author="Matthew Smith" w:date="2021-03-08T23:17:00Z" w:initials="MS">
    <w:p w14:paraId="0321C247" w14:textId="7837B146" w:rsidR="00DC321A" w:rsidRDefault="00DC321A">
      <w:pPr>
        <w:pStyle w:val="CommentText"/>
      </w:pPr>
      <w:r>
        <w:rPr>
          <w:rStyle w:val="CommentReference"/>
        </w:rPr>
        <w:annotationRef/>
      </w:r>
      <w:r>
        <w:t xml:space="preserve">Classic mistake, have to remember that Australia has shops too </w:t>
      </w:r>
      <w:proofErr w:type="gramStart"/>
      <w:r>
        <w:rPr>
          <mc:AlternateContent>
            <mc:Choice Requires="w16se"/>
            <mc:Fallback>
              <w:rFonts w:ascii="Segoe UI Emoji" w:eastAsia="Segoe UI Emoji" w:hAnsi="Segoe UI Emoji" w:cs="Segoe UI Emoji"/>
            </mc:Fallback>
          </mc:AlternateContent>
        </w:rPr>
        <mc:AlternateContent>
          <mc:Choice Requires="w16se">
            <w16se:symEx w16se:font="Segoe UI Emoji" w16se:char="1F60A"/>
          </mc:Choice>
          <mc:Fallback>
            <w:t>😊</w:t>
          </mc:Fallback>
        </mc:AlternateContent>
      </w:r>
      <w:proofErr w:type="gramEnd"/>
    </w:p>
  </w:comment>
  <w:comment w:id="248" w:author="Matthew Smith" w:date="2021-03-08T23:20:00Z" w:initials="MS">
    <w:p w14:paraId="22636AC2" w14:textId="2F18CD5A" w:rsidR="00DC321A" w:rsidRDefault="00DC321A">
      <w:pPr>
        <w:pStyle w:val="CommentText"/>
      </w:pPr>
      <w:r>
        <w:rPr>
          <w:rStyle w:val="CommentReference"/>
        </w:rPr>
        <w:annotationRef/>
      </w:r>
      <w:r>
        <w:t xml:space="preserve">Success is a bit odd based on the previous </w:t>
      </w:r>
      <w:proofErr w:type="gramStart"/>
      <w:r>
        <w:t>paragraph</w:t>
      </w:r>
      <w:proofErr w:type="gramEnd"/>
    </w:p>
  </w:comment>
  <w:comment w:id="251" w:author="Matthew Smith" w:date="2021-03-08T23:22:00Z" w:initials="MS">
    <w:p w14:paraId="2FD77D4C" w14:textId="30B3CB95" w:rsidR="00306205" w:rsidRDefault="00306205">
      <w:pPr>
        <w:pStyle w:val="CommentText"/>
      </w:pPr>
      <w:r>
        <w:rPr>
          <w:rStyle w:val="CommentReference"/>
        </w:rPr>
        <w:annotationRef/>
      </w:r>
      <w:r>
        <w:t xml:space="preserve">Nicely described </w:t>
      </w:r>
      <w:proofErr w:type="gramStart"/>
      <w:r>
        <w:t>scene</w:t>
      </w:r>
      <w:proofErr w:type="gramEnd"/>
    </w:p>
  </w:comment>
  <w:comment w:id="255" w:author="Matthew Smith" w:date="2021-03-08T23:21:00Z" w:initials="MS">
    <w:p w14:paraId="658ACA4A" w14:textId="1ECE67C9" w:rsidR="00DC321A" w:rsidRDefault="00DC321A">
      <w:pPr>
        <w:pStyle w:val="CommentText"/>
      </w:pPr>
      <w:r>
        <w:rPr>
          <w:rStyle w:val="CommentReference"/>
        </w:rPr>
        <w:annotationRef/>
      </w:r>
      <w:r>
        <w:t>Funny that we feel we should do that isn’t it?</w:t>
      </w:r>
    </w:p>
  </w:comment>
  <w:comment w:id="259" w:author="Matthew Smith" w:date="2021-03-08T23:24:00Z" w:initials="MS">
    <w:p w14:paraId="0C5180BC" w14:textId="66E62E01" w:rsidR="00306205" w:rsidRDefault="00306205">
      <w:pPr>
        <w:pStyle w:val="CommentText"/>
      </w:pPr>
      <w:r>
        <w:rPr>
          <w:rStyle w:val="CommentReference"/>
        </w:rPr>
        <w:annotationRef/>
      </w:r>
      <w:r>
        <w:t>I think you can improve this sentence about ‘</w:t>
      </w:r>
      <w:proofErr w:type="spellStart"/>
      <w:r>
        <w:t>dodgin</w:t>
      </w:r>
      <w:proofErr w:type="spellEnd"/>
      <w:r>
        <w:t xml:space="preserve"> the bullet’/ ‘sliding doors </w:t>
      </w:r>
      <w:proofErr w:type="gramStart"/>
      <w:r>
        <w:t>moment’</w:t>
      </w:r>
      <w:proofErr w:type="gramEnd"/>
    </w:p>
  </w:comment>
  <w:comment w:id="265" w:author="Matthew Smith" w:date="2021-03-08T23:25:00Z" w:initials="MS">
    <w:p w14:paraId="09F711D9" w14:textId="2C78C71C" w:rsidR="00306205" w:rsidRDefault="00306205">
      <w:pPr>
        <w:pStyle w:val="CommentText"/>
      </w:pPr>
      <w:r>
        <w:rPr>
          <w:rStyle w:val="CommentReference"/>
        </w:rPr>
        <w:annotationRef/>
      </w:r>
      <w:r>
        <w:t xml:space="preserve">This is just a bit </w:t>
      </w:r>
      <w:proofErr w:type="gramStart"/>
      <w:r>
        <w:t>odd</w:t>
      </w:r>
      <w:proofErr w:type="gramEnd"/>
    </w:p>
  </w:comment>
  <w:comment w:id="267" w:author="Matthew Smith" w:date="2021-03-08T23:27:00Z" w:initials="MS">
    <w:p w14:paraId="04FEF5BD" w14:textId="2BC0FFE8" w:rsidR="00306205" w:rsidRDefault="00306205">
      <w:pPr>
        <w:pStyle w:val="CommentText"/>
      </w:pPr>
      <w:r>
        <w:rPr>
          <w:rStyle w:val="CommentReference"/>
        </w:rPr>
        <w:annotationRef/>
      </w:r>
      <w:r>
        <w:t xml:space="preserve">Could cut all of this and not lose </w:t>
      </w:r>
      <w:proofErr w:type="spellStart"/>
      <w:proofErr w:type="gramStart"/>
      <w:r>
        <w:t>alot</w:t>
      </w:r>
      <w:proofErr w:type="spellEnd"/>
      <w:proofErr w:type="gramEnd"/>
    </w:p>
  </w:comment>
  <w:comment w:id="269" w:author="Matthew Smith" w:date="2021-03-08T23:34:00Z" w:initials="MS">
    <w:p w14:paraId="7494F95E" w14:textId="02C3C609" w:rsidR="005A0C9F" w:rsidRDefault="005A0C9F">
      <w:pPr>
        <w:pStyle w:val="CommentText"/>
      </w:pPr>
      <w:r>
        <w:rPr>
          <w:rStyle w:val="CommentReference"/>
        </w:rPr>
        <w:annotationRef/>
      </w:r>
      <w:r>
        <w:t xml:space="preserve">I find a lot of the next paragraphs too much detail, perhaps some of these were novelties back then, but now for most people that have flown long-haul its quite routine, and less </w:t>
      </w:r>
      <w:proofErr w:type="gramStart"/>
      <w:r>
        <w:t>interesting</w:t>
      </w:r>
      <w:proofErr w:type="gramEnd"/>
    </w:p>
  </w:comment>
  <w:comment w:id="270" w:author="Matthew Smith" w:date="2021-03-08T23:30:00Z" w:initials="MS">
    <w:p w14:paraId="48BDD50E" w14:textId="77777777" w:rsidR="00306205" w:rsidRDefault="00306205">
      <w:pPr>
        <w:pStyle w:val="CommentText"/>
      </w:pPr>
      <w:r>
        <w:rPr>
          <w:rStyle w:val="CommentReference"/>
        </w:rPr>
        <w:annotationRef/>
      </w:r>
      <w:r>
        <w:t xml:space="preserve">Is a Big Foot monster truck an actual thing? </w:t>
      </w:r>
    </w:p>
    <w:p w14:paraId="1D86E474" w14:textId="4EFAC816" w:rsidR="00306205" w:rsidRDefault="00306205">
      <w:pPr>
        <w:pStyle w:val="CommentText"/>
      </w:pPr>
      <w:proofErr w:type="gramStart"/>
      <w:r>
        <w:t>I’d</w:t>
      </w:r>
      <w:proofErr w:type="gramEnd"/>
      <w:r>
        <w:t xml:space="preserve"> be tempted to ditch the Big Foot part</w:t>
      </w:r>
    </w:p>
  </w:comment>
  <w:comment w:id="275" w:author="Matthew Smith" w:date="2021-03-08T23:32:00Z" w:initials="MS">
    <w:p w14:paraId="05DAC90A" w14:textId="6666D1ED" w:rsidR="00306205" w:rsidRDefault="00306205">
      <w:pPr>
        <w:pStyle w:val="CommentText"/>
      </w:pPr>
      <w:r>
        <w:rPr>
          <w:rStyle w:val="CommentReference"/>
        </w:rPr>
        <w:annotationRef/>
      </w:r>
      <w:r>
        <w:t>Strange expression / reaction</w:t>
      </w:r>
    </w:p>
  </w:comment>
  <w:comment w:id="310" w:author="Matthew Smith" w:date="2021-03-08T23:41:00Z" w:initials="MS">
    <w:p w14:paraId="50D68318" w14:textId="3812B4ED" w:rsidR="005A0C9F" w:rsidRDefault="005A0C9F">
      <w:pPr>
        <w:pStyle w:val="CommentText"/>
      </w:pPr>
      <w:r>
        <w:rPr>
          <w:rStyle w:val="CommentReference"/>
        </w:rPr>
        <w:annotationRef/>
      </w:r>
      <w:r>
        <w:t xml:space="preserve">? doesn’t really work – change </w:t>
      </w:r>
      <w:proofErr w:type="gramStart"/>
      <w:r>
        <w:t>words</w:t>
      </w:r>
      <w:proofErr w:type="gramEnd"/>
    </w:p>
  </w:comment>
  <w:comment w:id="311" w:author="Matthew Smith" w:date="2021-03-08T23:42:00Z" w:initials="MS">
    <w:p w14:paraId="30256C78" w14:textId="219BBC7C" w:rsidR="005A0C9F" w:rsidRDefault="005A0C9F">
      <w:pPr>
        <w:pStyle w:val="CommentText"/>
      </w:pPr>
      <w:r>
        <w:rPr>
          <w:rStyle w:val="CommentReference"/>
        </w:rPr>
        <w:annotationRef/>
      </w:r>
      <w:r>
        <w:t>Why? Had some time passed?</w:t>
      </w:r>
    </w:p>
  </w:comment>
  <w:comment w:id="322" w:author="Matthew Smith" w:date="2021-03-08T23:44:00Z" w:initials="MS">
    <w:p w14:paraId="3EFEC64D" w14:textId="58007B20" w:rsidR="00E41FA2" w:rsidRDefault="00E41FA2">
      <w:pPr>
        <w:pStyle w:val="CommentText"/>
      </w:pPr>
      <w:r>
        <w:rPr>
          <w:rStyle w:val="CommentReference"/>
        </w:rPr>
        <w:annotationRef/>
      </w:r>
      <w:r>
        <w:t xml:space="preserve">Doesn’t work that great as an </w:t>
      </w:r>
      <w:proofErr w:type="gramStart"/>
      <w:r>
        <w:t>analogy</w:t>
      </w:r>
      <w:proofErr w:type="gramEnd"/>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commentEx w15:paraId="4B4942B8" w15:done="0"/>
  <w15:commentEx w15:paraId="58C0B276" w15:done="0"/>
  <w15:commentEx w15:paraId="542E76A0" w15:done="0"/>
  <w15:commentEx w15:paraId="36366309" w15:done="0"/>
  <w15:commentEx w15:paraId="5694EF8A" w15:done="0"/>
  <w15:commentEx w15:paraId="770D30AA" w15:done="0"/>
  <w15:commentEx w15:paraId="0BD917C5" w15:done="0"/>
  <w15:commentEx w15:paraId="23DC819D" w15:done="0"/>
  <w15:commentEx w15:paraId="2B47AB35" w15:done="0"/>
  <w15:commentEx w15:paraId="7EDF4727" w15:done="0"/>
  <w15:commentEx w15:paraId="025C2990" w15:done="0"/>
  <w15:commentEx w15:paraId="450AF231" w15:done="0"/>
  <w15:commentEx w15:paraId="447429CF" w15:done="0"/>
  <w15:commentEx w15:paraId="60C05B2F" w15:done="0"/>
  <w15:commentEx w15:paraId="580B7028" w15:done="0"/>
  <w15:commentEx w15:paraId="6C45E170" w15:done="0"/>
  <w15:commentEx w15:paraId="3B1F55BE" w15:done="0"/>
  <w15:commentEx w15:paraId="2F9A5758" w15:done="0"/>
  <w15:commentEx w15:paraId="4EFA489C" w15:done="0"/>
  <w15:commentEx w15:paraId="076AAD9F" w15:done="0"/>
  <w15:commentEx w15:paraId="1D6E63E4" w15:done="0"/>
  <w15:commentEx w15:paraId="3E535A5F" w15:done="0"/>
  <w15:commentEx w15:paraId="3FC884EC" w15:done="0"/>
  <w15:commentEx w15:paraId="39A51E73" w15:done="0"/>
  <w15:commentEx w15:paraId="6DBF5393" w15:done="0"/>
  <w15:commentEx w15:paraId="4A10822C" w15:done="0"/>
  <w15:commentEx w15:paraId="08FB1A81" w15:done="0"/>
  <w15:commentEx w15:paraId="2D9F0051" w15:done="0"/>
  <w15:commentEx w15:paraId="5AC5B5C6" w15:done="0"/>
  <w15:commentEx w15:paraId="70A97A6D" w15:done="0"/>
  <w15:commentEx w15:paraId="38675A2F" w15:done="0"/>
  <w15:commentEx w15:paraId="44955D6D" w15:done="0"/>
  <w15:commentEx w15:paraId="1E3291F3" w15:done="0"/>
  <w15:commentEx w15:paraId="3F504CAC" w15:done="0"/>
  <w15:commentEx w15:paraId="34496DFA" w15:done="0"/>
  <w15:commentEx w15:paraId="724CC29A" w15:done="0"/>
  <w15:commentEx w15:paraId="087BD108" w15:done="0"/>
  <w15:commentEx w15:paraId="33461784" w15:done="0"/>
  <w15:commentEx w15:paraId="5923AB04" w15:done="0"/>
  <w15:commentEx w15:paraId="02E26F88" w15:done="0"/>
  <w15:commentEx w15:paraId="5F0629DB" w15:done="0"/>
  <w15:commentEx w15:paraId="285E258B" w15:done="0"/>
  <w15:commentEx w15:paraId="51BE0501" w15:done="0"/>
  <w15:commentEx w15:paraId="123F0ABF" w15:done="0"/>
  <w15:commentEx w15:paraId="7E7BD994" w15:done="0"/>
  <w15:commentEx w15:paraId="23530AC1" w15:done="0"/>
  <w15:commentEx w15:paraId="75084F30" w15:done="0"/>
  <w15:commentEx w15:paraId="171CCB44" w15:done="0"/>
  <w15:commentEx w15:paraId="26D0E2AF" w15:done="0"/>
  <w15:commentEx w15:paraId="5AC99BFA" w15:done="0"/>
  <w15:commentEx w15:paraId="0321C247" w15:done="0"/>
  <w15:commentEx w15:paraId="22636AC2" w15:done="0"/>
  <w15:commentEx w15:paraId="2FD77D4C" w15:done="0"/>
  <w15:commentEx w15:paraId="658ACA4A" w15:done="0"/>
  <w15:commentEx w15:paraId="0C5180BC" w15:done="0"/>
  <w15:commentEx w15:paraId="09F711D9" w15:done="0"/>
  <w15:commentEx w15:paraId="04FEF5BD" w15:done="0"/>
  <w15:commentEx w15:paraId="7494F95E" w15:done="0"/>
  <w15:commentEx w15:paraId="1D86E474" w15:done="0"/>
  <w15:commentEx w15:paraId="05DAC90A" w15:done="0"/>
  <w15:commentEx w15:paraId="50D68318" w15:done="0"/>
  <w15:commentEx w15:paraId="30256C78" w15:done="0"/>
  <w15:commentEx w15:paraId="3EFEC64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ex:commentExtensible w16cex:durableId="23EEA083" w16cex:dateUtc="2021-03-06T23:44:00Z"/>
  <w16cex:commentExtensible w16cex:durableId="23EEA0B0" w16cex:dateUtc="2021-03-06T23:45:00Z"/>
  <w16cex:commentExtensible w16cex:durableId="23EEA0F3" w16cex:dateUtc="2021-03-06T23:46:00Z"/>
  <w16cex:commentExtensible w16cex:durableId="23EE9F42" w16cex:dateUtc="2021-03-06T23:39:00Z"/>
  <w16cex:commentExtensible w16cex:durableId="23EE9F5C" w16cex:dateUtc="2021-03-06T23:39:00Z"/>
  <w16cex:commentExtensible w16cex:durableId="23EE9FB1" w16cex:dateUtc="2021-03-06T23:41:00Z"/>
  <w16cex:commentExtensible w16cex:durableId="23EEA016" w16cex:dateUtc="2021-03-06T23:43:00Z"/>
  <w16cex:commentExtensible w16cex:durableId="23EEA120" w16cex:dateUtc="2021-03-06T23:47:00Z"/>
  <w16cex:commentExtensible w16cex:durableId="23EEA15C" w16cex:dateUtc="2021-03-06T23:48:00Z"/>
  <w16cex:commentExtensible w16cex:durableId="23EEA194" w16cex:dateUtc="2021-03-06T23:49:00Z"/>
  <w16cex:commentExtensible w16cex:durableId="23EEA1AA" w16cex:dateUtc="2021-03-06T23:49:00Z"/>
  <w16cex:commentExtensible w16cex:durableId="23EEA1F2" w16cex:dateUtc="2021-03-06T23:50:00Z"/>
  <w16cex:commentExtensible w16cex:durableId="23EEA226" w16cex:dateUtc="2021-03-06T23:51:00Z"/>
  <w16cex:commentExtensible w16cex:durableId="23EEA246" w16cex:dateUtc="2021-03-06T23:52:00Z"/>
  <w16cex:commentExtensible w16cex:durableId="23EEA284" w16cex:dateUtc="2021-03-06T23:53:00Z"/>
  <w16cex:commentExtensible w16cex:durableId="23EEA2CB" w16cex:dateUtc="2021-03-06T23:54:00Z"/>
  <w16cex:commentExtensible w16cex:durableId="23EEA2F5" w16cex:dateUtc="2021-03-06T23:55:00Z"/>
  <w16cex:commentExtensible w16cex:durableId="23EEA345" w16cex:dateUtc="2021-03-06T23:56:00Z"/>
  <w16cex:commentExtensible w16cex:durableId="23EEA36D" w16cex:dateUtc="2021-03-06T23:57:00Z"/>
  <w16cex:commentExtensible w16cex:durableId="23EEA3A3" w16cex:dateUtc="2021-03-06T23:58:00Z"/>
  <w16cex:commentExtensible w16cex:durableId="23EEA46B" w16cex:dateUtc="2021-03-07T00:01:00Z"/>
  <w16cex:commentExtensible w16cex:durableId="23EEA4B3" w16cex:dateUtc="2021-03-07T00:02:00Z"/>
  <w16cex:commentExtensible w16cex:durableId="23EEA69D" w16cex:dateUtc="2021-03-07T00:10:00Z"/>
  <w16cex:commentExtensible w16cex:durableId="23EEA54A" w16cex:dateUtc="2021-03-07T00:05:00Z"/>
  <w16cex:commentExtensible w16cex:durableId="23EEA5AE" w16cex:dateUtc="2021-03-07T00:06:00Z"/>
  <w16cex:commentExtensible w16cex:durableId="23EEA5BD" w16cex:dateUtc="2021-03-07T00:07:00Z"/>
  <w16cex:commentExtensible w16cex:durableId="23EEA723" w16cex:dateUtc="2021-03-07T00:13:00Z"/>
  <w16cex:commentExtensible w16cex:durableId="23EEA6FE" w16cex:dateUtc="2021-03-07T00:12:00Z"/>
  <w16cex:commentExtensible w16cex:durableId="23EEA7B2" w16cex:dateUtc="2021-03-07T00:15:00Z"/>
  <w16cex:commentExtensible w16cex:durableId="23EEA796" w16cex:dateUtc="2021-03-07T00:15:00Z"/>
  <w16cex:commentExtensible w16cex:durableId="23EEA7D3" w16cex:dateUtc="2021-03-07T00:16:00Z"/>
  <w16cex:commentExtensible w16cex:durableId="23EEA80C" w16cex:dateUtc="2021-03-07T00:17:00Z"/>
  <w16cex:commentExtensible w16cex:durableId="23EEA81F" w16cex:dateUtc="2021-03-07T00:17:00Z"/>
  <w16cex:commentExtensible w16cex:durableId="23EEA8CC" w16cex:dateUtc="2021-03-07T00:20:00Z"/>
  <w16cex:commentExtensible w16cex:durableId="23EEA927" w16cex:dateUtc="2021-03-07T00:21:00Z"/>
  <w16cex:commentExtensible w16cex:durableId="23EEA950" w16cex:dateUtc="2021-03-07T00:22:00Z"/>
  <w16cex:commentExtensible w16cex:durableId="23EEA99E" w16cex:dateUtc="2021-03-07T00:23:00Z"/>
  <w16cex:commentExtensible w16cex:durableId="23EEA9E9" w16cex:dateUtc="2021-03-07T00:24:00Z"/>
  <w16cex:commentExtensible w16cex:durableId="23EEAAC6" w16cex:dateUtc="2021-03-07T00:28:00Z"/>
  <w16cex:commentExtensible w16cex:durableId="23F129A0" w16cex:dateUtc="2021-03-08T21:54:00Z"/>
  <w16cex:commentExtensible w16cex:durableId="23F12A23" w16cex:dateUtc="2021-03-08T21:56:00Z"/>
  <w16cex:commentExtensible w16cex:durableId="23F12A5B" w16cex:dateUtc="2021-03-08T21:57:00Z"/>
  <w16cex:commentExtensible w16cex:durableId="23F12A81" w16cex:dateUtc="2021-03-08T21:58:00Z"/>
  <w16cex:commentExtensible w16cex:durableId="23F12B09" w16cex:dateUtc="2021-03-08T22:00:00Z"/>
  <w16cex:commentExtensible w16cex:durableId="23F12B80" w16cex:dateUtc="2021-03-08T22:02:00Z"/>
  <w16cex:commentExtensible w16cex:durableId="23F12C91" w16cex:dateUtc="2021-03-08T22:06:00Z"/>
  <w16cex:commentExtensible w16cex:durableId="23F12C48" w16cex:dateUtc="2021-03-08T22:05:00Z"/>
  <w16cex:commentExtensible w16cex:durableId="23F12DCA" w16cex:dateUtc="2021-03-08T22:12:00Z"/>
  <w16cex:commentExtensible w16cex:durableId="23F12E4D" w16cex:dateUtc="2021-03-08T22:14:00Z"/>
  <w16cex:commentExtensible w16cex:durableId="23F12F39" w16cex:dateUtc="2021-03-08T22:18:00Z"/>
  <w16cex:commentExtensible w16cex:durableId="23F12F06" w16cex:dateUtc="2021-03-08T22:17:00Z"/>
  <w16cex:commentExtensible w16cex:durableId="23F12FCC" w16cex:dateUtc="2021-03-08T22:20:00Z"/>
  <w16cex:commentExtensible w16cex:durableId="23F13046" w16cex:dateUtc="2021-03-08T22:22:00Z"/>
  <w16cex:commentExtensible w16cex:durableId="23F12FFB" w16cex:dateUtc="2021-03-08T22:21:00Z"/>
  <w16cex:commentExtensible w16cex:durableId="23F13099" w16cex:dateUtc="2021-03-08T22:24:00Z"/>
  <w16cex:commentExtensible w16cex:durableId="23F13104" w16cex:dateUtc="2021-03-08T22:25:00Z"/>
  <w16cex:commentExtensible w16cex:durableId="23F1314B" w16cex:dateUtc="2021-03-08T22:27:00Z"/>
  <w16cex:commentExtensible w16cex:durableId="23F13313" w16cex:dateUtc="2021-03-08T22:34:00Z"/>
  <w16cex:commentExtensible w16cex:durableId="23F131FE" w16cex:dateUtc="2021-03-08T22:30:00Z"/>
  <w16cex:commentExtensible w16cex:durableId="23F1327F" w16cex:dateUtc="2021-03-08T22:32:00Z"/>
  <w16cex:commentExtensible w16cex:durableId="23F13497" w16cex:dateUtc="2021-03-08T22:41:00Z"/>
  <w16cex:commentExtensible w16cex:durableId="23F134DF" w16cex:dateUtc="2021-03-08T22:42:00Z"/>
  <w16cex:commentExtensible w16cex:durableId="23F13553" w16cex:dateUtc="2021-03-08T22:4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id:commentId w16cid:paraId="4B4942B8" w16cid:durableId="23EEA083"/>
  <w16cid:commentId w16cid:paraId="58C0B276" w16cid:durableId="23EEA0B0"/>
  <w16cid:commentId w16cid:paraId="542E76A0" w16cid:durableId="23EEA0F3"/>
  <w16cid:commentId w16cid:paraId="36366309" w16cid:durableId="23EE9F42"/>
  <w16cid:commentId w16cid:paraId="5694EF8A" w16cid:durableId="23EE9F5C"/>
  <w16cid:commentId w16cid:paraId="770D30AA" w16cid:durableId="23EE9FB1"/>
  <w16cid:commentId w16cid:paraId="0BD917C5" w16cid:durableId="23EEA016"/>
  <w16cid:commentId w16cid:paraId="23DC819D" w16cid:durableId="23EEA120"/>
  <w16cid:commentId w16cid:paraId="2B47AB35" w16cid:durableId="23EEA15C"/>
  <w16cid:commentId w16cid:paraId="7EDF4727" w16cid:durableId="23EEA194"/>
  <w16cid:commentId w16cid:paraId="025C2990" w16cid:durableId="23EEA1AA"/>
  <w16cid:commentId w16cid:paraId="450AF231" w16cid:durableId="23EEA1F2"/>
  <w16cid:commentId w16cid:paraId="447429CF" w16cid:durableId="23EEA226"/>
  <w16cid:commentId w16cid:paraId="60C05B2F" w16cid:durableId="23EEA246"/>
  <w16cid:commentId w16cid:paraId="580B7028" w16cid:durableId="23EEA284"/>
  <w16cid:commentId w16cid:paraId="6C45E170" w16cid:durableId="23EEA2CB"/>
  <w16cid:commentId w16cid:paraId="3B1F55BE" w16cid:durableId="23EEA2F5"/>
  <w16cid:commentId w16cid:paraId="2F9A5758" w16cid:durableId="23EEA345"/>
  <w16cid:commentId w16cid:paraId="4EFA489C" w16cid:durableId="23EEA36D"/>
  <w16cid:commentId w16cid:paraId="076AAD9F" w16cid:durableId="23EEA3A3"/>
  <w16cid:commentId w16cid:paraId="1D6E63E4" w16cid:durableId="23EEA46B"/>
  <w16cid:commentId w16cid:paraId="3E535A5F" w16cid:durableId="23EEA4B3"/>
  <w16cid:commentId w16cid:paraId="3FC884EC" w16cid:durableId="23EEA69D"/>
  <w16cid:commentId w16cid:paraId="39A51E73" w16cid:durableId="23EEA54A"/>
  <w16cid:commentId w16cid:paraId="6DBF5393" w16cid:durableId="23EEA5AE"/>
  <w16cid:commentId w16cid:paraId="4A10822C" w16cid:durableId="23EEA5BD"/>
  <w16cid:commentId w16cid:paraId="08FB1A81" w16cid:durableId="23EEA723"/>
  <w16cid:commentId w16cid:paraId="2D9F0051" w16cid:durableId="23EEA6FE"/>
  <w16cid:commentId w16cid:paraId="5AC5B5C6" w16cid:durableId="23EEA7B2"/>
  <w16cid:commentId w16cid:paraId="70A97A6D" w16cid:durableId="23EEA796"/>
  <w16cid:commentId w16cid:paraId="38675A2F" w16cid:durableId="23EEA7D3"/>
  <w16cid:commentId w16cid:paraId="44955D6D" w16cid:durableId="23EEA80C"/>
  <w16cid:commentId w16cid:paraId="1E3291F3" w16cid:durableId="23EEA81F"/>
  <w16cid:commentId w16cid:paraId="3F504CAC" w16cid:durableId="23EEA8CC"/>
  <w16cid:commentId w16cid:paraId="34496DFA" w16cid:durableId="23EEA927"/>
  <w16cid:commentId w16cid:paraId="724CC29A" w16cid:durableId="23EEA950"/>
  <w16cid:commentId w16cid:paraId="087BD108" w16cid:durableId="23EEA99E"/>
  <w16cid:commentId w16cid:paraId="33461784" w16cid:durableId="23EEA9E9"/>
  <w16cid:commentId w16cid:paraId="5923AB04" w16cid:durableId="23EEAAC6"/>
  <w16cid:commentId w16cid:paraId="02E26F88" w16cid:durableId="23F129A0"/>
  <w16cid:commentId w16cid:paraId="5F0629DB" w16cid:durableId="23F12A23"/>
  <w16cid:commentId w16cid:paraId="285E258B" w16cid:durableId="23F12A5B"/>
  <w16cid:commentId w16cid:paraId="51BE0501" w16cid:durableId="23F12A81"/>
  <w16cid:commentId w16cid:paraId="123F0ABF" w16cid:durableId="23F12B09"/>
  <w16cid:commentId w16cid:paraId="7E7BD994" w16cid:durableId="23F12B80"/>
  <w16cid:commentId w16cid:paraId="23530AC1" w16cid:durableId="23F12C91"/>
  <w16cid:commentId w16cid:paraId="75084F30" w16cid:durableId="23F12C48"/>
  <w16cid:commentId w16cid:paraId="171CCB44" w16cid:durableId="23F12DCA"/>
  <w16cid:commentId w16cid:paraId="26D0E2AF" w16cid:durableId="23F12E4D"/>
  <w16cid:commentId w16cid:paraId="5AC99BFA" w16cid:durableId="23F12F39"/>
  <w16cid:commentId w16cid:paraId="0321C247" w16cid:durableId="23F12F06"/>
  <w16cid:commentId w16cid:paraId="22636AC2" w16cid:durableId="23F12FCC"/>
  <w16cid:commentId w16cid:paraId="2FD77D4C" w16cid:durableId="23F13046"/>
  <w16cid:commentId w16cid:paraId="658ACA4A" w16cid:durableId="23F12FFB"/>
  <w16cid:commentId w16cid:paraId="0C5180BC" w16cid:durableId="23F13099"/>
  <w16cid:commentId w16cid:paraId="09F711D9" w16cid:durableId="23F13104"/>
  <w16cid:commentId w16cid:paraId="04FEF5BD" w16cid:durableId="23F1314B"/>
  <w16cid:commentId w16cid:paraId="7494F95E" w16cid:durableId="23F13313"/>
  <w16cid:commentId w16cid:paraId="1D86E474" w16cid:durableId="23F131FE"/>
  <w16cid:commentId w16cid:paraId="05DAC90A" w16cid:durableId="23F1327F"/>
  <w16cid:commentId w16cid:paraId="50D68318" w16cid:durableId="23F13497"/>
  <w16cid:commentId w16cid:paraId="30256C78" w16cid:durableId="23F134DF"/>
  <w16cid:commentId w16cid:paraId="3EFEC64D" w16cid:durableId="23F13553"/>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3AF0DA2"/>
    <w:multiLevelType w:val="multilevel"/>
    <w:tmpl w:val="62A0F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C53A92"/>
    <w:multiLevelType w:val="multilevel"/>
    <w:tmpl w:val="894225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0CA3C62"/>
    <w:multiLevelType w:val="multilevel"/>
    <w:tmpl w:val="75FA5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BF36C6"/>
    <w:multiLevelType w:val="multilevel"/>
    <w:tmpl w:val="02FCF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3001E4"/>
    <w:multiLevelType w:val="multilevel"/>
    <w:tmpl w:val="48728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616C6D"/>
    <w:multiLevelType w:val="multilevel"/>
    <w:tmpl w:val="D5640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842D47"/>
    <w:multiLevelType w:val="multilevel"/>
    <w:tmpl w:val="808CFA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D155C3D"/>
    <w:multiLevelType w:val="multilevel"/>
    <w:tmpl w:val="D6E0E6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00A5C2A"/>
    <w:multiLevelType w:val="multilevel"/>
    <w:tmpl w:val="FE4C76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44062F5"/>
    <w:multiLevelType w:val="multilevel"/>
    <w:tmpl w:val="2A72A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2740F3"/>
    <w:multiLevelType w:val="multilevel"/>
    <w:tmpl w:val="B6405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B9D5AF8"/>
    <w:multiLevelType w:val="multilevel"/>
    <w:tmpl w:val="40E03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5B35BA1"/>
    <w:multiLevelType w:val="multilevel"/>
    <w:tmpl w:val="F1783FCC"/>
    <w:lvl w:ilvl="0">
      <w:start w:val="1"/>
      <w:numFmt w:val="decimal"/>
      <w:lvlText w:val="%1."/>
      <w:lvlJc w:val="left"/>
      <w:pPr>
        <w:tabs>
          <w:tab w:val="num" w:pos="720"/>
        </w:tabs>
        <w:ind w:left="720" w:hanging="360"/>
      </w:pPr>
    </w:lvl>
    <w:lvl w:ilvl="1">
      <w:start w:val="1"/>
      <w:numFmt w:val="lowerRoman"/>
      <w:lvlText w:val="%2."/>
      <w:lvlJc w:val="righ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7A8777B"/>
    <w:multiLevelType w:val="multilevel"/>
    <w:tmpl w:val="D3FC0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9A40484"/>
    <w:multiLevelType w:val="multilevel"/>
    <w:tmpl w:val="FBF45B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E894626"/>
    <w:multiLevelType w:val="multilevel"/>
    <w:tmpl w:val="BCA0E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13668FD"/>
    <w:multiLevelType w:val="multilevel"/>
    <w:tmpl w:val="F8580B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48E4AD3"/>
    <w:multiLevelType w:val="multilevel"/>
    <w:tmpl w:val="9D8EDE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687667E"/>
    <w:multiLevelType w:val="multilevel"/>
    <w:tmpl w:val="8F6CC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9657E79"/>
    <w:multiLevelType w:val="multilevel"/>
    <w:tmpl w:val="9D346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AD505A7"/>
    <w:multiLevelType w:val="multilevel"/>
    <w:tmpl w:val="0A002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AF56F12"/>
    <w:multiLevelType w:val="multilevel"/>
    <w:tmpl w:val="C6BCBB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C8E3695"/>
    <w:multiLevelType w:val="multilevel"/>
    <w:tmpl w:val="67BAD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6E142EC"/>
    <w:multiLevelType w:val="multilevel"/>
    <w:tmpl w:val="3CBC8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7C90168"/>
    <w:multiLevelType w:val="multilevel"/>
    <w:tmpl w:val="3EE8D8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7E24AD3"/>
    <w:multiLevelType w:val="multilevel"/>
    <w:tmpl w:val="781A07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B1F7F15"/>
    <w:multiLevelType w:val="multilevel"/>
    <w:tmpl w:val="3E162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B3B23F2"/>
    <w:multiLevelType w:val="multilevel"/>
    <w:tmpl w:val="46B4C6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CEA4446"/>
    <w:multiLevelType w:val="multilevel"/>
    <w:tmpl w:val="FE4EA2BC"/>
    <w:lvl w:ilvl="0">
      <w:start w:val="1"/>
      <w:numFmt w:val="decimal"/>
      <w:lvlText w:val="%1."/>
      <w:lvlJc w:val="left"/>
      <w:pPr>
        <w:tabs>
          <w:tab w:val="num" w:pos="720"/>
        </w:tabs>
        <w:ind w:left="720" w:hanging="360"/>
      </w:pPr>
    </w:lvl>
    <w:lvl w:ilvl="1">
      <w:start w:val="1"/>
      <w:numFmt w:val="lowerRoman"/>
      <w:lvlText w:val="%2."/>
      <w:lvlJc w:val="righ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E06437F"/>
    <w:multiLevelType w:val="multilevel"/>
    <w:tmpl w:val="478AE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F172E9C"/>
    <w:multiLevelType w:val="multilevel"/>
    <w:tmpl w:val="B37E65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2923600"/>
    <w:multiLevelType w:val="multilevel"/>
    <w:tmpl w:val="A006B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5C91135"/>
    <w:multiLevelType w:val="multilevel"/>
    <w:tmpl w:val="B6B868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6FB0113"/>
    <w:multiLevelType w:val="multilevel"/>
    <w:tmpl w:val="CA0A8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91640C1"/>
    <w:multiLevelType w:val="multilevel"/>
    <w:tmpl w:val="F7287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DE541A3"/>
    <w:multiLevelType w:val="multilevel"/>
    <w:tmpl w:val="ADFAE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E8D6584"/>
    <w:multiLevelType w:val="multilevel"/>
    <w:tmpl w:val="99AA8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2F03CA9"/>
    <w:multiLevelType w:val="multilevel"/>
    <w:tmpl w:val="C9B82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731616F"/>
    <w:multiLevelType w:val="multilevel"/>
    <w:tmpl w:val="2F900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AD62EFA"/>
    <w:multiLevelType w:val="multilevel"/>
    <w:tmpl w:val="DE8A0B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22"/>
  </w:num>
  <w:num w:numId="3">
    <w:abstractNumId w:val="29"/>
  </w:num>
  <w:num w:numId="4">
    <w:abstractNumId w:val="7"/>
  </w:num>
  <w:num w:numId="5">
    <w:abstractNumId w:val="0"/>
  </w:num>
  <w:num w:numId="6">
    <w:abstractNumId w:val="38"/>
  </w:num>
  <w:num w:numId="7">
    <w:abstractNumId w:val="25"/>
  </w:num>
  <w:num w:numId="8">
    <w:abstractNumId w:val="35"/>
  </w:num>
  <w:num w:numId="9">
    <w:abstractNumId w:val="16"/>
  </w:num>
  <w:num w:numId="10">
    <w:abstractNumId w:val="15"/>
  </w:num>
  <w:num w:numId="11">
    <w:abstractNumId w:val="9"/>
  </w:num>
  <w:num w:numId="12">
    <w:abstractNumId w:val="39"/>
  </w:num>
  <w:num w:numId="13">
    <w:abstractNumId w:val="6"/>
  </w:num>
  <w:num w:numId="14">
    <w:abstractNumId w:val="5"/>
  </w:num>
  <w:num w:numId="15">
    <w:abstractNumId w:val="2"/>
  </w:num>
  <w:num w:numId="16">
    <w:abstractNumId w:val="13"/>
  </w:num>
  <w:num w:numId="17">
    <w:abstractNumId w:val="36"/>
  </w:num>
  <w:num w:numId="18">
    <w:abstractNumId w:val="8"/>
  </w:num>
  <w:num w:numId="19">
    <w:abstractNumId w:val="12"/>
  </w:num>
  <w:num w:numId="20">
    <w:abstractNumId w:val="31"/>
  </w:num>
  <w:num w:numId="21">
    <w:abstractNumId w:val="34"/>
  </w:num>
  <w:num w:numId="22">
    <w:abstractNumId w:val="18"/>
  </w:num>
  <w:num w:numId="23">
    <w:abstractNumId w:val="17"/>
  </w:num>
  <w:num w:numId="24">
    <w:abstractNumId w:val="37"/>
  </w:num>
  <w:num w:numId="25">
    <w:abstractNumId w:val="11"/>
  </w:num>
  <w:num w:numId="26">
    <w:abstractNumId w:val="10"/>
  </w:num>
  <w:num w:numId="27">
    <w:abstractNumId w:val="20"/>
  </w:num>
  <w:num w:numId="28">
    <w:abstractNumId w:val="4"/>
  </w:num>
  <w:num w:numId="29">
    <w:abstractNumId w:val="30"/>
  </w:num>
  <w:num w:numId="30">
    <w:abstractNumId w:val="23"/>
  </w:num>
  <w:num w:numId="31">
    <w:abstractNumId w:val="33"/>
  </w:num>
  <w:num w:numId="32">
    <w:abstractNumId w:val="24"/>
  </w:num>
  <w:num w:numId="33">
    <w:abstractNumId w:val="27"/>
  </w:num>
  <w:num w:numId="34">
    <w:abstractNumId w:val="26"/>
  </w:num>
  <w:num w:numId="35">
    <w:abstractNumId w:val="19"/>
  </w:num>
  <w:num w:numId="36">
    <w:abstractNumId w:val="28"/>
  </w:num>
  <w:num w:numId="37">
    <w:abstractNumId w:val="14"/>
  </w:num>
  <w:num w:numId="38">
    <w:abstractNumId w:val="21"/>
  </w:num>
  <w:num w:numId="39">
    <w:abstractNumId w:val="32"/>
  </w:num>
  <w:num w:numId="40">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person w15:author="Matthew Smith">
    <w15:presenceInfo w15:providerId="Windows Live" w15:userId="27567dfb2e76e05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30FD"/>
    <w:rsid w:val="00204A7A"/>
    <w:rsid w:val="00281016"/>
    <w:rsid w:val="00306205"/>
    <w:rsid w:val="003B2C5B"/>
    <w:rsid w:val="00473CDF"/>
    <w:rsid w:val="005223FB"/>
    <w:rsid w:val="005A0C9F"/>
    <w:rsid w:val="006F30FD"/>
    <w:rsid w:val="009117B9"/>
    <w:rsid w:val="009808D3"/>
    <w:rsid w:val="00BA2060"/>
    <w:rsid w:val="00C55350"/>
    <w:rsid w:val="00D26EAC"/>
    <w:rsid w:val="00D83AFA"/>
    <w:rsid w:val="00DC321A"/>
    <w:rsid w:val="00E41FA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F0B91B"/>
  <w15:chartTrackingRefBased/>
  <w15:docId w15:val="{CA16793C-0E23-451A-9816-385D4B0959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6F30FD"/>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GB"/>
    </w:rPr>
  </w:style>
  <w:style w:type="paragraph" w:styleId="Heading2">
    <w:name w:val="heading 2"/>
    <w:basedOn w:val="Normal"/>
    <w:link w:val="Heading2Char"/>
    <w:uiPriority w:val="9"/>
    <w:qFormat/>
    <w:rsid w:val="006F30FD"/>
    <w:pPr>
      <w:spacing w:before="100" w:beforeAutospacing="1" w:after="100" w:afterAutospacing="1" w:line="240" w:lineRule="auto"/>
      <w:outlineLvl w:val="1"/>
    </w:pPr>
    <w:rPr>
      <w:rFonts w:ascii="Times New Roman" w:eastAsia="Times New Roman" w:hAnsi="Times New Roman" w:cs="Times New Roman"/>
      <w:b/>
      <w:bCs/>
      <w:sz w:val="36"/>
      <w:szCs w:val="36"/>
      <w:lang w:eastAsia="en-GB"/>
    </w:rPr>
  </w:style>
  <w:style w:type="paragraph" w:styleId="Heading3">
    <w:name w:val="heading 3"/>
    <w:basedOn w:val="Normal"/>
    <w:link w:val="Heading3Char"/>
    <w:uiPriority w:val="9"/>
    <w:qFormat/>
    <w:rsid w:val="006F30FD"/>
    <w:pPr>
      <w:spacing w:before="100" w:beforeAutospacing="1" w:after="100" w:afterAutospacing="1" w:line="240" w:lineRule="auto"/>
      <w:outlineLvl w:val="2"/>
    </w:pPr>
    <w:rPr>
      <w:rFonts w:ascii="Times New Roman" w:eastAsia="Times New Roman" w:hAnsi="Times New Roman" w:cs="Times New Roman"/>
      <w:b/>
      <w:bCs/>
      <w:sz w:val="27"/>
      <w:szCs w:val="27"/>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30FD"/>
    <w:rPr>
      <w:rFonts w:ascii="Times New Roman" w:eastAsia="Times New Roman" w:hAnsi="Times New Roman" w:cs="Times New Roman"/>
      <w:b/>
      <w:bCs/>
      <w:kern w:val="36"/>
      <w:sz w:val="48"/>
      <w:szCs w:val="48"/>
      <w:lang w:eastAsia="en-GB"/>
    </w:rPr>
  </w:style>
  <w:style w:type="character" w:customStyle="1" w:styleId="Heading2Char">
    <w:name w:val="Heading 2 Char"/>
    <w:basedOn w:val="DefaultParagraphFont"/>
    <w:link w:val="Heading2"/>
    <w:uiPriority w:val="9"/>
    <w:rsid w:val="006F30FD"/>
    <w:rPr>
      <w:rFonts w:ascii="Times New Roman" w:eastAsia="Times New Roman" w:hAnsi="Times New Roman" w:cs="Times New Roman"/>
      <w:b/>
      <w:bCs/>
      <w:sz w:val="36"/>
      <w:szCs w:val="36"/>
      <w:lang w:eastAsia="en-GB"/>
    </w:rPr>
  </w:style>
  <w:style w:type="character" w:customStyle="1" w:styleId="Heading3Char">
    <w:name w:val="Heading 3 Char"/>
    <w:basedOn w:val="DefaultParagraphFont"/>
    <w:link w:val="Heading3"/>
    <w:uiPriority w:val="9"/>
    <w:rsid w:val="006F30FD"/>
    <w:rPr>
      <w:rFonts w:ascii="Times New Roman" w:eastAsia="Times New Roman" w:hAnsi="Times New Roman" w:cs="Times New Roman"/>
      <w:b/>
      <w:bCs/>
      <w:sz w:val="27"/>
      <w:szCs w:val="27"/>
      <w:lang w:eastAsia="en-GB"/>
    </w:rPr>
  </w:style>
  <w:style w:type="paragraph" w:styleId="NormalWeb">
    <w:name w:val="Normal (Web)"/>
    <w:basedOn w:val="Normal"/>
    <w:uiPriority w:val="99"/>
    <w:semiHidden/>
    <w:unhideWhenUsed/>
    <w:rsid w:val="006F30FD"/>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Emphasis">
    <w:name w:val="Emphasis"/>
    <w:basedOn w:val="DefaultParagraphFont"/>
    <w:uiPriority w:val="20"/>
    <w:qFormat/>
    <w:rsid w:val="006F30FD"/>
    <w:rPr>
      <w:i/>
      <w:iCs/>
    </w:rPr>
  </w:style>
  <w:style w:type="character" w:styleId="CommentReference">
    <w:name w:val="annotation reference"/>
    <w:basedOn w:val="DefaultParagraphFont"/>
    <w:uiPriority w:val="99"/>
    <w:semiHidden/>
    <w:unhideWhenUsed/>
    <w:rsid w:val="00C55350"/>
    <w:rPr>
      <w:sz w:val="16"/>
      <w:szCs w:val="16"/>
    </w:rPr>
  </w:style>
  <w:style w:type="paragraph" w:styleId="CommentText">
    <w:name w:val="annotation text"/>
    <w:basedOn w:val="Normal"/>
    <w:link w:val="CommentTextChar"/>
    <w:uiPriority w:val="99"/>
    <w:semiHidden/>
    <w:unhideWhenUsed/>
    <w:rsid w:val="00C55350"/>
    <w:pPr>
      <w:spacing w:line="240" w:lineRule="auto"/>
    </w:pPr>
    <w:rPr>
      <w:sz w:val="20"/>
      <w:szCs w:val="20"/>
    </w:rPr>
  </w:style>
  <w:style w:type="character" w:customStyle="1" w:styleId="CommentTextChar">
    <w:name w:val="Comment Text Char"/>
    <w:basedOn w:val="DefaultParagraphFont"/>
    <w:link w:val="CommentText"/>
    <w:uiPriority w:val="99"/>
    <w:semiHidden/>
    <w:rsid w:val="00C55350"/>
    <w:rPr>
      <w:sz w:val="20"/>
      <w:szCs w:val="20"/>
    </w:rPr>
  </w:style>
  <w:style w:type="paragraph" w:styleId="CommentSubject">
    <w:name w:val="annotation subject"/>
    <w:basedOn w:val="CommentText"/>
    <w:next w:val="CommentText"/>
    <w:link w:val="CommentSubjectChar"/>
    <w:uiPriority w:val="99"/>
    <w:semiHidden/>
    <w:unhideWhenUsed/>
    <w:rsid w:val="00C55350"/>
    <w:rPr>
      <w:b/>
      <w:bCs/>
    </w:rPr>
  </w:style>
  <w:style w:type="character" w:customStyle="1" w:styleId="CommentSubjectChar">
    <w:name w:val="Comment Subject Char"/>
    <w:basedOn w:val="CommentTextChar"/>
    <w:link w:val="CommentSubject"/>
    <w:uiPriority w:val="99"/>
    <w:semiHidden/>
    <w:rsid w:val="00C55350"/>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917909842">
      <w:bodyDiv w:val="1"/>
      <w:marLeft w:val="0"/>
      <w:marRight w:val="0"/>
      <w:marTop w:val="0"/>
      <w:marBottom w:val="0"/>
      <w:divBdr>
        <w:top w:val="none" w:sz="0" w:space="0" w:color="auto"/>
        <w:left w:val="none" w:sz="0" w:space="0" w:color="auto"/>
        <w:bottom w:val="none" w:sz="0" w:space="0" w:color="auto"/>
        <w:right w:val="none" w:sz="0" w:space="0" w:color="auto"/>
      </w:divBdr>
      <w:divsChild>
        <w:div w:id="1543441351">
          <w:blockQuote w:val="1"/>
          <w:marLeft w:val="0"/>
          <w:marRight w:val="0"/>
          <w:marTop w:val="0"/>
          <w:marBottom w:val="240"/>
          <w:divBdr>
            <w:top w:val="none" w:sz="0" w:space="0" w:color="auto"/>
            <w:left w:val="none" w:sz="0" w:space="0" w:color="auto"/>
            <w:bottom w:val="none" w:sz="0" w:space="0" w:color="auto"/>
            <w:right w:val="none" w:sz="0" w:space="0" w:color="auto"/>
          </w:divBdr>
        </w:div>
        <w:div w:id="1486318198">
          <w:blockQuote w:val="1"/>
          <w:marLeft w:val="0"/>
          <w:marRight w:val="0"/>
          <w:marTop w:val="0"/>
          <w:marBottom w:val="24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3" Type="http://schemas.openxmlformats.org/officeDocument/2006/relationships/styles" Target="styles.xml"/><Relationship Id="rId7" Type="http://schemas.microsoft.com/office/2011/relationships/commentsExtended" Target="commentsExtended.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comments" Target="comments.xml"/><Relationship Id="rId11" Type="http://schemas.microsoft.com/office/2011/relationships/people" Target="people.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9A2F330-C949-426B-BC13-20F49EDC78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110</TotalTime>
  <Pages>117</Pages>
  <Words>51630</Words>
  <Characters>294296</Characters>
  <Application>Microsoft Office Word</Application>
  <DocSecurity>0</DocSecurity>
  <Lines>2452</Lines>
  <Paragraphs>690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345236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Clarke</dc:creator>
  <cp:keywords/>
  <dc:description/>
  <cp:lastModifiedBy>Matthew Smith</cp:lastModifiedBy>
  <cp:revision>4</cp:revision>
  <dcterms:created xsi:type="dcterms:W3CDTF">2021-03-06T23:36:00Z</dcterms:created>
  <dcterms:modified xsi:type="dcterms:W3CDTF">2021-03-08T22:46:00Z</dcterms:modified>
</cp:coreProperties>
</file>